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3C57F" w14:textId="2BFB8720" w:rsidR="008E1B9C" w:rsidRPr="00BB45B9" w:rsidRDefault="009F048F" w:rsidP="009F048F">
      <w:pPr>
        <w:jc w:val="center"/>
        <w:rPr>
          <w:b/>
          <w:color w:val="000000" w:themeColor="text1"/>
        </w:rPr>
      </w:pPr>
      <w:r w:rsidRPr="00BB45B9">
        <w:rPr>
          <w:b/>
          <w:color w:val="000000" w:themeColor="text1"/>
        </w:rPr>
        <w:t>Содержание</w:t>
      </w:r>
    </w:p>
    <w:commentRangeStart w:id="0"/>
    <w:p w14:paraId="1CA43FBD" w14:textId="03069DA9" w:rsidR="00D073F4" w:rsidRDefault="009F048F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9158A9">
        <w:rPr>
          <w:b/>
          <w:color w:val="FF0000"/>
        </w:rPr>
        <w:fldChar w:fldCharType="begin"/>
      </w:r>
      <w:r w:rsidRPr="009158A9">
        <w:rPr>
          <w:b/>
          <w:color w:val="FF0000"/>
        </w:rPr>
        <w:instrText xml:space="preserve"> TOC \o "1-3" \u </w:instrText>
      </w:r>
      <w:r w:rsidRPr="009158A9">
        <w:rPr>
          <w:b/>
          <w:color w:val="FF0000"/>
        </w:rPr>
        <w:fldChar w:fldCharType="separate"/>
      </w:r>
      <w:r w:rsidR="00D073F4">
        <w:rPr>
          <w:noProof/>
        </w:rPr>
        <w:t>Введение</w:t>
      </w:r>
      <w:r w:rsidR="00D073F4">
        <w:rPr>
          <w:noProof/>
        </w:rPr>
        <w:tab/>
      </w:r>
      <w:r w:rsidR="00D073F4">
        <w:rPr>
          <w:noProof/>
        </w:rPr>
        <w:fldChar w:fldCharType="begin"/>
      </w:r>
      <w:r w:rsidR="00D073F4">
        <w:rPr>
          <w:noProof/>
        </w:rPr>
        <w:instrText xml:space="preserve"> PAGEREF _Toc167623476 \h </w:instrText>
      </w:r>
      <w:r w:rsidR="00D073F4">
        <w:rPr>
          <w:noProof/>
        </w:rPr>
      </w:r>
      <w:r w:rsidR="00D073F4">
        <w:rPr>
          <w:noProof/>
        </w:rPr>
        <w:fldChar w:fldCharType="separate"/>
      </w:r>
      <w:ins w:id="1" w:author="Автор">
        <w:r w:rsidR="001E3D41">
          <w:rPr>
            <w:noProof/>
          </w:rPr>
          <w:t>7</w:t>
        </w:r>
      </w:ins>
      <w:del w:id="2" w:author="Автор">
        <w:r w:rsidR="00D073F4" w:rsidDel="001E3D41">
          <w:rPr>
            <w:noProof/>
          </w:rPr>
          <w:delText>8</w:delText>
        </w:r>
      </w:del>
      <w:r w:rsidR="00D073F4">
        <w:rPr>
          <w:noProof/>
        </w:rPr>
        <w:fldChar w:fldCharType="end"/>
      </w:r>
    </w:p>
    <w:p w14:paraId="642DF413" w14:textId="041077C4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 Теоретический раздел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_Toc167623477 \h </w:instrText>
      </w:r>
      <w:r>
        <w:rPr>
          <w:noProof/>
        </w:rPr>
      </w:r>
      <w:r>
        <w:rPr>
          <w:noProof/>
        </w:rPr>
        <w:fldChar w:fldCharType="separate"/>
      </w:r>
      <w:ins w:id="3" w:author="Автор">
        <w:r w:rsidR="001E3D41">
          <w:rPr>
            <w:noProof/>
          </w:rPr>
          <w:t>9</w:t>
        </w:r>
      </w:ins>
      <w:del w:id="4" w:author="Автор">
        <w:r w:rsidDel="001E3D41">
          <w:rPr>
            <w:noProof/>
          </w:rPr>
          <w:delText>10</w:delText>
        </w:r>
      </w:del>
      <w:r>
        <w:rPr>
          <w:noProof/>
        </w:rPr>
        <w:fldChar w:fldCharType="end"/>
      </w:r>
    </w:p>
    <w:p w14:paraId="51F96281" w14:textId="584030C3" w:rsidR="00D073F4" w:rsidRDefault="00D073F4" w:rsidP="00DA3132">
      <w:pPr>
        <w:pStyle w:val="21"/>
        <w:tabs>
          <w:tab w:val="right" w:leader="dot" w:pos="9345"/>
        </w:tabs>
        <w:spacing w:after="0"/>
        <w:ind w:left="278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1.1 Обзор предметной области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_Toc167623478 \h </w:instrText>
      </w:r>
      <w:r>
        <w:rPr>
          <w:noProof/>
        </w:rPr>
      </w:r>
      <w:r>
        <w:rPr>
          <w:noProof/>
        </w:rPr>
        <w:fldChar w:fldCharType="separate"/>
      </w:r>
      <w:ins w:id="5" w:author="Автор">
        <w:r w:rsidR="001E3D41">
          <w:rPr>
            <w:noProof/>
          </w:rPr>
          <w:t>9</w:t>
        </w:r>
      </w:ins>
      <w:del w:id="6" w:author="Автор">
        <w:r w:rsidDel="001E3D41">
          <w:rPr>
            <w:noProof/>
          </w:rPr>
          <w:delText>10</w:delText>
        </w:r>
      </w:del>
      <w:r>
        <w:rPr>
          <w:noProof/>
        </w:rPr>
        <w:fldChar w:fldCharType="end"/>
      </w:r>
    </w:p>
    <w:p w14:paraId="6744D464" w14:textId="39CDF265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1.2 Аналитический обзор механизма автоматизированной проверки решений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_Toc167623479 \h </w:instrText>
      </w:r>
      <w:r>
        <w:rPr>
          <w:noProof/>
        </w:rPr>
      </w:r>
      <w:r>
        <w:rPr>
          <w:noProof/>
        </w:rPr>
        <w:fldChar w:fldCharType="separate"/>
      </w:r>
      <w:ins w:id="7" w:author="Автор">
        <w:r w:rsidR="001E3D41">
          <w:rPr>
            <w:noProof/>
          </w:rPr>
          <w:t>10</w:t>
        </w:r>
      </w:ins>
      <w:del w:id="8" w:author="Автор">
        <w:r w:rsidDel="001E3D41">
          <w:rPr>
            <w:noProof/>
          </w:rPr>
          <w:delText>11</w:delText>
        </w:r>
      </w:del>
      <w:r>
        <w:rPr>
          <w:noProof/>
        </w:rPr>
        <w:fldChar w:fldCharType="end"/>
      </w:r>
    </w:p>
    <w:p w14:paraId="5694DEE3" w14:textId="18447EC1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1.3 Аналитический обзор механизма изолированного запуска программ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_Toc167623480 \h </w:instrText>
      </w:r>
      <w:r>
        <w:rPr>
          <w:noProof/>
        </w:rPr>
      </w:r>
      <w:r>
        <w:rPr>
          <w:noProof/>
        </w:rPr>
        <w:fldChar w:fldCharType="separate"/>
      </w:r>
      <w:ins w:id="9" w:author="Автор">
        <w:r w:rsidR="001E3D41">
          <w:rPr>
            <w:noProof/>
          </w:rPr>
          <w:t>11</w:t>
        </w:r>
      </w:ins>
      <w:del w:id="10" w:author="Автор">
        <w:r w:rsidDel="001E3D41">
          <w:rPr>
            <w:noProof/>
          </w:rPr>
          <w:delText>12</w:delText>
        </w:r>
      </w:del>
      <w:r>
        <w:rPr>
          <w:noProof/>
        </w:rPr>
        <w:fldChar w:fldCharType="end"/>
      </w:r>
    </w:p>
    <w:p w14:paraId="28378D26" w14:textId="47F99FE8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1.4 Обзор существующих решений в области обучающих веб-сервисов с возможностью автоматической проверки решений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_Toc167623481 \h </w:instrText>
      </w:r>
      <w:r>
        <w:rPr>
          <w:noProof/>
        </w:rPr>
      </w:r>
      <w:r>
        <w:rPr>
          <w:noProof/>
        </w:rPr>
        <w:fldChar w:fldCharType="separate"/>
      </w:r>
      <w:ins w:id="11" w:author="Автор">
        <w:r w:rsidR="001E3D41">
          <w:rPr>
            <w:noProof/>
          </w:rPr>
          <w:t>12</w:t>
        </w:r>
      </w:ins>
      <w:del w:id="12" w:author="Автор">
        <w:r w:rsidDel="001E3D41">
          <w:rPr>
            <w:noProof/>
          </w:rPr>
          <w:delText>13</w:delText>
        </w:r>
      </w:del>
      <w:r>
        <w:rPr>
          <w:noProof/>
        </w:rPr>
        <w:fldChar w:fldCharType="end"/>
      </w:r>
    </w:p>
    <w:p w14:paraId="762EA6BF" w14:textId="7B15F539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1.5 Постановка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_Toc167623482 \h </w:instrText>
      </w:r>
      <w:r>
        <w:rPr>
          <w:noProof/>
        </w:rPr>
      </w:r>
      <w:r>
        <w:rPr>
          <w:noProof/>
        </w:rPr>
        <w:fldChar w:fldCharType="separate"/>
      </w:r>
      <w:ins w:id="13" w:author="Автор">
        <w:r w:rsidR="001E3D41">
          <w:rPr>
            <w:noProof/>
          </w:rPr>
          <w:t>16</w:t>
        </w:r>
      </w:ins>
      <w:del w:id="14" w:author="Автор">
        <w:r w:rsidDel="001E3D41">
          <w:rPr>
            <w:noProof/>
          </w:rPr>
          <w:delText>17</w:delText>
        </w:r>
      </w:del>
      <w:r>
        <w:rPr>
          <w:noProof/>
        </w:rPr>
        <w:fldChar w:fldCharType="end"/>
      </w:r>
    </w:p>
    <w:p w14:paraId="76BFD336" w14:textId="49F93741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1.6 Вывод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_Toc167623483 \h </w:instrText>
      </w:r>
      <w:r>
        <w:rPr>
          <w:noProof/>
        </w:rPr>
      </w:r>
      <w:r>
        <w:rPr>
          <w:noProof/>
        </w:rPr>
        <w:fldChar w:fldCharType="separate"/>
      </w:r>
      <w:ins w:id="15" w:author="Автор">
        <w:r w:rsidR="001E3D41">
          <w:rPr>
            <w:noProof/>
          </w:rPr>
          <w:t>17</w:t>
        </w:r>
      </w:ins>
      <w:del w:id="16" w:author="Автор">
        <w:r w:rsidDel="001E3D41">
          <w:rPr>
            <w:noProof/>
          </w:rPr>
          <w:delText>18</w:delText>
        </w:r>
      </w:del>
      <w:r>
        <w:rPr>
          <w:noProof/>
        </w:rPr>
        <w:fldChar w:fldCharType="end"/>
      </w:r>
    </w:p>
    <w:p w14:paraId="3816B920" w14:textId="667A6F87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 Проектирование онлайн-платформы по решению алгоритмических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_Toc167623484 \h </w:instrText>
      </w:r>
      <w:r>
        <w:rPr>
          <w:noProof/>
        </w:rPr>
      </w:r>
      <w:r>
        <w:rPr>
          <w:noProof/>
        </w:rPr>
        <w:fldChar w:fldCharType="separate"/>
      </w:r>
      <w:ins w:id="17" w:author="Автор">
        <w:r w:rsidR="001E3D41">
          <w:rPr>
            <w:noProof/>
          </w:rPr>
          <w:t>18</w:t>
        </w:r>
      </w:ins>
      <w:del w:id="18" w:author="Автор">
        <w:r w:rsidDel="001E3D41">
          <w:rPr>
            <w:noProof/>
          </w:rPr>
          <w:delText>19</w:delText>
        </w:r>
      </w:del>
      <w:r>
        <w:rPr>
          <w:noProof/>
        </w:rPr>
        <w:fldChar w:fldCharType="end"/>
      </w:r>
    </w:p>
    <w:p w14:paraId="5AC8D9DD" w14:textId="0E4FABF6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2.1 Проектирование структур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_Toc167623485 \h </w:instrText>
      </w:r>
      <w:r>
        <w:rPr>
          <w:noProof/>
        </w:rPr>
      </w:r>
      <w:r>
        <w:rPr>
          <w:noProof/>
        </w:rPr>
        <w:fldChar w:fldCharType="separate"/>
      </w:r>
      <w:ins w:id="19" w:author="Автор">
        <w:r w:rsidR="001E3D41">
          <w:rPr>
            <w:noProof/>
          </w:rPr>
          <w:t>18</w:t>
        </w:r>
      </w:ins>
      <w:del w:id="20" w:author="Автор">
        <w:r w:rsidDel="001E3D41">
          <w:rPr>
            <w:noProof/>
          </w:rPr>
          <w:delText>19</w:delText>
        </w:r>
      </w:del>
      <w:r>
        <w:rPr>
          <w:noProof/>
        </w:rPr>
        <w:fldChar w:fldCharType="end"/>
      </w:r>
    </w:p>
    <w:p w14:paraId="5A6D81EB" w14:textId="7AF0536A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2.3 Проектирование базы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_Toc167623490 \h </w:instrText>
      </w:r>
      <w:r>
        <w:rPr>
          <w:noProof/>
        </w:rPr>
      </w:r>
      <w:r>
        <w:rPr>
          <w:noProof/>
        </w:rPr>
        <w:fldChar w:fldCharType="separate"/>
      </w:r>
      <w:ins w:id="21" w:author="Автор">
        <w:r w:rsidR="001E3D41">
          <w:rPr>
            <w:noProof/>
          </w:rPr>
          <w:t>20</w:t>
        </w:r>
      </w:ins>
      <w:del w:id="22" w:author="Автор">
        <w:r w:rsidDel="001E3D41">
          <w:rPr>
            <w:noProof/>
          </w:rPr>
          <w:delText>21</w:delText>
        </w:r>
      </w:del>
      <w:r>
        <w:rPr>
          <w:noProof/>
        </w:rPr>
        <w:fldChar w:fldCharType="end"/>
      </w:r>
    </w:p>
    <w:p w14:paraId="361E0CA2" w14:textId="201EB1CC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2.4 Проектирование микросервисной архитектуры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_Toc167623491 \h </w:instrText>
      </w:r>
      <w:r>
        <w:rPr>
          <w:noProof/>
        </w:rPr>
      </w:r>
      <w:r>
        <w:rPr>
          <w:noProof/>
        </w:rPr>
        <w:fldChar w:fldCharType="separate"/>
      </w:r>
      <w:ins w:id="23" w:author="Автор">
        <w:r w:rsidR="001E3D41">
          <w:rPr>
            <w:noProof/>
          </w:rPr>
          <w:t>21</w:t>
        </w:r>
      </w:ins>
      <w:del w:id="24" w:author="Автор">
        <w:r w:rsidDel="001E3D41">
          <w:rPr>
            <w:noProof/>
          </w:rPr>
          <w:delText>22</w:delText>
        </w:r>
      </w:del>
      <w:r>
        <w:rPr>
          <w:noProof/>
        </w:rPr>
        <w:fldChar w:fldCharType="end"/>
      </w:r>
    </w:p>
    <w:p w14:paraId="4E711298" w14:textId="5AD01D42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2.5 Проектирования алгоритмов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_Toc167623495 \h </w:instrText>
      </w:r>
      <w:r>
        <w:rPr>
          <w:noProof/>
        </w:rPr>
      </w:r>
      <w:r>
        <w:rPr>
          <w:noProof/>
        </w:rPr>
        <w:fldChar w:fldCharType="separate"/>
      </w:r>
      <w:ins w:id="25" w:author="Автор">
        <w:r w:rsidR="001E3D41">
          <w:rPr>
            <w:noProof/>
          </w:rPr>
          <w:t>24</w:t>
        </w:r>
      </w:ins>
      <w:del w:id="26" w:author="Автор">
        <w:r w:rsidDel="001E3D41">
          <w:rPr>
            <w:noProof/>
          </w:rPr>
          <w:delText>25</w:delText>
        </w:r>
      </w:del>
      <w:r>
        <w:rPr>
          <w:noProof/>
        </w:rPr>
        <w:fldChar w:fldCharType="end"/>
      </w:r>
    </w:p>
    <w:p w14:paraId="52C3A09D" w14:textId="6C7421BF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2.6 Выводы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_Toc167623498 \h </w:instrText>
      </w:r>
      <w:r>
        <w:rPr>
          <w:noProof/>
        </w:rPr>
      </w:r>
      <w:r>
        <w:rPr>
          <w:noProof/>
        </w:rPr>
        <w:fldChar w:fldCharType="separate"/>
      </w:r>
      <w:ins w:id="27" w:author="Автор">
        <w:r w:rsidR="001E3D41">
          <w:rPr>
            <w:noProof/>
          </w:rPr>
          <w:t>27</w:t>
        </w:r>
      </w:ins>
      <w:del w:id="28" w:author="Автор">
        <w:r w:rsidDel="001E3D41">
          <w:rPr>
            <w:noProof/>
          </w:rPr>
          <w:delText>28</w:delText>
        </w:r>
      </w:del>
      <w:r>
        <w:rPr>
          <w:noProof/>
        </w:rPr>
        <w:fldChar w:fldCharType="end"/>
      </w:r>
    </w:p>
    <w:p w14:paraId="35F5964E" w14:textId="250BD0C8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 Программное конструирование онлайн-платформы по решению алгоритмических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_Toc167623499 \h </w:instrText>
      </w:r>
      <w:r>
        <w:rPr>
          <w:noProof/>
        </w:rPr>
      </w:r>
      <w:r>
        <w:rPr>
          <w:noProof/>
        </w:rPr>
        <w:fldChar w:fldCharType="separate"/>
      </w:r>
      <w:ins w:id="29" w:author="Автор">
        <w:r w:rsidR="001E3D41">
          <w:rPr>
            <w:noProof/>
          </w:rPr>
          <w:t>28</w:t>
        </w:r>
      </w:ins>
      <w:del w:id="30" w:author="Автор">
        <w:r w:rsidDel="001E3D41">
          <w:rPr>
            <w:noProof/>
          </w:rPr>
          <w:delText>29</w:delText>
        </w:r>
      </w:del>
      <w:r>
        <w:rPr>
          <w:noProof/>
        </w:rPr>
        <w:fldChar w:fldCharType="end"/>
      </w:r>
    </w:p>
    <w:p w14:paraId="2993FE10" w14:textId="52D31DC4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3.1 Обоснование выбора средств разработки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_Toc167623500 \h </w:instrText>
      </w:r>
      <w:r>
        <w:rPr>
          <w:noProof/>
        </w:rPr>
      </w:r>
      <w:r>
        <w:rPr>
          <w:noProof/>
        </w:rPr>
        <w:fldChar w:fldCharType="separate"/>
      </w:r>
      <w:ins w:id="31" w:author="Автор">
        <w:r w:rsidR="001E3D41">
          <w:rPr>
            <w:noProof/>
          </w:rPr>
          <w:t>28</w:t>
        </w:r>
      </w:ins>
      <w:del w:id="32" w:author="Автор">
        <w:r w:rsidDel="001E3D41">
          <w:rPr>
            <w:noProof/>
          </w:rPr>
          <w:delText>29</w:delText>
        </w:r>
      </w:del>
      <w:r>
        <w:rPr>
          <w:noProof/>
        </w:rPr>
        <w:fldChar w:fldCharType="end"/>
      </w:r>
    </w:p>
    <w:p w14:paraId="2D86697B" w14:textId="46844078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3.2 Описание модульной структуры программного средства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_Toc167623501 \h </w:instrText>
      </w:r>
      <w:r>
        <w:rPr>
          <w:noProof/>
        </w:rPr>
      </w:r>
      <w:r>
        <w:rPr>
          <w:noProof/>
        </w:rPr>
        <w:fldChar w:fldCharType="separate"/>
      </w:r>
      <w:ins w:id="33" w:author="Автор">
        <w:r w:rsidR="001E3D41">
          <w:rPr>
            <w:noProof/>
          </w:rPr>
          <w:t>29</w:t>
        </w:r>
      </w:ins>
      <w:del w:id="34" w:author="Автор">
        <w:r w:rsidDel="001E3D41">
          <w:rPr>
            <w:noProof/>
          </w:rPr>
          <w:delText>30</w:delText>
        </w:r>
      </w:del>
      <w:r>
        <w:rPr>
          <w:noProof/>
        </w:rPr>
        <w:fldChar w:fldCharType="end"/>
      </w:r>
    </w:p>
    <w:p w14:paraId="6D98941B" w14:textId="77777777" w:rsidR="00D073F4" w:rsidRDefault="00D073F4">
      <w:pPr>
        <w:shd w:val="clear" w:color="auto" w:fill="auto"/>
        <w:spacing w:after="160" w:line="259" w:lineRule="auto"/>
        <w:ind w:firstLine="0"/>
        <w:jc w:val="left"/>
        <w:textAlignment w:val="auto"/>
        <w:rPr>
          <w:rFonts w:eastAsiaTheme="minorHAnsi"/>
          <w:noProof/>
          <w:lang w:eastAsia="en-US"/>
        </w:rPr>
      </w:pPr>
      <w:r>
        <w:rPr>
          <w:rFonts w:eastAsiaTheme="minorHAnsi"/>
          <w:noProof/>
          <w:lang w:eastAsia="en-US"/>
        </w:rPr>
        <w:br w:type="page"/>
      </w:r>
    </w:p>
    <w:p w14:paraId="5F114A4B" w14:textId="484D48C8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3B5DEF">
        <w:rPr>
          <w:rFonts w:eastAsiaTheme="minorHAnsi"/>
          <w:noProof/>
          <w:lang w:eastAsia="en-US"/>
        </w:rPr>
        <w:lastRenderedPageBreak/>
        <w:t>3.3 Описание структуры хранения контента онлайн-платформы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_Toc167623505 \h </w:instrText>
      </w:r>
      <w:r>
        <w:rPr>
          <w:noProof/>
        </w:rPr>
      </w:r>
      <w:r>
        <w:rPr>
          <w:noProof/>
        </w:rPr>
        <w:fldChar w:fldCharType="separate"/>
      </w:r>
      <w:ins w:id="35" w:author="Автор">
        <w:r w:rsidR="001E3D41">
          <w:rPr>
            <w:noProof/>
          </w:rPr>
          <w:t>36</w:t>
        </w:r>
      </w:ins>
      <w:del w:id="36" w:author="Автор">
        <w:r w:rsidDel="001E3D41">
          <w:rPr>
            <w:noProof/>
          </w:rPr>
          <w:delText>36</w:delText>
        </w:r>
      </w:del>
      <w:r>
        <w:rPr>
          <w:noProof/>
        </w:rPr>
        <w:fldChar w:fldCharType="end"/>
      </w:r>
    </w:p>
    <w:p w14:paraId="5AF81BE8" w14:textId="621F6FBE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3B5DEF">
        <w:rPr>
          <w:rFonts w:eastAsiaTheme="minorHAnsi"/>
          <w:noProof/>
          <w:lang w:eastAsia="en-US"/>
        </w:rPr>
        <w:t>3.4 Выводы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_Toc167623508 \h </w:instrText>
      </w:r>
      <w:r>
        <w:rPr>
          <w:noProof/>
        </w:rPr>
      </w:r>
      <w:r>
        <w:rPr>
          <w:noProof/>
        </w:rPr>
        <w:fldChar w:fldCharType="separate"/>
      </w:r>
      <w:ins w:id="37" w:author="Автор">
        <w:r w:rsidR="001E3D41">
          <w:rPr>
            <w:noProof/>
          </w:rPr>
          <w:t>40</w:t>
        </w:r>
      </w:ins>
      <w:del w:id="38" w:author="Автор">
        <w:r w:rsidDel="001E3D41">
          <w:rPr>
            <w:noProof/>
          </w:rPr>
          <w:delText>41</w:delText>
        </w:r>
      </w:del>
      <w:r>
        <w:rPr>
          <w:noProof/>
        </w:rPr>
        <w:fldChar w:fldCharType="end"/>
      </w:r>
    </w:p>
    <w:p w14:paraId="7B5386AB" w14:textId="2FE35415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4 Демонстрация онлайн-платформы «</w:t>
      </w:r>
      <w:r w:rsidRPr="003B5DEF">
        <w:rPr>
          <w:noProof/>
          <w:lang w:val="en-US"/>
        </w:rPr>
        <w:t>SupremeCode</w:t>
      </w:r>
      <w:r>
        <w:rPr>
          <w:noProof/>
        </w:rPr>
        <w:t>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_Toc167623509 \h </w:instrText>
      </w:r>
      <w:r>
        <w:rPr>
          <w:noProof/>
        </w:rPr>
      </w:r>
      <w:r>
        <w:rPr>
          <w:noProof/>
        </w:rPr>
        <w:fldChar w:fldCharType="separate"/>
      </w:r>
      <w:ins w:id="39" w:author="Автор">
        <w:r w:rsidR="001E3D41">
          <w:rPr>
            <w:noProof/>
          </w:rPr>
          <w:t>42</w:t>
        </w:r>
      </w:ins>
      <w:del w:id="40" w:author="Автор">
        <w:r w:rsidDel="001E3D41">
          <w:rPr>
            <w:noProof/>
          </w:rPr>
          <w:delText>42</w:delText>
        </w:r>
      </w:del>
      <w:r>
        <w:rPr>
          <w:noProof/>
        </w:rPr>
        <w:fldChar w:fldCharType="end"/>
      </w:r>
    </w:p>
    <w:p w14:paraId="4E6243D5" w14:textId="68A5B725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3B5DEF">
        <w:rPr>
          <w:rFonts w:eastAsiaTheme="minorHAnsi"/>
          <w:noProof/>
          <w:lang w:eastAsia="en-US"/>
        </w:rPr>
        <w:t>4.1 Описание процесса демонстрации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_Toc167623510 \h </w:instrText>
      </w:r>
      <w:r>
        <w:rPr>
          <w:noProof/>
        </w:rPr>
      </w:r>
      <w:r>
        <w:rPr>
          <w:noProof/>
        </w:rPr>
        <w:fldChar w:fldCharType="separate"/>
      </w:r>
      <w:ins w:id="41" w:author="Автор">
        <w:r w:rsidR="001E3D41">
          <w:rPr>
            <w:noProof/>
          </w:rPr>
          <w:t>42</w:t>
        </w:r>
      </w:ins>
      <w:del w:id="42" w:author="Автор">
        <w:r w:rsidDel="001E3D41">
          <w:rPr>
            <w:noProof/>
          </w:rPr>
          <w:delText>42</w:delText>
        </w:r>
      </w:del>
      <w:r>
        <w:rPr>
          <w:noProof/>
        </w:rPr>
        <w:fldChar w:fldCharType="end"/>
      </w:r>
    </w:p>
    <w:p w14:paraId="2AD12A02" w14:textId="3AD8CF57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3B5DEF">
        <w:rPr>
          <w:rFonts w:eastAsiaTheme="minorHAnsi"/>
          <w:noProof/>
          <w:lang w:eastAsia="en-US"/>
        </w:rPr>
        <w:t>4.2 Вывод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_Toc167623511 \h </w:instrText>
      </w:r>
      <w:r>
        <w:rPr>
          <w:noProof/>
        </w:rPr>
      </w:r>
      <w:r>
        <w:rPr>
          <w:noProof/>
        </w:rPr>
        <w:fldChar w:fldCharType="separate"/>
      </w:r>
      <w:ins w:id="43" w:author="Автор">
        <w:r w:rsidR="001E3D41">
          <w:rPr>
            <w:noProof/>
          </w:rPr>
          <w:t>48</w:t>
        </w:r>
      </w:ins>
      <w:del w:id="44" w:author="Автор">
        <w:r w:rsidDel="001E3D41">
          <w:rPr>
            <w:noProof/>
          </w:rPr>
          <w:delText>48</w:delText>
        </w:r>
      </w:del>
      <w:r>
        <w:rPr>
          <w:noProof/>
        </w:rPr>
        <w:fldChar w:fldCharType="end"/>
      </w:r>
    </w:p>
    <w:p w14:paraId="35454A38" w14:textId="0178A2C3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3B5DEF">
        <w:rPr>
          <w:rFonts w:eastAsia="Calibri"/>
          <w:noProof/>
        </w:rPr>
        <w:t xml:space="preserve">5 </w:t>
      </w:r>
      <w:r>
        <w:rPr>
          <w:noProof/>
        </w:rPr>
        <w:t>Экономическое обоснование разработки онлайн-платформы «</w:t>
      </w:r>
      <w:r w:rsidRPr="003B5DEF">
        <w:rPr>
          <w:noProof/>
          <w:lang w:val="en-US"/>
        </w:rPr>
        <w:t>SupremeCode</w:t>
      </w:r>
      <w:r>
        <w:rPr>
          <w:noProof/>
        </w:rPr>
        <w:t>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_Toc167623512 \h </w:instrText>
      </w:r>
      <w:r>
        <w:rPr>
          <w:noProof/>
        </w:rPr>
      </w:r>
      <w:r>
        <w:rPr>
          <w:noProof/>
        </w:rPr>
        <w:fldChar w:fldCharType="separate"/>
      </w:r>
      <w:ins w:id="45" w:author="Автор">
        <w:r w:rsidR="001E3D41">
          <w:rPr>
            <w:noProof/>
          </w:rPr>
          <w:t>50</w:t>
        </w:r>
      </w:ins>
      <w:del w:id="46" w:author="Автор">
        <w:r w:rsidDel="001E3D41">
          <w:rPr>
            <w:noProof/>
          </w:rPr>
          <w:delText>50</w:delText>
        </w:r>
      </w:del>
      <w:r>
        <w:rPr>
          <w:noProof/>
        </w:rPr>
        <w:fldChar w:fldCharType="end"/>
      </w:r>
    </w:p>
    <w:p w14:paraId="3E3D28BA" w14:textId="47FD5F7A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3B5DEF">
        <w:rPr>
          <w:rFonts w:eastAsia="Calibri"/>
          <w:noProof/>
        </w:rPr>
        <w:t>5.1 Основные аспекты реализации работы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_Toc167623513 \h </w:instrText>
      </w:r>
      <w:r>
        <w:rPr>
          <w:noProof/>
        </w:rPr>
      </w:r>
      <w:r>
        <w:rPr>
          <w:noProof/>
        </w:rPr>
        <w:fldChar w:fldCharType="separate"/>
      </w:r>
      <w:ins w:id="47" w:author="Автор">
        <w:r w:rsidR="001E3D41">
          <w:rPr>
            <w:noProof/>
          </w:rPr>
          <w:t>50</w:t>
        </w:r>
      </w:ins>
      <w:del w:id="48" w:author="Автор">
        <w:r w:rsidDel="001E3D41">
          <w:rPr>
            <w:noProof/>
          </w:rPr>
          <w:delText>50</w:delText>
        </w:r>
      </w:del>
      <w:r>
        <w:rPr>
          <w:noProof/>
        </w:rPr>
        <w:fldChar w:fldCharType="end"/>
      </w:r>
    </w:p>
    <w:p w14:paraId="4B502E01" w14:textId="0C1D650D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5.2 Характеристика программного продукта с позиции маркетинга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_Toc167623514 \h </w:instrText>
      </w:r>
      <w:r>
        <w:rPr>
          <w:noProof/>
        </w:rPr>
      </w:r>
      <w:r>
        <w:rPr>
          <w:noProof/>
        </w:rPr>
        <w:fldChar w:fldCharType="separate"/>
      </w:r>
      <w:ins w:id="49" w:author="Автор">
        <w:r w:rsidR="001E3D41">
          <w:rPr>
            <w:noProof/>
          </w:rPr>
          <w:t>50</w:t>
        </w:r>
      </w:ins>
      <w:del w:id="50" w:author="Автор">
        <w:r w:rsidDel="001E3D41">
          <w:rPr>
            <w:noProof/>
          </w:rPr>
          <w:delText>50</w:delText>
        </w:r>
      </w:del>
      <w:r>
        <w:rPr>
          <w:noProof/>
        </w:rPr>
        <w:fldChar w:fldCharType="end"/>
      </w:r>
    </w:p>
    <w:p w14:paraId="5E01AC4F" w14:textId="2BC1A772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5.3 Стратегический маркетинговый анализ целесообразности применения программного продукта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_Toc167623515 \h </w:instrText>
      </w:r>
      <w:r>
        <w:rPr>
          <w:noProof/>
        </w:rPr>
      </w:r>
      <w:r>
        <w:rPr>
          <w:noProof/>
        </w:rPr>
        <w:fldChar w:fldCharType="separate"/>
      </w:r>
      <w:ins w:id="51" w:author="Автор">
        <w:r w:rsidR="001E3D41">
          <w:rPr>
            <w:noProof/>
          </w:rPr>
          <w:t>52</w:t>
        </w:r>
      </w:ins>
      <w:del w:id="52" w:author="Автор">
        <w:r w:rsidDel="001E3D41">
          <w:rPr>
            <w:noProof/>
          </w:rPr>
          <w:delText>52</w:delText>
        </w:r>
      </w:del>
      <w:r>
        <w:rPr>
          <w:noProof/>
        </w:rPr>
        <w:fldChar w:fldCharType="end"/>
      </w:r>
    </w:p>
    <w:p w14:paraId="013C4BA3" w14:textId="4FB3E4B8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5.4 Определение продолжительности работ по разработке программного продукта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_Toc167623516 \h </w:instrText>
      </w:r>
      <w:r>
        <w:rPr>
          <w:noProof/>
        </w:rPr>
      </w:r>
      <w:r>
        <w:rPr>
          <w:noProof/>
        </w:rPr>
        <w:fldChar w:fldCharType="separate"/>
      </w:r>
      <w:ins w:id="53" w:author="Автор">
        <w:r w:rsidR="001E3D41">
          <w:rPr>
            <w:noProof/>
          </w:rPr>
          <w:t>52</w:t>
        </w:r>
      </w:ins>
      <w:del w:id="54" w:author="Автор">
        <w:r w:rsidDel="001E3D41">
          <w:rPr>
            <w:noProof/>
          </w:rPr>
          <w:delText>52</w:delText>
        </w:r>
      </w:del>
      <w:r>
        <w:rPr>
          <w:noProof/>
        </w:rPr>
        <w:fldChar w:fldCharType="end"/>
      </w:r>
    </w:p>
    <w:p w14:paraId="012E6623" w14:textId="7ADD2F4F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5.5 Определение затрат на разработку и внедрение программного продукта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_Toc167623517 \h </w:instrText>
      </w:r>
      <w:r>
        <w:rPr>
          <w:noProof/>
        </w:rPr>
      </w:r>
      <w:r>
        <w:rPr>
          <w:noProof/>
        </w:rPr>
        <w:fldChar w:fldCharType="separate"/>
      </w:r>
      <w:ins w:id="55" w:author="Автор">
        <w:r w:rsidR="001E3D41">
          <w:rPr>
            <w:noProof/>
          </w:rPr>
          <w:t>55</w:t>
        </w:r>
      </w:ins>
      <w:del w:id="56" w:author="Автор">
        <w:r w:rsidDel="001E3D41">
          <w:rPr>
            <w:noProof/>
          </w:rPr>
          <w:delText>55</w:delText>
        </w:r>
      </w:del>
      <w:r>
        <w:rPr>
          <w:noProof/>
        </w:rPr>
        <w:fldChar w:fldCharType="end"/>
      </w:r>
    </w:p>
    <w:p w14:paraId="6C110FD9" w14:textId="7619E2E3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5.7 Выводы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_Toc167623518 \h </w:instrText>
      </w:r>
      <w:r>
        <w:rPr>
          <w:noProof/>
        </w:rPr>
      </w:r>
      <w:r>
        <w:rPr>
          <w:noProof/>
        </w:rPr>
        <w:fldChar w:fldCharType="separate"/>
      </w:r>
      <w:ins w:id="57" w:author="Автор">
        <w:r w:rsidR="001E3D41">
          <w:rPr>
            <w:noProof/>
          </w:rPr>
          <w:t>59</w:t>
        </w:r>
      </w:ins>
      <w:del w:id="58" w:author="Автор">
        <w:r w:rsidDel="001E3D41">
          <w:rPr>
            <w:noProof/>
          </w:rPr>
          <w:delText>59</w:delText>
        </w:r>
      </w:del>
      <w:r>
        <w:rPr>
          <w:noProof/>
        </w:rPr>
        <w:fldChar w:fldCharType="end"/>
      </w:r>
    </w:p>
    <w:p w14:paraId="6599F9F1" w14:textId="69EB38B2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3B5DEF">
        <w:rPr>
          <w:rFonts w:eastAsia="Calibri"/>
          <w:noProof/>
        </w:rPr>
        <w:t>6 Безопасность и экологичность выпускной квалификационной работы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_Toc167623519 \h </w:instrText>
      </w:r>
      <w:r>
        <w:rPr>
          <w:noProof/>
        </w:rPr>
      </w:r>
      <w:r>
        <w:rPr>
          <w:noProof/>
        </w:rPr>
        <w:fldChar w:fldCharType="separate"/>
      </w:r>
      <w:ins w:id="59" w:author="Автор">
        <w:r w:rsidR="001E3D41">
          <w:rPr>
            <w:noProof/>
          </w:rPr>
          <w:t>60</w:t>
        </w:r>
      </w:ins>
      <w:del w:id="60" w:author="Автор">
        <w:r w:rsidDel="001E3D41">
          <w:rPr>
            <w:noProof/>
          </w:rPr>
          <w:delText>60</w:delText>
        </w:r>
      </w:del>
      <w:r>
        <w:rPr>
          <w:noProof/>
        </w:rPr>
        <w:fldChar w:fldCharType="end"/>
      </w:r>
    </w:p>
    <w:p w14:paraId="5F1678AD" w14:textId="74A83B85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6.1 Анализ вредных и опасных факторов, влияющих на здоровье программиста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_Toc167623520 \h </w:instrText>
      </w:r>
      <w:r>
        <w:rPr>
          <w:noProof/>
        </w:rPr>
      </w:r>
      <w:r>
        <w:rPr>
          <w:noProof/>
        </w:rPr>
        <w:fldChar w:fldCharType="separate"/>
      </w:r>
      <w:ins w:id="61" w:author="Автор">
        <w:r w:rsidR="001E3D41">
          <w:rPr>
            <w:noProof/>
          </w:rPr>
          <w:t>60</w:t>
        </w:r>
      </w:ins>
      <w:del w:id="62" w:author="Автор">
        <w:r w:rsidDel="001E3D41">
          <w:rPr>
            <w:noProof/>
          </w:rPr>
          <w:delText>60</w:delText>
        </w:r>
      </w:del>
      <w:r>
        <w:rPr>
          <w:noProof/>
        </w:rPr>
        <w:fldChar w:fldCharType="end"/>
      </w:r>
    </w:p>
    <w:p w14:paraId="7C2074CA" w14:textId="25E8F8EA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6.2 Расчет системы искусственного освещения помещений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_Toc167623521 \h </w:instrText>
      </w:r>
      <w:r>
        <w:rPr>
          <w:noProof/>
        </w:rPr>
      </w:r>
      <w:r>
        <w:rPr>
          <w:noProof/>
        </w:rPr>
        <w:fldChar w:fldCharType="separate"/>
      </w:r>
      <w:ins w:id="63" w:author="Автор">
        <w:r w:rsidR="001E3D41">
          <w:rPr>
            <w:noProof/>
          </w:rPr>
          <w:t>61</w:t>
        </w:r>
      </w:ins>
      <w:del w:id="64" w:author="Автор">
        <w:r w:rsidDel="001E3D41">
          <w:rPr>
            <w:noProof/>
          </w:rPr>
          <w:delText>61</w:delText>
        </w:r>
      </w:del>
      <w:r>
        <w:rPr>
          <w:noProof/>
        </w:rPr>
        <w:fldChar w:fldCharType="end"/>
      </w:r>
    </w:p>
    <w:p w14:paraId="042D5176" w14:textId="62DB55EF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6.3 Вывод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_Toc167623522 \h </w:instrText>
      </w:r>
      <w:r>
        <w:rPr>
          <w:noProof/>
        </w:rPr>
      </w:r>
      <w:r>
        <w:rPr>
          <w:noProof/>
        </w:rPr>
        <w:fldChar w:fldCharType="separate"/>
      </w:r>
      <w:ins w:id="65" w:author="Автор">
        <w:r w:rsidR="001E3D41">
          <w:rPr>
            <w:noProof/>
          </w:rPr>
          <w:t>65</w:t>
        </w:r>
      </w:ins>
      <w:del w:id="66" w:author="Автор">
        <w:r w:rsidDel="001E3D41">
          <w:rPr>
            <w:noProof/>
          </w:rPr>
          <w:delText>65</w:delText>
        </w:r>
      </w:del>
      <w:r>
        <w:rPr>
          <w:noProof/>
        </w:rPr>
        <w:fldChar w:fldCharType="end"/>
      </w:r>
    </w:p>
    <w:p w14:paraId="599ADAE1" w14:textId="2EE6A953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_Toc167623523 \h </w:instrText>
      </w:r>
      <w:r>
        <w:rPr>
          <w:noProof/>
        </w:rPr>
      </w:r>
      <w:r>
        <w:rPr>
          <w:noProof/>
        </w:rPr>
        <w:fldChar w:fldCharType="separate"/>
      </w:r>
      <w:ins w:id="67" w:author="Автор">
        <w:r w:rsidR="001E3D41">
          <w:rPr>
            <w:noProof/>
          </w:rPr>
          <w:t>67</w:t>
        </w:r>
      </w:ins>
      <w:del w:id="68" w:author="Автор">
        <w:r w:rsidDel="001E3D41">
          <w:rPr>
            <w:noProof/>
          </w:rPr>
          <w:delText>67</w:delText>
        </w:r>
      </w:del>
      <w:r>
        <w:rPr>
          <w:noProof/>
        </w:rPr>
        <w:fldChar w:fldCharType="end"/>
      </w:r>
    </w:p>
    <w:p w14:paraId="24CBE0BA" w14:textId="6626F9D4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Перечень использованных информационных ресурсов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_Toc167623524 \h </w:instrText>
      </w:r>
      <w:r>
        <w:rPr>
          <w:noProof/>
        </w:rPr>
      </w:r>
      <w:r>
        <w:rPr>
          <w:noProof/>
        </w:rPr>
        <w:fldChar w:fldCharType="separate"/>
      </w:r>
      <w:ins w:id="69" w:author="Автор">
        <w:r w:rsidR="001E3D41">
          <w:rPr>
            <w:noProof/>
          </w:rPr>
          <w:t>68</w:t>
        </w:r>
      </w:ins>
      <w:del w:id="70" w:author="Автор">
        <w:r w:rsidDel="001E3D41">
          <w:rPr>
            <w:noProof/>
          </w:rPr>
          <w:delText>68</w:delText>
        </w:r>
      </w:del>
      <w:r>
        <w:rPr>
          <w:noProof/>
        </w:rPr>
        <w:fldChar w:fldCharType="end"/>
      </w:r>
    </w:p>
    <w:p w14:paraId="3C790421" w14:textId="5C09016F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Приложение А Техническое задание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_Toc167623525 \h </w:instrText>
      </w:r>
      <w:r>
        <w:rPr>
          <w:noProof/>
        </w:rPr>
      </w:r>
      <w:r>
        <w:rPr>
          <w:noProof/>
        </w:rPr>
        <w:fldChar w:fldCharType="separate"/>
      </w:r>
      <w:ins w:id="71" w:author="Автор">
        <w:r w:rsidR="001E3D41">
          <w:rPr>
            <w:noProof/>
          </w:rPr>
          <w:t>70</w:t>
        </w:r>
      </w:ins>
      <w:del w:id="72" w:author="Автор">
        <w:r w:rsidDel="001E3D41">
          <w:rPr>
            <w:noProof/>
          </w:rPr>
          <w:delText>70</w:delText>
        </w:r>
      </w:del>
      <w:r>
        <w:rPr>
          <w:noProof/>
        </w:rPr>
        <w:fldChar w:fldCharType="end"/>
      </w:r>
    </w:p>
    <w:p w14:paraId="5AFC4BC3" w14:textId="00EE130E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lastRenderedPageBreak/>
        <w:t>Приложение Б Диаграмма последовательности обработки запроса на проверку решения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_Toc167623548 \h </w:instrText>
      </w:r>
      <w:r>
        <w:rPr>
          <w:noProof/>
        </w:rPr>
      </w:r>
      <w:r>
        <w:rPr>
          <w:noProof/>
        </w:rPr>
        <w:fldChar w:fldCharType="separate"/>
      </w:r>
      <w:ins w:id="73" w:author="Автор">
        <w:r w:rsidR="001E3D41">
          <w:rPr>
            <w:noProof/>
          </w:rPr>
          <w:t>77</w:t>
        </w:r>
      </w:ins>
      <w:del w:id="74" w:author="Автор">
        <w:r w:rsidDel="001E3D41">
          <w:rPr>
            <w:noProof/>
          </w:rPr>
          <w:delText>77</w:delText>
        </w:r>
      </w:del>
      <w:r>
        <w:rPr>
          <w:noProof/>
        </w:rPr>
        <w:fldChar w:fldCharType="end"/>
      </w:r>
    </w:p>
    <w:p w14:paraId="1BF370ED" w14:textId="4F455B66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Приложение В Листинг программы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_Toc167623549 \h </w:instrText>
      </w:r>
      <w:r>
        <w:rPr>
          <w:noProof/>
        </w:rPr>
      </w:r>
      <w:r>
        <w:rPr>
          <w:noProof/>
        </w:rPr>
        <w:fldChar w:fldCharType="separate"/>
      </w:r>
      <w:ins w:id="75" w:author="Автор">
        <w:r w:rsidR="001E3D41">
          <w:rPr>
            <w:noProof/>
          </w:rPr>
          <w:t>78</w:t>
        </w:r>
      </w:ins>
      <w:del w:id="76" w:author="Автор">
        <w:r w:rsidDel="001E3D41">
          <w:rPr>
            <w:noProof/>
          </w:rPr>
          <w:delText>78</w:delText>
        </w:r>
      </w:del>
      <w:r>
        <w:rPr>
          <w:noProof/>
        </w:rPr>
        <w:fldChar w:fldCharType="end"/>
      </w:r>
    </w:p>
    <w:p w14:paraId="66951138" w14:textId="653FFBF4" w:rsidR="00881DBB" w:rsidRDefault="009F048F" w:rsidP="00957365">
      <w:pPr>
        <w:ind w:firstLine="0"/>
      </w:pPr>
      <w:r w:rsidRPr="009158A9">
        <w:rPr>
          <w:b/>
          <w:color w:val="FF0000"/>
        </w:rPr>
        <w:fldChar w:fldCharType="end"/>
      </w:r>
      <w:commentRangeEnd w:id="0"/>
      <w:r w:rsidR="00DA3132">
        <w:rPr>
          <w:rStyle w:val="aff9"/>
        </w:rPr>
        <w:commentReference w:id="0"/>
      </w:r>
      <w:r w:rsidR="000D3A91">
        <w:br w:type="page"/>
      </w:r>
    </w:p>
    <w:p w14:paraId="3854C9AB" w14:textId="74967603" w:rsidR="001B091E" w:rsidRPr="00945796" w:rsidRDefault="00945796" w:rsidP="00FB0EC0">
      <w:pPr>
        <w:pStyle w:val="aff2"/>
      </w:pPr>
      <w:bookmarkStart w:id="77" w:name="_Toc167623476"/>
      <w:r>
        <w:lastRenderedPageBreak/>
        <w:t>Введение</w:t>
      </w:r>
      <w:bookmarkEnd w:id="77"/>
    </w:p>
    <w:p w14:paraId="235F93E4" w14:textId="6DD4A438" w:rsidR="003F5C72" w:rsidRDefault="003F5C72" w:rsidP="003F5C72">
      <w:r>
        <w:t>В современном мире информационные технологии играют ведущую роль в развитии различных отраслей экономики и науки. Следовательно, спрос на IT-специалистов, включая разработчиков программного обеспечения, постоянно растет. В связи с этим, возникает необходимость в подготовке новых специалистов в области программирования.</w:t>
      </w:r>
    </w:p>
    <w:p w14:paraId="7439E0C5" w14:textId="58196D2F" w:rsidR="003F5C72" w:rsidRDefault="003F5C72" w:rsidP="003F5C72">
      <w:r>
        <w:t xml:space="preserve">Онлайн-платформы с алгоритмическими задачами по программированию становятся неотъемлемой частью этого процесса подготовки. Эти платформы предоставляют студентам и начинающим программистам возможность развивать свои навыки, </w:t>
      </w:r>
      <w:commentRangeStart w:id="78"/>
      <w:r>
        <w:t xml:space="preserve">решая разнообразные задачи </w:t>
      </w:r>
      <w:del w:id="79" w:author="Автор">
        <w:r w:rsidDel="001E3D41">
          <w:delText xml:space="preserve">и задачи </w:delText>
        </w:r>
      </w:del>
      <w:r>
        <w:t>с различным уровнем сложности</w:t>
      </w:r>
      <w:commentRangeEnd w:id="78"/>
      <w:r w:rsidR="00065374">
        <w:rPr>
          <w:rStyle w:val="aff9"/>
        </w:rPr>
        <w:commentReference w:id="78"/>
      </w:r>
      <w:r>
        <w:t xml:space="preserve">. Благодаря таким платформам студенты могут </w:t>
      </w:r>
      <w:ins w:id="80" w:author="Автор">
        <w:r w:rsidR="00F974BD">
          <w:t xml:space="preserve">улучшить </w:t>
        </w:r>
      </w:ins>
      <w:commentRangeStart w:id="81"/>
      <w:del w:id="82" w:author="Автор">
        <w:r w:rsidDel="00F974BD">
          <w:delText>прокачать</w:delText>
        </w:r>
      </w:del>
      <w:commentRangeEnd w:id="81"/>
      <w:r w:rsidR="00794410">
        <w:rPr>
          <w:rStyle w:val="aff9"/>
        </w:rPr>
        <w:commentReference w:id="81"/>
      </w:r>
      <w:del w:id="83" w:author="Автор">
        <w:r w:rsidDel="00187C53">
          <w:delText xml:space="preserve"> </w:delText>
        </w:r>
      </w:del>
      <w:r>
        <w:t>свои навыки алгоритмизации, научиться эффективно решать задачи и практиковаться в программировании на различных языках.</w:t>
      </w:r>
    </w:p>
    <w:p w14:paraId="74C95E19" w14:textId="77777777" w:rsidR="00444CFB" w:rsidRPr="00F152AA" w:rsidRDefault="003F5C72" w:rsidP="003F5C72">
      <w:r>
        <w:t xml:space="preserve">Более того, онлайн-платформы обеспечивают доступ к обучающим материалам, а также </w:t>
      </w:r>
      <w:r w:rsidRPr="001B50BF">
        <w:t>предоставляют возможность соревноваться с другими пользователями, что мотивирует студентов к развитию и позволяет им оценить свой прогресс в сравнении с другими. Такие платформы также часто предлагают системы автоматической проверки</w:t>
      </w:r>
      <w:r>
        <w:t xml:space="preserve"> решений, что позволяет студентам получать обратную связь и исправлять ошибки, улучшая свои навыки программирования. </w:t>
      </w:r>
    </w:p>
    <w:p w14:paraId="7185B698" w14:textId="2D77FC8F" w:rsidR="00307932" w:rsidRDefault="00307932" w:rsidP="003F5C72">
      <w:r>
        <w:t xml:space="preserve">Целью данной работы является </w:t>
      </w:r>
      <w:ins w:id="84" w:author="Автор">
        <w:r w:rsidR="001E3D41">
          <w:t xml:space="preserve">проектирование и разработка </w:t>
        </w:r>
      </w:ins>
      <w:commentRangeStart w:id="85"/>
      <w:del w:id="86" w:author="Автор">
        <w:r w:rsidDel="001E3D41">
          <w:delText>предоставление</w:delText>
        </w:r>
      </w:del>
      <w:r w:rsidR="002546A1">
        <w:t xml:space="preserve"> </w:t>
      </w:r>
      <w:commentRangeEnd w:id="85"/>
      <w:r w:rsidR="005F5136">
        <w:rPr>
          <w:rStyle w:val="aff9"/>
        </w:rPr>
        <w:commentReference w:id="85"/>
      </w:r>
      <w:r w:rsidR="002546A1">
        <w:t>онлайн-платформы</w:t>
      </w:r>
      <w:r w:rsidR="00786037">
        <w:t xml:space="preserve"> с алгоритмическими задачами по программированию</w:t>
      </w:r>
      <w:r w:rsidR="00373D73">
        <w:t>.</w:t>
      </w:r>
      <w:r>
        <w:t xml:space="preserve"> </w:t>
      </w:r>
    </w:p>
    <w:p w14:paraId="0687755A" w14:textId="0EE13A49" w:rsidR="00307932" w:rsidRDefault="00307932" w:rsidP="00307932">
      <w:r>
        <w:t xml:space="preserve">В рамках данной работы будет нужно выполнить следующие задачи: </w:t>
      </w:r>
    </w:p>
    <w:p w14:paraId="42814185" w14:textId="77777777" w:rsidR="00307932" w:rsidRDefault="00307932" w:rsidP="00307932">
      <w:r>
        <w:t xml:space="preserve">1. Анализ предметной области. </w:t>
      </w:r>
    </w:p>
    <w:p w14:paraId="7735C06D" w14:textId="77777777" w:rsidR="00307932" w:rsidRDefault="00307932" w:rsidP="00307932">
      <w:r>
        <w:t xml:space="preserve">2. Обзор подобных информационных систем. </w:t>
      </w:r>
    </w:p>
    <w:p w14:paraId="539F56AC" w14:textId="77777777" w:rsidR="00307932" w:rsidRDefault="00307932" w:rsidP="00307932">
      <w:r>
        <w:t xml:space="preserve">3. Формулирование функциональных требований к разрабатываемой информационной системе. </w:t>
      </w:r>
    </w:p>
    <w:p w14:paraId="29FDF65E" w14:textId="77777777" w:rsidR="00307932" w:rsidRDefault="00307932" w:rsidP="00307932">
      <w:r>
        <w:lastRenderedPageBreak/>
        <w:t xml:space="preserve">4. Проектирование </w:t>
      </w:r>
      <w:commentRangeStart w:id="87"/>
      <w:r>
        <w:t>программного средства</w:t>
      </w:r>
      <w:commentRangeEnd w:id="87"/>
      <w:r w:rsidR="00604CF7">
        <w:rPr>
          <w:rStyle w:val="aff9"/>
        </w:rPr>
        <w:commentReference w:id="87"/>
      </w:r>
      <w:r>
        <w:t xml:space="preserve">. </w:t>
      </w:r>
    </w:p>
    <w:p w14:paraId="4E08FCC1" w14:textId="1298A14A" w:rsidR="000A648A" w:rsidRDefault="00307932" w:rsidP="00307932">
      <w:r>
        <w:t xml:space="preserve">5. Программное конструирование </w:t>
      </w:r>
      <w:ins w:id="88" w:author="Автор">
        <w:r w:rsidR="007837CD">
          <w:t>программного средства</w:t>
        </w:r>
      </w:ins>
      <w:del w:id="89" w:author="Автор">
        <w:r w:rsidDel="007837CD">
          <w:delText>информационной системы</w:delText>
        </w:r>
      </w:del>
      <w:r>
        <w:t>.</w:t>
      </w:r>
    </w:p>
    <w:p w14:paraId="65A2045D" w14:textId="770B4CDF" w:rsidR="00307932" w:rsidRDefault="00307932" w:rsidP="00307932">
      <w:r>
        <w:t>Первая глава содержит в себе анализ предметной области и постановку задачи.</w:t>
      </w:r>
    </w:p>
    <w:p w14:paraId="436DFF12" w14:textId="70554499" w:rsidR="00307932" w:rsidRDefault="00307932" w:rsidP="00307932">
      <w:commentRangeStart w:id="90"/>
      <w:r>
        <w:t>Вторая глава содержит описание разработанных</w:t>
      </w:r>
      <w:ins w:id="91" w:author="Автор">
        <w:r w:rsidR="0025730E">
          <w:t xml:space="preserve"> структур данных и связей между ними, </w:t>
        </w:r>
      </w:ins>
      <w:del w:id="92" w:author="Автор">
        <w:r w:rsidDel="0025730E">
          <w:delText xml:space="preserve">, задействованных в решении поставленной задачи, </w:delText>
        </w:r>
      </w:del>
      <w:ins w:id="93" w:author="Автор">
        <w:r w:rsidR="0025730E">
          <w:t xml:space="preserve"> </w:t>
        </w:r>
      </w:ins>
      <w:r>
        <w:t>алгоритмов</w:t>
      </w:r>
      <w:ins w:id="94" w:author="Автор">
        <w:r w:rsidR="0025730E">
          <w:t xml:space="preserve"> и архитектуры приложения</w:t>
        </w:r>
      </w:ins>
      <w:r>
        <w:t xml:space="preserve">. </w:t>
      </w:r>
      <w:commentRangeEnd w:id="90"/>
      <w:r w:rsidR="008250E2">
        <w:rPr>
          <w:rStyle w:val="aff9"/>
        </w:rPr>
        <w:commentReference w:id="90"/>
      </w:r>
    </w:p>
    <w:p w14:paraId="24B69E98" w14:textId="77777777" w:rsidR="00307932" w:rsidRDefault="00307932" w:rsidP="00307932">
      <w:r>
        <w:t xml:space="preserve">В третьей главе обосновывается выбор программных средств разработки и языка программирования. Представлены описания модулей созданного программного средства. </w:t>
      </w:r>
    </w:p>
    <w:p w14:paraId="480E6635" w14:textId="77777777" w:rsidR="00307932" w:rsidRDefault="00307932" w:rsidP="00307932">
      <w:r>
        <w:t xml:space="preserve">Четвёртая глава включает в себя результаты тестирования разработанного программного обеспечения. </w:t>
      </w:r>
    </w:p>
    <w:p w14:paraId="5878A714" w14:textId="77777777" w:rsidR="00307932" w:rsidRDefault="00307932" w:rsidP="00307932">
      <w:r>
        <w:t xml:space="preserve">В пятой главе подсчитаны расходы на разработку, а также подсчитана эффективность разрабатываемой системы. Определена маркетинговая ориентация программного продукта. </w:t>
      </w:r>
    </w:p>
    <w:p w14:paraId="0790EDE4" w14:textId="6B73E72D" w:rsidR="00307932" w:rsidRDefault="00307932" w:rsidP="00307932">
      <w:r>
        <w:t>Шестая глава определяет безопасность и экологичность продукта выпускной квалификационной работы. Содержит в себе расчёт искусственного освещения помещений.</w:t>
      </w:r>
    </w:p>
    <w:p w14:paraId="6CE08DD2" w14:textId="5A3C3069" w:rsidR="00CE01FB" w:rsidRPr="00CE01FB" w:rsidRDefault="00CE01FB" w:rsidP="00EF5172">
      <w:pPr>
        <w:pStyle w:val="1"/>
      </w:pPr>
      <w:bookmarkStart w:id="95" w:name="_Toc167623477"/>
      <w:r w:rsidRPr="00CE01FB">
        <w:lastRenderedPageBreak/>
        <w:t xml:space="preserve">1 </w:t>
      </w:r>
      <w:ins w:id="96" w:author="Автор">
        <w:r w:rsidR="00E047A7">
          <w:t>Аналитический</w:t>
        </w:r>
      </w:ins>
      <w:commentRangeStart w:id="97"/>
      <w:del w:id="98" w:author="Автор">
        <w:r w:rsidRPr="00537FC7" w:rsidDel="00E047A7">
          <w:delText>Теоретический</w:delText>
        </w:r>
      </w:del>
      <w:r w:rsidRPr="00CE01FB">
        <w:t xml:space="preserve"> </w:t>
      </w:r>
      <w:ins w:id="99" w:author="Автор">
        <w:r w:rsidR="00E047A7">
          <w:t>обзор</w:t>
        </w:r>
      </w:ins>
      <w:del w:id="100" w:author="Автор">
        <w:r w:rsidRPr="00CE01FB" w:rsidDel="00E047A7">
          <w:delText>раздел</w:delText>
        </w:r>
      </w:del>
      <w:bookmarkEnd w:id="95"/>
      <w:commentRangeEnd w:id="97"/>
      <w:r w:rsidR="00857128">
        <w:rPr>
          <w:rStyle w:val="aff9"/>
          <w:b w:val="0"/>
          <w:bCs w:val="0"/>
        </w:rPr>
        <w:commentReference w:id="97"/>
      </w:r>
    </w:p>
    <w:p w14:paraId="08D0ACB8" w14:textId="09DE3BB4" w:rsidR="00CE01FB" w:rsidRDefault="00CE01FB" w:rsidP="006057F4">
      <w:r w:rsidRPr="00CE01FB">
        <w:t>В данном разделе приведены сведения о решаемой задаче</w:t>
      </w:r>
      <w:r w:rsidR="00760B1C">
        <w:t xml:space="preserve">. </w:t>
      </w:r>
      <w:r w:rsidR="00965B2A">
        <w:t>Описываются функции онлайн-платформы. Производится обзор существующих платформ для решения алгоритмических задач.</w:t>
      </w:r>
    </w:p>
    <w:p w14:paraId="33DEBCE8" w14:textId="477B76D0" w:rsidR="000419F6" w:rsidRDefault="00F061B5" w:rsidP="009E287C">
      <w:pPr>
        <w:pStyle w:val="2"/>
      </w:pPr>
      <w:bookmarkStart w:id="101" w:name="_Toc167623478"/>
      <w:r>
        <w:t xml:space="preserve">1.1 </w:t>
      </w:r>
      <w:r w:rsidR="003937C1">
        <w:t>Обзор предметной области</w:t>
      </w:r>
      <w:bookmarkEnd w:id="101"/>
    </w:p>
    <w:p w14:paraId="67501BB6" w14:textId="60A3FDBB" w:rsidR="000A0457" w:rsidRPr="000A0457" w:rsidRDefault="000A0457" w:rsidP="000A0457">
      <w:pPr>
        <w:rPr>
          <w:rFonts w:eastAsia="Calibri"/>
        </w:rPr>
      </w:pPr>
      <w:r w:rsidRPr="000A0457">
        <w:rPr>
          <w:rFonts w:eastAsia="Calibri"/>
        </w:rPr>
        <w:t>Онлайн-платформы для решения алгоритмических задач стали важным инструментом для разработчиков программного обеспечения, желающих улучшить свои навыки кодирования и алгоритмического мышления. Эти платформы позволяют пользователям решать задачи различной сложности, охватывающие различные аспекты программирования, включая сортировку, поиск, динамическое программирование, структуры данных и математические алгоритмы. Платформы предоставляют доступ к обширной библиотеке задач, часто разделенных по категориям и уровню сложности. Пользователи могут решать задачи на различных языках программирования, что позволяет им тренироваться и развивать навыки на выбранном языке.</w:t>
      </w:r>
    </w:p>
    <w:p w14:paraId="3D2FEB9E" w14:textId="530335AA" w:rsidR="000A0457" w:rsidRPr="000A0457" w:rsidRDefault="000A0457" w:rsidP="000A0457">
      <w:pPr>
        <w:rPr>
          <w:rFonts w:eastAsia="Calibri"/>
        </w:rPr>
      </w:pPr>
      <w:r w:rsidRPr="000A0457">
        <w:rPr>
          <w:rFonts w:eastAsia="Calibri"/>
        </w:rPr>
        <w:t>Решение задач сопровождается мгновенной оценкой решений: результаты могут включать правильность ответа, эффективность решения и рекомендации по улучшению кода. Платформы также предлагают объяснения решений, советы по оптимизации, и обсуждения, где пользователи могут обмениваться идеями и лучшими практиками. Это создает сообщество разработчиков, поддерживающее рост и обучение</w:t>
      </w:r>
      <w:ins w:id="102" w:author="Автор">
        <w:r w:rsidR="00E67D79">
          <w:rPr>
            <w:rFonts w:eastAsia="Calibri"/>
          </w:rPr>
          <w:t xml:space="preserve"> каждого из них</w:t>
        </w:r>
      </w:ins>
      <w:r w:rsidRPr="000A0457">
        <w:rPr>
          <w:rFonts w:eastAsia="Calibri"/>
        </w:rPr>
        <w:t>.</w:t>
      </w:r>
      <w:r>
        <w:rPr>
          <w:rFonts w:eastAsia="Calibri"/>
        </w:rPr>
        <w:t xml:space="preserve"> </w:t>
      </w:r>
      <w:r w:rsidRPr="000A0457">
        <w:rPr>
          <w:rFonts w:eastAsia="Calibri"/>
        </w:rPr>
        <w:t xml:space="preserve">Некоторые платформы предлагают систему очков, рейтингов и достижений, стимулирующих пользователей к участию в решении все более сложных задач. </w:t>
      </w:r>
    </w:p>
    <w:p w14:paraId="507D29D7" w14:textId="1AF86827" w:rsidR="007315D4" w:rsidRDefault="000A0457" w:rsidP="000A0457">
      <w:pPr>
        <w:rPr>
          <w:rFonts w:eastAsia="Calibri"/>
        </w:rPr>
      </w:pPr>
      <w:r w:rsidRPr="000A0457">
        <w:rPr>
          <w:rFonts w:eastAsia="Calibri"/>
        </w:rPr>
        <w:t xml:space="preserve">Таким образом, онлайн-платформы для решения алгоритмических задач представляют собой ценные ресурсы для тех, кто стремится улучшить свои навыки программирования, подготовиться к собеседованиям в крупных </w:t>
      </w:r>
      <w:r w:rsidRPr="000A0457">
        <w:rPr>
          <w:rFonts w:eastAsia="Calibri"/>
        </w:rPr>
        <w:lastRenderedPageBreak/>
        <w:t>компаниях и оставаться в курсе новейших тенденций и методов в области разработки программного обеспечения.</w:t>
      </w:r>
    </w:p>
    <w:p w14:paraId="47A0D01F" w14:textId="47421344" w:rsidR="00C52A0B" w:rsidRDefault="000A0457" w:rsidP="00BB45B9">
      <w:pPr>
        <w:pStyle w:val="2"/>
      </w:pPr>
      <w:bookmarkStart w:id="103" w:name="_Toc167623479"/>
      <w:r>
        <w:t>1.</w:t>
      </w:r>
      <w:r w:rsidRPr="000A0457">
        <w:t>2</w:t>
      </w:r>
      <w:r>
        <w:t xml:space="preserve"> Аналитический обзор </w:t>
      </w:r>
      <w:r w:rsidR="00710FFC">
        <w:t xml:space="preserve">механизма </w:t>
      </w:r>
      <w:r>
        <w:t>автоматизированной проверки решений</w:t>
      </w:r>
      <w:bookmarkEnd w:id="103"/>
    </w:p>
    <w:p w14:paraId="30E26111" w14:textId="4F708A6E" w:rsidR="00C52A0B" w:rsidRDefault="00C52A0B" w:rsidP="00C52A0B">
      <w:r>
        <w:t>Автоматизированная проверка решений на онлайн-платформах для решения алгоритмических задач заключается в</w:t>
      </w:r>
      <w:ins w:id="104" w:author="Автор">
        <w:r w:rsidR="00616B53">
          <w:t xml:space="preserve"> </w:t>
        </w:r>
      </w:ins>
      <w:del w:id="105" w:author="Автор">
        <w:r w:rsidDel="00616B53">
          <w:delText xml:space="preserve"> </w:delText>
        </w:r>
        <w:commentRangeStart w:id="106"/>
        <w:r w:rsidDel="00616B53">
          <w:delText>прогоне</w:delText>
        </w:r>
      </w:del>
      <w:commentRangeEnd w:id="106"/>
      <w:r w:rsidR="009A5635">
        <w:rPr>
          <w:rStyle w:val="aff9"/>
        </w:rPr>
        <w:commentReference w:id="106"/>
      </w:r>
      <w:ins w:id="107" w:author="Автор">
        <w:r w:rsidR="00616B53">
          <w:t>тестировании</w:t>
        </w:r>
        <w:r w:rsidR="00616B53" w:rsidRPr="00616B53">
          <w:rPr>
            <w:rPrChange w:id="108" w:author="Автор">
              <w:rPr>
                <w:lang w:val="en-US"/>
              </w:rPr>
            </w:rPrChange>
          </w:rPr>
          <w:t xml:space="preserve"> </w:t>
        </w:r>
      </w:ins>
      <w:del w:id="109" w:author="Автор">
        <w:r w:rsidDel="00616B53">
          <w:delText xml:space="preserve"> </w:delText>
        </w:r>
      </w:del>
      <w:r>
        <w:t>каждого отправленного решения по заранее установленному набору автоматизированных тестов. Эти тесты охватывают различные аспекты задачи, включая простые и сложные входные данные, чтобы убедиться, что решение работает корректно и эффективно во всех случаях. Авто-тесты также проверяют, чтобы решение не только выдавал правильный ответ, но и соблюдало ограничения по времени и памяти, заданные в условиях задачи.</w:t>
      </w:r>
    </w:p>
    <w:p w14:paraId="1816C54E" w14:textId="6FBD9EDC" w:rsidR="00C52A0B" w:rsidRDefault="00C52A0B" w:rsidP="00C52A0B">
      <w:r>
        <w:t>Такой подход к проверке позволяет мгновенно и объективно оценить код пользователя</w:t>
      </w:r>
      <w:del w:id="110" w:author="Автор">
        <w:r w:rsidDel="005F4553">
          <w:delText xml:space="preserve">, </w:delText>
        </w:r>
        <w:commentRangeStart w:id="111"/>
        <w:r w:rsidDel="005F4553">
          <w:delText>обеспечивая его точность и производительность</w:delText>
        </w:r>
        <w:commentRangeEnd w:id="111"/>
        <w:r w:rsidR="00DE632E" w:rsidDel="005F4553">
          <w:rPr>
            <w:rStyle w:val="aff9"/>
          </w:rPr>
          <w:commentReference w:id="111"/>
        </w:r>
      </w:del>
      <w:r>
        <w:t xml:space="preserve">. </w:t>
      </w:r>
      <w:commentRangeStart w:id="112"/>
      <w:del w:id="113" w:author="Автор">
        <w:r w:rsidDel="009B68CC">
          <w:delText xml:space="preserve">Прогон </w:delText>
        </w:r>
      </w:del>
      <w:commentRangeEnd w:id="112"/>
      <w:r w:rsidR="00234B06">
        <w:rPr>
          <w:rStyle w:val="aff9"/>
        </w:rPr>
        <w:commentReference w:id="112"/>
      </w:r>
      <w:del w:id="114" w:author="Автор">
        <w:r w:rsidDel="009B68CC">
          <w:delText>по</w:delText>
        </w:r>
      </w:del>
      <w:r>
        <w:t xml:space="preserve"> </w:t>
      </w:r>
      <w:ins w:id="115" w:author="Автор">
        <w:r w:rsidR="009B68CC">
          <w:t>Авто-тестирование</w:t>
        </w:r>
      </w:ins>
      <w:del w:id="116" w:author="Автор">
        <w:r w:rsidDel="009B68CC">
          <w:delText>авто-тестам</w:delText>
        </w:r>
      </w:del>
      <w:r>
        <w:t xml:space="preserve"> также выявляет граничные случаи, которые могут быть неочевидными для разработчика, и помогает избежать ошибок, которые могли бы возникнуть в условиях реальной среды. Если решение пользователя не проходит один или несколько тестов, платформа возвращает соответствующее сообщение о сбое и, в некоторых случаях, предоставляет подсказки или указания о том, что именно пошло не так.</w:t>
      </w:r>
    </w:p>
    <w:p w14:paraId="46C053CB" w14:textId="714AA194" w:rsidR="000A0457" w:rsidRDefault="00C52A0B" w:rsidP="00C52A0B">
      <w:r>
        <w:t>Автоматизированная проверка с прогоном по набору авто-тестов также дает возможность платформам обеспечивать конкурентную и справедливую среду для всех пользователей, гарантируя, что все решения проверяются по одинаковым критериям и стандартам. Это способствует развитию навыков программирования, улучшению качества кода и повышению уровня компетенции пользователей.</w:t>
      </w:r>
    </w:p>
    <w:p w14:paraId="5725B0D0" w14:textId="4B72AD7C" w:rsidR="00C52A0B" w:rsidRDefault="00C52A0B" w:rsidP="00BB45B9">
      <w:pPr>
        <w:pStyle w:val="2"/>
      </w:pPr>
      <w:bookmarkStart w:id="117" w:name="_Toc167623480"/>
      <w:r>
        <w:lastRenderedPageBreak/>
        <w:t xml:space="preserve">1.3 Аналитический обзор </w:t>
      </w:r>
      <w:r w:rsidR="002546A1">
        <w:t>механизма изолированного запуска программ</w:t>
      </w:r>
      <w:bookmarkEnd w:id="117"/>
    </w:p>
    <w:p w14:paraId="25128B09" w14:textId="7EDB9429" w:rsidR="003E23A0" w:rsidRDefault="003E23A0" w:rsidP="003E23A0">
      <w:del w:id="118" w:author="Автор">
        <w:r w:rsidDel="00027E0C">
          <w:delText xml:space="preserve">Безопасность платформы </w:delText>
        </w:r>
        <w:commentRangeStart w:id="119"/>
        <w:r w:rsidDel="00027E0C">
          <w:delText>является важной темой</w:delText>
        </w:r>
        <w:commentRangeEnd w:id="119"/>
        <w:r w:rsidR="008723EE" w:rsidDel="00027E0C">
          <w:rPr>
            <w:rStyle w:val="aff9"/>
          </w:rPr>
          <w:commentReference w:id="119"/>
        </w:r>
        <w:r w:rsidDel="00027E0C">
          <w:delText>, поскольку запуск пользовательского кода небезопасен на хост-системе.</w:delText>
        </w:r>
      </w:del>
      <w:ins w:id="120" w:author="Автор">
        <w:r w:rsidR="00027E0C">
          <w:t>Тема безопасности на платформах, где запускается пользовательский код, является особенно</w:t>
        </w:r>
      </w:ins>
      <w:r>
        <w:t xml:space="preserve"> </w:t>
      </w:r>
      <w:ins w:id="121" w:author="Автор">
        <w:r w:rsidR="00027E0C">
          <w:t xml:space="preserve">актуальной. </w:t>
        </w:r>
      </w:ins>
      <w:del w:id="122" w:author="Автор">
        <w:r w:rsidDel="00027E0C">
          <w:delText xml:space="preserve">Это </w:delText>
        </w:r>
      </w:del>
      <w:ins w:id="123" w:author="Автор">
        <w:r w:rsidR="00027E0C">
          <w:t xml:space="preserve">Запуск пользовательского кода </w:t>
        </w:r>
      </w:ins>
      <w:r>
        <w:t xml:space="preserve">создает потенциальные риски, включая возможность выполнения вредоносного кода и несанкционированного доступа к данным или ресурсам системы. Решением данной проблемы является применение контейнеров приложений. </w:t>
      </w:r>
      <w:proofErr w:type="spellStart"/>
      <w:proofErr w:type="gramStart"/>
      <w:r>
        <w:t>Docker</w:t>
      </w:r>
      <w:proofErr w:type="spellEnd"/>
      <w:r w:rsidR="00887713" w:rsidRPr="00887713">
        <w:t>[</w:t>
      </w:r>
      <w:proofErr w:type="gramEnd"/>
      <w:r w:rsidR="00887713" w:rsidRPr="00887713">
        <w:t>1]</w:t>
      </w:r>
      <w:r>
        <w:t xml:space="preserve"> — это платформа для контейнеризации, которая позволяет создавать, развертывать и управлять приложениями в изолированных средах, называемых контейнерами. Контейнер — это легковесный, автономный пакет, содержащий все необходимое для запуска приложения, включая код, библиотеки, зависимости и конфигурации.</w:t>
      </w:r>
    </w:p>
    <w:p w14:paraId="0AF139BF" w14:textId="6DB6A9CF" w:rsidR="003E23A0" w:rsidRDefault="003E23A0" w:rsidP="003E23A0">
      <w:r>
        <w:t xml:space="preserve">Контейнеры предоставляют возможность развертывать приложения в согласованной и предсказуемой среде, независимо от того, где они запускаются — на локальной машине, в облаке или на других серверах. Возможности контейнеров включают изоляцию процессов, файловой системы и сетевых интерфейсов, что позволяет им работать в среде, отделенной от хост-системы и других контейнеров. </w:t>
      </w:r>
    </w:p>
    <w:p w14:paraId="5019C37E" w14:textId="17C5D1A7" w:rsidR="003E23A0" w:rsidRDefault="003E23A0" w:rsidP="003E23A0">
      <w:r>
        <w:t>Использование контейнеров для изоляции автоматизированной проверки на онлайн-платформах алгоритмических задач может существенно улучшить безопасность и стабильность платформы. Контейнеры позволяют запускать каждое решение пользователя в отдельной изолированной среде, тем самым ограничивая возможные взаимодействия между кодом пользователя и основной инфраструктурой платформы. Это предотвращает потенциальные атаки, такие как доступ к системным файлам хост-системы или запуск вредоносного кода.</w:t>
      </w:r>
    </w:p>
    <w:p w14:paraId="12115D89" w14:textId="77777777" w:rsidR="003E23A0" w:rsidRDefault="003E23A0" w:rsidP="003E23A0">
      <w:r>
        <w:t xml:space="preserve">Контейнеры также позволяют контролировать ресурсы, такие как процессорное время и память, которые доступны для каждого контейнера. Это обеспечивает справедливые условия для всех пользователей и предотвращает </w:t>
      </w:r>
      <w:r>
        <w:lastRenderedPageBreak/>
        <w:t>злоупотребление ресурсами. Изолированная среда контейнера также позволяет платформе применять ограничения безопасности, такие как запрет на определенные системные вызовы, что дополнительно снижает риск вредоносных действий.</w:t>
      </w:r>
    </w:p>
    <w:p w14:paraId="647C0EDE" w14:textId="4D2F48C7" w:rsidR="003E23A0" w:rsidRPr="003E23A0" w:rsidRDefault="003E23A0" w:rsidP="003E23A0">
      <w:r>
        <w:t>В целом, использование контейнеров для изоляции автоматизированной проверки на онлайн-платформах алгоритмических задач повышает безопасность и надежность платформы, обеспечивая при этом справедливую и предсказуемую среду для всех пользователей. Это способствует защите данных и ресурсов платформы, а также улучшает опыт работы пользователей.</w:t>
      </w:r>
    </w:p>
    <w:p w14:paraId="10A30211" w14:textId="4F315397" w:rsidR="00B673A1" w:rsidRDefault="00442FFF" w:rsidP="00BB45B9">
      <w:pPr>
        <w:pStyle w:val="2"/>
      </w:pPr>
      <w:bookmarkStart w:id="124" w:name="_Toc167623481"/>
      <w:r>
        <w:t>1.</w:t>
      </w:r>
      <w:r w:rsidR="00FC762F">
        <w:t>4</w:t>
      </w:r>
      <w:r>
        <w:t xml:space="preserve"> </w:t>
      </w:r>
      <w:r w:rsidR="00FC762F">
        <w:t>Обзор существующих решений в области обучающих веб-сервисов с возможностью автоматической проверки решений задач</w:t>
      </w:r>
      <w:bookmarkEnd w:id="124"/>
    </w:p>
    <w:p w14:paraId="5892FEE5" w14:textId="79D9DB15" w:rsidR="00B673A1" w:rsidRPr="00E67107" w:rsidRDefault="00B673A1" w:rsidP="00B673A1">
      <w:r>
        <w:t>На сегодняшний день существует множество онлайн-платформ для решения алгоритмических задач и проверки знаний в области программирования. Одной из самых известных и популярных платформ на международном уровне является «</w:t>
      </w:r>
      <w:proofErr w:type="spellStart"/>
      <w:del w:id="125" w:author="Автор">
        <w:r w:rsidDel="007128BB">
          <w:delText>Leetcode</w:delText>
        </w:r>
      </w:del>
      <w:ins w:id="126" w:author="Автор">
        <w:r w:rsidR="007128BB">
          <w:t>Leet</w:t>
        </w:r>
        <w:proofErr w:type="spellEnd"/>
        <w:r w:rsidR="007128BB">
          <w:rPr>
            <w:lang w:val="en-US"/>
          </w:rPr>
          <w:t>C</w:t>
        </w:r>
        <w:proofErr w:type="spellStart"/>
        <w:r w:rsidR="007128BB">
          <w:t>ode</w:t>
        </w:r>
      </w:ins>
      <w:proofErr w:type="spellEnd"/>
      <w:r>
        <w:t>»</w:t>
      </w:r>
      <w:ins w:id="127" w:author="Автор">
        <w:r w:rsidR="00E21F32">
          <w:t xml:space="preserve"> </w:t>
        </w:r>
      </w:ins>
      <w:r w:rsidR="00887713" w:rsidRPr="00887713">
        <w:t>[2]</w:t>
      </w:r>
      <w:r>
        <w:t xml:space="preserve">, а в </w:t>
      </w:r>
      <w:del w:id="128" w:author="Автор">
        <w:r w:rsidDel="00DD6096">
          <w:delText>р</w:delText>
        </w:r>
      </w:del>
      <w:ins w:id="129" w:author="Автор">
        <w:r w:rsidR="00DD6096">
          <w:t>Р</w:t>
        </w:r>
      </w:ins>
      <w:r>
        <w:t>осси</w:t>
      </w:r>
      <w:ins w:id="130" w:author="Автор">
        <w:r w:rsidR="00B1129C">
          <w:t xml:space="preserve">и </w:t>
        </w:r>
        <w:del w:id="131" w:author="Автор">
          <w:r w:rsidR="00B1129C" w:rsidDel="00891BE3">
            <w:delText>и других странах СНГ</w:delText>
          </w:r>
          <w:r w:rsidR="0040039D" w:rsidDel="00B1129C">
            <w:delText>йской Федерации</w:delText>
          </w:r>
          <w:r w:rsidR="00DD6096" w:rsidDel="0040039D">
            <w:delText>и</w:delText>
          </w:r>
          <w:r w:rsidR="00DD6096" w:rsidDel="00891BE3">
            <w:delText xml:space="preserve"> </w:delText>
          </w:r>
        </w:del>
      </w:ins>
      <w:del w:id="132" w:author="Автор">
        <w:r w:rsidDel="00DD6096">
          <w:delText>йском</w:delText>
        </w:r>
        <w:r w:rsidDel="007E1E1C">
          <w:delText xml:space="preserve"> </w:delText>
        </w:r>
        <w:commentRangeStart w:id="133"/>
        <w:r w:rsidDel="007E1E1C">
          <w:delText xml:space="preserve">сегменте </w:delText>
        </w:r>
        <w:commentRangeEnd w:id="133"/>
        <w:r w:rsidR="004731CF" w:rsidDel="007E1E1C">
          <w:rPr>
            <w:rStyle w:val="aff9"/>
          </w:rPr>
          <w:commentReference w:id="133"/>
        </w:r>
      </w:del>
      <w:r>
        <w:t>— «</w:t>
      </w:r>
      <w:proofErr w:type="spellStart"/>
      <w:r>
        <w:t>Информатикс</w:t>
      </w:r>
      <w:proofErr w:type="spellEnd"/>
      <w:r>
        <w:t>»</w:t>
      </w:r>
      <w:ins w:id="134" w:author="Автор">
        <w:r w:rsidR="00E21F32">
          <w:t xml:space="preserve"> </w:t>
        </w:r>
      </w:ins>
      <w:r w:rsidR="00887713" w:rsidRPr="00887713">
        <w:t>[3]</w:t>
      </w:r>
      <w:r>
        <w:t>.</w:t>
      </w:r>
    </w:p>
    <w:p w14:paraId="6399820E" w14:textId="2A6A240C" w:rsidR="00B673A1" w:rsidRDefault="00B673A1" w:rsidP="00B673A1">
      <w:r>
        <w:t>Эти две платформы значительно отличаются по своим подходам и целевым аудиториям. «</w:t>
      </w:r>
      <w:proofErr w:type="spellStart"/>
      <w:r>
        <w:t>Информатикс</w:t>
      </w:r>
      <w:proofErr w:type="spellEnd"/>
      <w:r>
        <w:t>» сосредоточена на дистанционном обучении в области информатики и предлагает разнообразные курсы, задачи и тесты для школьников и студентов, а также для учителей. Эта платформа ориентирована на обучение и развитие студентов, позволяя преподавателям контролировать и отслеживать результаты учащихся.</w:t>
      </w:r>
    </w:p>
    <w:p w14:paraId="32D1BC32" w14:textId="3E8C7B25" w:rsidR="00932911" w:rsidRDefault="00312072" w:rsidP="00B673A1">
      <w:r w:rsidRPr="00312072">
        <w:t>В отличие от «</w:t>
      </w:r>
      <w:proofErr w:type="spellStart"/>
      <w:r w:rsidRPr="00312072">
        <w:t>Информатикс</w:t>
      </w:r>
      <w:proofErr w:type="spellEnd"/>
      <w:r w:rsidRPr="00312072">
        <w:t>», «</w:t>
      </w:r>
      <w:proofErr w:type="spellStart"/>
      <w:del w:id="135" w:author="Автор">
        <w:r w:rsidRPr="00312072" w:rsidDel="00CF56ED">
          <w:delText>Leetcode</w:delText>
        </w:r>
      </w:del>
      <w:ins w:id="136" w:author="Автор">
        <w:r w:rsidR="00CF56ED" w:rsidRPr="00312072">
          <w:t>Leet</w:t>
        </w:r>
        <w:proofErr w:type="spellEnd"/>
        <w:r w:rsidR="00CF56ED">
          <w:rPr>
            <w:lang w:val="en-US"/>
          </w:rPr>
          <w:t>C</w:t>
        </w:r>
        <w:proofErr w:type="spellStart"/>
        <w:r w:rsidR="00CF56ED" w:rsidRPr="00312072">
          <w:t>ode</w:t>
        </w:r>
      </w:ins>
      <w:proofErr w:type="spellEnd"/>
      <w:r w:rsidRPr="00312072">
        <w:t>» поддерживает большее количество языков программирования, что делает платформу более доступной для различных категорий программистов. В то же время сложность задач является более высокой, что увеличивает порог входа и уменьшает возможности решения слабо подготовленным студентам. Также отмечается формат задач: в частности, на платформе «</w:t>
      </w:r>
      <w:proofErr w:type="spellStart"/>
      <w:r w:rsidRPr="00312072">
        <w:t>Информатикс</w:t>
      </w:r>
      <w:proofErr w:type="spellEnd"/>
      <w:r w:rsidRPr="00312072">
        <w:t xml:space="preserve">» менее обширное </w:t>
      </w:r>
      <w:r w:rsidRPr="00312072">
        <w:lastRenderedPageBreak/>
        <w:t>описание, нет статистики, задачи не делятся по тегам, напротив, в пользу данной платформы говорит наличие сопутствующих теоретических материалов в помощь студентам.</w:t>
      </w:r>
      <w:r>
        <w:t xml:space="preserve"> </w:t>
      </w:r>
    </w:p>
    <w:p w14:paraId="26A44C80" w14:textId="7640D149" w:rsidR="00B673A1" w:rsidRDefault="00B673A1" w:rsidP="00B673A1">
      <w:r>
        <w:t>Важным преимуществом «</w:t>
      </w:r>
      <w:proofErr w:type="spellStart"/>
      <w:del w:id="137" w:author="Автор">
        <w:r w:rsidDel="00E905F0">
          <w:delText>Leetcode</w:delText>
        </w:r>
      </w:del>
      <w:ins w:id="138" w:author="Автор">
        <w:r w:rsidR="00E905F0">
          <w:t>Leet</w:t>
        </w:r>
        <w:proofErr w:type="spellEnd"/>
        <w:r w:rsidR="00E905F0">
          <w:rPr>
            <w:lang w:val="en-US"/>
          </w:rPr>
          <w:t>C</w:t>
        </w:r>
        <w:proofErr w:type="spellStart"/>
        <w:r w:rsidR="00E905F0">
          <w:t>ode</w:t>
        </w:r>
      </w:ins>
      <w:proofErr w:type="spellEnd"/>
      <w:r>
        <w:t>» является наличие встроенного редактора с подсветкой синтаксиса и возможностью тестирования программы на предоставленных данных, что облегчает процесс отладки и проверки кода. В отличие от этого, «</w:t>
      </w:r>
      <w:proofErr w:type="spellStart"/>
      <w:r>
        <w:t>Информатикс</w:t>
      </w:r>
      <w:proofErr w:type="spellEnd"/>
      <w:r>
        <w:t>» предоставляет лишь кнопку для загрузки файла, что вынуждает пользователя писать и отлаживать код локально.</w:t>
      </w:r>
    </w:p>
    <w:p w14:paraId="406208F2" w14:textId="552E9AEA" w:rsidR="0046158D" w:rsidRDefault="000F6F25" w:rsidP="0046158D">
      <w:r w:rsidRPr="000F6F25">
        <w:t>Также стоит упомянуть платформу «</w:t>
      </w:r>
      <w:proofErr w:type="spellStart"/>
      <w:r w:rsidRPr="000F6F25">
        <w:t>Codewars</w:t>
      </w:r>
      <w:proofErr w:type="spellEnd"/>
      <w:r w:rsidRPr="000F6F25">
        <w:t>»</w:t>
      </w:r>
      <w:ins w:id="139" w:author="Автор">
        <w:r w:rsidR="0058176A">
          <w:t xml:space="preserve"> </w:t>
        </w:r>
      </w:ins>
      <w:r w:rsidR="00887713" w:rsidRPr="00887713">
        <w:t>[4]</w:t>
      </w:r>
      <w:r w:rsidRPr="000F6F25">
        <w:t>, которая предлагает задачи для программистов всех уровней, позволяя участникам повышать свои навыки посредством обучения через решение задач, созданных сообществом. Подобно «</w:t>
      </w:r>
      <w:proofErr w:type="spellStart"/>
      <w:del w:id="140" w:author="Автор">
        <w:r w:rsidRPr="000F6F25" w:rsidDel="00A345A8">
          <w:delText>Leetcode</w:delText>
        </w:r>
      </w:del>
      <w:ins w:id="141" w:author="Автор">
        <w:r w:rsidR="00A345A8" w:rsidRPr="000F6F25">
          <w:t>Leet</w:t>
        </w:r>
        <w:proofErr w:type="spellEnd"/>
        <w:r w:rsidR="00A345A8">
          <w:rPr>
            <w:lang w:val="en-US"/>
          </w:rPr>
          <w:t>C</w:t>
        </w:r>
        <w:proofErr w:type="spellStart"/>
        <w:r w:rsidR="00A345A8" w:rsidRPr="000F6F25">
          <w:t>ode</w:t>
        </w:r>
      </w:ins>
      <w:proofErr w:type="spellEnd"/>
      <w:r w:rsidRPr="000F6F25">
        <w:t>», «</w:t>
      </w:r>
      <w:proofErr w:type="spellStart"/>
      <w:r w:rsidRPr="000F6F25">
        <w:t>Codewars</w:t>
      </w:r>
      <w:proofErr w:type="spellEnd"/>
      <w:r w:rsidRPr="000F6F25">
        <w:t>» поддерживает различные языки программирования и позволяет пользователям сравнивать свои решения с решениями других участников, что способствует улучшению своих навыков. Более того, «</w:t>
      </w:r>
      <w:proofErr w:type="spellStart"/>
      <w:r w:rsidRPr="000F6F25">
        <w:t>Codewars</w:t>
      </w:r>
      <w:proofErr w:type="spellEnd"/>
      <w:r w:rsidRPr="000F6F25">
        <w:t>» предоставляет возможность создавать свои собственные задачи, что привлекает более опытных программистов и дает возможность сообществу активно участвовать в создании новых задач для платформы.</w:t>
      </w:r>
      <w:r w:rsidR="0046158D">
        <w:t xml:space="preserve"> </w:t>
      </w:r>
    </w:p>
    <w:p w14:paraId="2C044537" w14:textId="2963B9A3" w:rsidR="0046158D" w:rsidRDefault="0046158D" w:rsidP="0046158D">
      <w:r>
        <w:t>С точки зрения пользовательского интерфейса, «</w:t>
      </w:r>
      <w:proofErr w:type="spellStart"/>
      <w:r>
        <w:t>Информатикс</w:t>
      </w:r>
      <w:proofErr w:type="spellEnd"/>
      <w:r>
        <w:t>» не дотягивает до современных стандартов, так как его дизайн устарел, а главная страница переполнена информацией, затрудняющей навигацию. Поиск задач также затруднен, поскольку они обозначены номерами, которые часто известны только преподавателям.</w:t>
      </w:r>
      <w:r w:rsidR="00432AB5">
        <w:t xml:space="preserve"> </w:t>
      </w:r>
      <w:r w:rsidR="00D509DC">
        <w:t>Интерфейс страницы задачи представлен на рисунке 1.1.</w:t>
      </w:r>
    </w:p>
    <w:p w14:paraId="2A3D2D6E" w14:textId="4949CD9B" w:rsidR="0046158D" w:rsidRDefault="0046158D" w:rsidP="0046158D">
      <w:r>
        <w:t>В отличие от него, «</w:t>
      </w:r>
      <w:proofErr w:type="spellStart"/>
      <w:del w:id="142" w:author="Автор">
        <w:r w:rsidDel="00E01361">
          <w:delText>Leetcode</w:delText>
        </w:r>
      </w:del>
      <w:ins w:id="143" w:author="Автор">
        <w:r w:rsidR="00E01361">
          <w:t>Leet</w:t>
        </w:r>
        <w:proofErr w:type="spellEnd"/>
        <w:r w:rsidR="00E01361">
          <w:rPr>
            <w:lang w:val="en-US"/>
          </w:rPr>
          <w:t>C</w:t>
        </w:r>
        <w:proofErr w:type="spellStart"/>
        <w:r w:rsidR="00E01361">
          <w:t>ode</w:t>
        </w:r>
      </w:ins>
      <w:proofErr w:type="spellEnd"/>
      <w:r>
        <w:t>» предлагает современный дизайн и тщательно продуманный список задач с различными возможностями сортировки, тегирования и поиска по темам. Это упрощает пользователям поиск необходимых задач и улучшает общее взаимодействие с платформой.</w:t>
      </w:r>
      <w:r w:rsidR="00432AB5">
        <w:t xml:space="preserve"> </w:t>
      </w:r>
      <w:r w:rsidR="00D509DC">
        <w:t>Интерфейс страницы задачи представлен на рисунке 1.2.</w:t>
      </w:r>
      <w:r w:rsidR="00A11277">
        <w:t xml:space="preserve"> </w:t>
      </w:r>
    </w:p>
    <w:p w14:paraId="1E4E999B" w14:textId="77777777" w:rsidR="00DD15BE" w:rsidRDefault="00DD15BE" w:rsidP="00DD15BE">
      <w:pPr>
        <w:pStyle w:val="afa"/>
      </w:pPr>
      <w:r w:rsidRPr="00955C8B">
        <w:lastRenderedPageBreak/>
        <w:drawing>
          <wp:inline distT="0" distB="0" distL="0" distR="0" wp14:anchorId="4AD3F3DB" wp14:editId="403F0355">
            <wp:extent cx="4891177" cy="3347228"/>
            <wp:effectExtent l="0" t="0" r="508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3578" cy="33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9C5E" w14:textId="4610B1A4" w:rsidR="00DD15BE" w:rsidRPr="00DD15BE" w:rsidRDefault="00DD15BE" w:rsidP="00DD15BE">
      <w:pPr>
        <w:pStyle w:val="afb"/>
        <w:rPr>
          <w:rFonts w:eastAsia="Calibri"/>
        </w:rPr>
      </w:pPr>
      <w:r>
        <w:t xml:space="preserve">Рисунок 1.1 </w:t>
      </w:r>
      <w:r>
        <w:rPr>
          <w:rFonts w:eastAsia="Calibri"/>
        </w:rPr>
        <w:t>– Платформа «</w:t>
      </w:r>
      <w:proofErr w:type="spellStart"/>
      <w:r>
        <w:rPr>
          <w:rFonts w:eastAsia="Calibri"/>
        </w:rPr>
        <w:t>Информатикс</w:t>
      </w:r>
      <w:proofErr w:type="spellEnd"/>
      <w:r>
        <w:rPr>
          <w:rFonts w:eastAsia="Calibri"/>
        </w:rPr>
        <w:t>»</w:t>
      </w:r>
    </w:p>
    <w:p w14:paraId="23461609" w14:textId="77777777" w:rsidR="00DD15BE" w:rsidRDefault="00DD15BE" w:rsidP="00DD15BE">
      <w:pPr>
        <w:pStyle w:val="afa"/>
      </w:pPr>
      <w:r w:rsidRPr="00955C8B">
        <w:drawing>
          <wp:inline distT="0" distB="0" distL="0" distR="0" wp14:anchorId="5F56D2CC" wp14:editId="20E1D39F">
            <wp:extent cx="5111767" cy="3485072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7144" cy="349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7E2E" w14:textId="53CF069B" w:rsidR="00DD15BE" w:rsidRPr="00E02C57" w:rsidRDefault="00DD15BE" w:rsidP="00E02C57">
      <w:pPr>
        <w:pStyle w:val="afb"/>
        <w:rPr>
          <w:rFonts w:eastAsia="Calibri"/>
        </w:rPr>
      </w:pPr>
      <w:r>
        <w:t xml:space="preserve">Рисунок 1.2 </w:t>
      </w:r>
      <w:r>
        <w:rPr>
          <w:rFonts w:eastAsia="Calibri"/>
        </w:rPr>
        <w:t>– Платформа «</w:t>
      </w:r>
      <w:proofErr w:type="spellStart"/>
      <w:r>
        <w:rPr>
          <w:rFonts w:eastAsia="Calibri"/>
          <w:lang w:val="en-US"/>
        </w:rPr>
        <w:t>LeetCode</w:t>
      </w:r>
      <w:proofErr w:type="spellEnd"/>
      <w:r>
        <w:rPr>
          <w:rFonts w:eastAsia="Calibri"/>
        </w:rPr>
        <w:t>»</w:t>
      </w:r>
    </w:p>
    <w:p w14:paraId="2C8F4DCF" w14:textId="4F786E54" w:rsidR="00432AB5" w:rsidRPr="0046158D" w:rsidRDefault="00432AB5" w:rsidP="0046158D">
      <w:r w:rsidRPr="00432AB5">
        <w:t>«</w:t>
      </w:r>
      <w:proofErr w:type="spellStart"/>
      <w:r w:rsidRPr="00432AB5">
        <w:t>Codewars</w:t>
      </w:r>
      <w:proofErr w:type="spellEnd"/>
      <w:r w:rsidRPr="00432AB5">
        <w:t xml:space="preserve">» также отличается удобным пользовательским интерфейсом, ориентированным на задачи для программистов всех уровней. Платформа предоставляет возможность поиска задач по разным уровням сложности, языкам программирования и темам. Кроме того, интерфейс предоставляет </w:t>
      </w:r>
      <w:r w:rsidRPr="00432AB5">
        <w:lastRenderedPageBreak/>
        <w:t>возможность взаимодействия с сообществом путем обсуждения задач и решений, что повышает качество обучения и способствует обмену знаниями между участниками.</w:t>
      </w:r>
      <w:r w:rsidR="00D509DC">
        <w:t xml:space="preserve"> Интерфейс страницы задачи представлен на рисунке 1.3.</w:t>
      </w:r>
    </w:p>
    <w:p w14:paraId="786F919D" w14:textId="4DF17538" w:rsidR="00627D0B" w:rsidRDefault="00320EF7" w:rsidP="00320EF7">
      <w:pPr>
        <w:pStyle w:val="afa"/>
        <w:rPr>
          <w:rFonts w:eastAsia="Calibri"/>
        </w:rPr>
      </w:pPr>
      <w:r w:rsidRPr="00320EF7">
        <w:drawing>
          <wp:inline distT="0" distB="0" distL="0" distR="0" wp14:anchorId="432AC7E0" wp14:editId="187A94A2">
            <wp:extent cx="5249915" cy="3597216"/>
            <wp:effectExtent l="0" t="0" r="825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462" cy="360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8DBE" w14:textId="7EF20B0F" w:rsidR="00955C8B" w:rsidRDefault="00627D0B" w:rsidP="005B33A5">
      <w:pPr>
        <w:pStyle w:val="afb"/>
        <w:rPr>
          <w:rFonts w:eastAsia="Calibri"/>
        </w:rPr>
      </w:pPr>
      <w:r>
        <w:t>Рисунок 1.</w:t>
      </w:r>
      <w:r w:rsidR="00432AB5">
        <w:t>3</w:t>
      </w:r>
      <w:r>
        <w:t xml:space="preserve"> </w:t>
      </w:r>
      <w:r>
        <w:rPr>
          <w:rFonts w:eastAsia="Calibri"/>
        </w:rPr>
        <w:t>– Платформа «</w:t>
      </w:r>
      <w:proofErr w:type="spellStart"/>
      <w:r>
        <w:rPr>
          <w:rFonts w:eastAsia="Calibri"/>
          <w:lang w:val="en-US"/>
        </w:rPr>
        <w:t>CodeWars</w:t>
      </w:r>
      <w:proofErr w:type="spellEnd"/>
      <w:r>
        <w:rPr>
          <w:rFonts w:eastAsia="Calibri"/>
        </w:rPr>
        <w:t>»</w:t>
      </w:r>
    </w:p>
    <w:p w14:paraId="4BBB70B5" w14:textId="2C5A3065" w:rsidR="00C7049C" w:rsidRPr="00C7049C" w:rsidRDefault="00251E71" w:rsidP="00C7049C">
      <w:pPr>
        <w:rPr>
          <w:rFonts w:eastAsia="Calibri"/>
        </w:rPr>
      </w:pPr>
      <w:ins w:id="144" w:author="Автор">
        <w:r>
          <w:rPr>
            <w:rFonts w:eastAsia="Calibri"/>
          </w:rPr>
          <w:t>Платформа «</w:t>
        </w:r>
        <w:proofErr w:type="spellStart"/>
        <w:r>
          <w:rPr>
            <w:rFonts w:eastAsia="Calibri"/>
            <w:lang w:val="en-US"/>
          </w:rPr>
          <w:t>LeetCode</w:t>
        </w:r>
        <w:proofErr w:type="spellEnd"/>
        <w:r>
          <w:rPr>
            <w:rFonts w:eastAsia="Calibri"/>
          </w:rPr>
          <w:t xml:space="preserve">» имеет </w:t>
        </w:r>
      </w:ins>
      <w:del w:id="145" w:author="Автор">
        <w:r w:rsidR="005172E9" w:rsidDel="00251E71">
          <w:rPr>
            <w:rFonts w:eastAsia="Calibri"/>
          </w:rPr>
          <w:delText>З</w:delText>
        </w:r>
      </w:del>
      <w:ins w:id="146" w:author="Автор">
        <w:r>
          <w:rPr>
            <w:rFonts w:eastAsia="Calibri"/>
          </w:rPr>
          <w:t>з</w:t>
        </w:r>
      </w:ins>
      <w:r w:rsidR="00C7049C" w:rsidRPr="00C7049C">
        <w:rPr>
          <w:rFonts w:eastAsia="Calibri"/>
        </w:rPr>
        <w:t xml:space="preserve">начительное преимущество перед другими платформами </w:t>
      </w:r>
      <w:del w:id="147" w:author="Автор">
        <w:r w:rsidR="005172E9" w:rsidDel="00251E71">
          <w:rPr>
            <w:rFonts w:eastAsia="Calibri"/>
          </w:rPr>
          <w:delText>имеет «</w:delText>
        </w:r>
        <w:r w:rsidR="005172E9" w:rsidDel="00251E71">
          <w:rPr>
            <w:rFonts w:eastAsia="Calibri"/>
            <w:lang w:val="en-US"/>
          </w:rPr>
          <w:delText>LeetCode</w:delText>
        </w:r>
        <w:r w:rsidR="005172E9" w:rsidDel="00251E71">
          <w:rPr>
            <w:rFonts w:eastAsia="Calibri"/>
          </w:rPr>
          <w:delText>»,</w:delText>
        </w:r>
      </w:del>
      <w:r w:rsidR="005172E9" w:rsidRPr="005172E9">
        <w:rPr>
          <w:rFonts w:eastAsia="Calibri"/>
        </w:rPr>
        <w:t xml:space="preserve"> </w:t>
      </w:r>
      <w:r w:rsidR="00C7049C" w:rsidRPr="00C7049C">
        <w:rPr>
          <w:rFonts w:eastAsia="Calibri"/>
        </w:rPr>
        <w:t>благодаря наличию онлайн-компилятора (</w:t>
      </w:r>
      <w:proofErr w:type="spellStart"/>
      <w:r w:rsidR="00C7049C" w:rsidRPr="00C7049C">
        <w:rPr>
          <w:rFonts w:eastAsia="Calibri"/>
        </w:rPr>
        <w:t>playground</w:t>
      </w:r>
      <w:proofErr w:type="spellEnd"/>
      <w:r w:rsidR="00C7049C" w:rsidRPr="00C7049C">
        <w:rPr>
          <w:rFonts w:eastAsia="Calibri"/>
        </w:rPr>
        <w:t xml:space="preserve">), который позволяет выполнять пользовательские программы вне решения задач. Этот инструмент предоставляет разработчикам гибкость и свободу для экспериментов с кодом в интерактивной среде, что повышает качество обучения и </w:t>
      </w:r>
      <w:commentRangeStart w:id="148"/>
      <w:r w:rsidR="00C7049C" w:rsidRPr="00C7049C">
        <w:rPr>
          <w:rFonts w:eastAsia="Calibri"/>
        </w:rPr>
        <w:t>развити</w:t>
      </w:r>
      <w:ins w:id="149" w:author="Автор">
        <w:r w:rsidR="006B729C">
          <w:rPr>
            <w:rFonts w:eastAsia="Calibri"/>
          </w:rPr>
          <w:t>я</w:t>
        </w:r>
      </w:ins>
      <w:del w:id="150" w:author="Автор">
        <w:r w:rsidR="00C7049C" w:rsidRPr="00C7049C" w:rsidDel="006B729C">
          <w:rPr>
            <w:rFonts w:eastAsia="Calibri"/>
          </w:rPr>
          <w:delText>е</w:delText>
        </w:r>
      </w:del>
      <w:r w:rsidR="00C7049C" w:rsidRPr="00C7049C">
        <w:rPr>
          <w:rFonts w:eastAsia="Calibri"/>
        </w:rPr>
        <w:t xml:space="preserve"> </w:t>
      </w:r>
      <w:commentRangeEnd w:id="148"/>
      <w:r w:rsidR="00355F9F">
        <w:rPr>
          <w:rStyle w:val="aff9"/>
        </w:rPr>
        <w:commentReference w:id="148"/>
      </w:r>
      <w:r w:rsidR="00C7049C" w:rsidRPr="00C7049C">
        <w:rPr>
          <w:rFonts w:eastAsia="Calibri"/>
        </w:rPr>
        <w:t>навыков.</w:t>
      </w:r>
    </w:p>
    <w:p w14:paraId="4ED62543" w14:textId="247C92C6" w:rsidR="00C7049C" w:rsidRP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t>Онлайн-компилятор позволяет пользователям проверять, тестировать и оптимизировать свои алгоритмы и решения без давления или ограничений конкретной задачи. Это дает возможность разработчикам работать над собственными проектами или идеями, применять новые концепции и подходы к программированию, а также исследовать различные языки программирования.</w:t>
      </w:r>
    </w:p>
    <w:p w14:paraId="73574FE1" w14:textId="5A177C49" w:rsidR="00C7049C" w:rsidRP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lastRenderedPageBreak/>
        <w:t>Интерактивный характер онлайн-компилятора позволяет пользователям сразу видеть результаты выполнения своего кода, что ускоряет процесс обучения и отладки. Это также позволяет пользователям проверять эффективность и производительность своего кода, сравнивая различные подходы к решению задач.</w:t>
      </w:r>
    </w:p>
    <w:p w14:paraId="5ECF0155" w14:textId="11F5EA7E" w:rsid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t>Кроме того, наличие онлайн-компилятора помогает пользователям развивать навыки программирования в более широком контексте, чем просто выполнение конкретных задач. Это стимулирует творчество и инновации, позволяя пользователям экспериментировать и исследовать новые способы решения проблем.</w:t>
      </w:r>
    </w:p>
    <w:p w14:paraId="2231A14B" w14:textId="1543240D" w:rsidR="000D6875" w:rsidRDefault="000D6875" w:rsidP="000D6875">
      <w:pPr>
        <w:rPr>
          <w:rFonts w:eastAsia="Calibri"/>
        </w:rPr>
      </w:pPr>
      <w:r>
        <w:rPr>
          <w:rFonts w:eastAsia="Calibri"/>
        </w:rPr>
        <w:t xml:space="preserve">Еще одной интересной возможностью </w:t>
      </w:r>
      <w:r w:rsidR="00B34E83">
        <w:rPr>
          <w:rFonts w:eastAsia="Calibri"/>
        </w:rPr>
        <w:t xml:space="preserve">является </w:t>
      </w:r>
      <w:r w:rsidR="00B34E83" w:rsidRPr="000D6875">
        <w:rPr>
          <w:rFonts w:eastAsia="Calibri"/>
        </w:rPr>
        <w:t>совместная</w:t>
      </w:r>
      <w:r w:rsidRPr="000D6875">
        <w:rPr>
          <w:rFonts w:eastAsia="Calibri"/>
        </w:rPr>
        <w:t xml:space="preserve"> работа над решением задачи в реальном времени</w:t>
      </w:r>
      <w:r>
        <w:rPr>
          <w:rFonts w:eastAsia="Calibri"/>
        </w:rPr>
        <w:t xml:space="preserve">. </w:t>
      </w:r>
      <w:r w:rsidRPr="000D6875">
        <w:rPr>
          <w:rFonts w:eastAsia="Calibri"/>
        </w:rPr>
        <w:t>Это позволяет пользователям обмениваться идеями, исправлять ошибки друг друга и коллективно находить наилучшие решения.</w:t>
      </w:r>
      <w:r w:rsidR="00B34E83">
        <w:rPr>
          <w:rFonts w:eastAsia="Calibri"/>
        </w:rPr>
        <w:t xml:space="preserve"> </w:t>
      </w:r>
    </w:p>
    <w:p w14:paraId="5F574328" w14:textId="476541F3" w:rsidR="00B34E83" w:rsidRPr="00B34E83" w:rsidRDefault="00B34E83" w:rsidP="00B34E83">
      <w:pPr>
        <w:rPr>
          <w:rFonts w:eastAsia="Calibri"/>
        </w:rPr>
      </w:pPr>
      <w:r w:rsidRPr="00B34E83">
        <w:rPr>
          <w:rFonts w:eastAsia="Calibri"/>
        </w:rPr>
        <w:t>При использовании функции совместного редактирования пользователи могут одновременно просматривать, редактировать и анализировать код друг друга. Это способствует обмену опытом и знаниями, а также повышает эффективность работы в команде.</w:t>
      </w:r>
    </w:p>
    <w:p w14:paraId="4BCABF38" w14:textId="1490FFA4" w:rsidR="00B34E83" w:rsidRDefault="00B34E83" w:rsidP="00B34E83">
      <w:pPr>
        <w:rPr>
          <w:rFonts w:eastAsia="Calibri"/>
        </w:rPr>
      </w:pPr>
      <w:r w:rsidRPr="00B34E83">
        <w:rPr>
          <w:rFonts w:eastAsia="Calibri"/>
        </w:rPr>
        <w:t>Преимущества совместного редактирования кода включают возможность мгновенного обратного связи, ускорение процесса разработки и улучшение качества кода за счет совместного обсуждения и корректировки. Кроме того, это помогает развивать навыки командной работы и обучаться новым подходам к решению задач.</w:t>
      </w:r>
    </w:p>
    <w:p w14:paraId="19AC0122" w14:textId="13E1EB39" w:rsidR="00B803B6" w:rsidRPr="000D6875" w:rsidRDefault="00B803B6" w:rsidP="00B34E83">
      <w:pPr>
        <w:rPr>
          <w:rFonts w:eastAsia="Calibri"/>
        </w:rPr>
      </w:pPr>
      <w:r>
        <w:rPr>
          <w:rFonts w:eastAsia="Calibri"/>
        </w:rPr>
        <w:t xml:space="preserve">На данный момент ни одна из рассматриваемых платформ не имеет возможности совместного редактирования в реальном времени. </w:t>
      </w:r>
    </w:p>
    <w:p w14:paraId="53DAE7ED" w14:textId="31349008" w:rsidR="00074109" w:rsidRDefault="00FC3A2C" w:rsidP="00074109">
      <w:pPr>
        <w:pStyle w:val="2"/>
      </w:pPr>
      <w:bookmarkStart w:id="151" w:name="_Toc167623482"/>
      <w:r>
        <w:t>1.</w:t>
      </w:r>
      <w:r w:rsidR="009F015E">
        <w:t>5</w:t>
      </w:r>
      <w:r>
        <w:t xml:space="preserve"> </w:t>
      </w:r>
      <w:r w:rsidR="002C4E97">
        <w:t>Постановка задачи</w:t>
      </w:r>
      <w:bookmarkEnd w:id="151"/>
    </w:p>
    <w:p w14:paraId="05F55E70" w14:textId="5423A8AD" w:rsidR="00074109" w:rsidRDefault="00074109" w:rsidP="00074109">
      <w:r>
        <w:t xml:space="preserve">Проведенный анализ существующих образовательных веб-сервисов с автоматизированной проверкой задач выявил, что, несмотря на наличие </w:t>
      </w:r>
      <w:r>
        <w:lastRenderedPageBreak/>
        <w:t xml:space="preserve">основного функционала, они также имеют ряд недостатков. </w:t>
      </w:r>
      <w:r w:rsidR="00B85417">
        <w:t>У «</w:t>
      </w:r>
      <w:proofErr w:type="spellStart"/>
      <w:r w:rsidR="00B85417">
        <w:rPr>
          <w:lang w:val="en-US"/>
        </w:rPr>
        <w:t>LeetCode</w:t>
      </w:r>
      <w:proofErr w:type="spellEnd"/>
      <w:r w:rsidR="00B85417">
        <w:t>»</w:t>
      </w:r>
      <w:r w:rsidR="00B85417" w:rsidRPr="00B85417">
        <w:t xml:space="preserve"> </w:t>
      </w:r>
      <w:r w:rsidR="00B85417">
        <w:t xml:space="preserve">и </w:t>
      </w:r>
      <w:r w:rsidR="00B85417" w:rsidRPr="00432AB5">
        <w:t>«</w:t>
      </w:r>
      <w:proofErr w:type="spellStart"/>
      <w:r w:rsidR="00B85417" w:rsidRPr="00432AB5">
        <w:t>Codewars</w:t>
      </w:r>
      <w:proofErr w:type="spellEnd"/>
      <w:r w:rsidR="00B85417" w:rsidRPr="00432AB5">
        <w:t>»</w:t>
      </w:r>
      <w:r w:rsidR="00B85417">
        <w:t xml:space="preserve"> </w:t>
      </w:r>
      <w:r>
        <w:t>отсутствует поддержка русского языка</w:t>
      </w:r>
      <w:r w:rsidR="00B85417">
        <w:t>. На «</w:t>
      </w:r>
      <w:proofErr w:type="spellStart"/>
      <w:r w:rsidR="00B85417">
        <w:t>Информатикс</w:t>
      </w:r>
      <w:proofErr w:type="spellEnd"/>
      <w:r w:rsidR="00B85417">
        <w:t xml:space="preserve">» </w:t>
      </w:r>
      <w:r>
        <w:t>выбор языков программирования ограничен</w:t>
      </w:r>
      <w:r w:rsidR="00B85417">
        <w:t xml:space="preserve"> и </w:t>
      </w:r>
      <w:r>
        <w:t>интерфейс может быть неудобным для пользователя</w:t>
      </w:r>
      <w:r w:rsidR="003D404E">
        <w:t xml:space="preserve">. </w:t>
      </w:r>
      <w:r w:rsidR="00B85417">
        <w:t>На «</w:t>
      </w:r>
      <w:proofErr w:type="spellStart"/>
      <w:r w:rsidR="00B85417">
        <w:rPr>
          <w:lang w:val="en-US"/>
        </w:rPr>
        <w:t>LeetCode</w:t>
      </w:r>
      <w:proofErr w:type="spellEnd"/>
      <w:r w:rsidR="00B85417">
        <w:t>» и «</w:t>
      </w:r>
      <w:proofErr w:type="spellStart"/>
      <w:r w:rsidR="00B85417">
        <w:t>Информатикс</w:t>
      </w:r>
      <w:proofErr w:type="spellEnd"/>
      <w:r w:rsidR="00B85417">
        <w:t>» н</w:t>
      </w:r>
      <w:r w:rsidR="003D404E">
        <w:t xml:space="preserve">ет </w:t>
      </w:r>
      <w:r w:rsidR="00BD1BB2">
        <w:t>возможности добавить собственную задачу</w:t>
      </w:r>
      <w:r w:rsidR="002F60EF">
        <w:t>. На «</w:t>
      </w:r>
      <w:proofErr w:type="spellStart"/>
      <w:r w:rsidR="002F60EF">
        <w:t>Информатикс</w:t>
      </w:r>
      <w:proofErr w:type="spellEnd"/>
      <w:r w:rsidR="002F60EF">
        <w:t xml:space="preserve">» и </w:t>
      </w:r>
      <w:r w:rsidR="002F60EF" w:rsidRPr="00432AB5">
        <w:t>«</w:t>
      </w:r>
      <w:proofErr w:type="spellStart"/>
      <w:r w:rsidR="002F60EF" w:rsidRPr="00432AB5">
        <w:t>Codewars</w:t>
      </w:r>
      <w:proofErr w:type="spellEnd"/>
      <w:r w:rsidR="002F60EF" w:rsidRPr="00432AB5">
        <w:t>»</w:t>
      </w:r>
      <w:r w:rsidR="002F60EF">
        <w:t xml:space="preserve"> не возможности </w:t>
      </w:r>
      <w:r w:rsidR="003D404E">
        <w:t xml:space="preserve">запустить программный код вне решения задачи. </w:t>
      </w:r>
    </w:p>
    <w:p w14:paraId="6B04E9B2" w14:textId="5FB1611F" w:rsidR="00BD1BB2" w:rsidRDefault="00E44DAB" w:rsidP="00074109">
      <w:r>
        <w:t>Н</w:t>
      </w:r>
      <w:r w:rsidR="00BD1BB2" w:rsidRPr="00BD1BB2">
        <w:t xml:space="preserve">едостатки существующих платформ </w:t>
      </w:r>
      <w:r w:rsidR="00B85417">
        <w:t xml:space="preserve">достаточно </w:t>
      </w:r>
      <w:r w:rsidR="00BD1BB2" w:rsidRPr="00BD1BB2">
        <w:t xml:space="preserve">значительны и подчеркивают необходимость создания собственной </w:t>
      </w:r>
      <w:r w:rsidR="00BD1BB2">
        <w:t>онлайн</w:t>
      </w:r>
      <w:r w:rsidR="00BD1BB2" w:rsidRPr="00BD1BB2">
        <w:t>-платформы «</w:t>
      </w:r>
      <w:proofErr w:type="spellStart"/>
      <w:r w:rsidR="00BD1BB2">
        <w:rPr>
          <w:lang w:val="en-US"/>
        </w:rPr>
        <w:t>SupremeCode</w:t>
      </w:r>
      <w:proofErr w:type="spellEnd"/>
      <w:r w:rsidR="00BD1BB2" w:rsidRPr="00BD1BB2">
        <w:t>».</w:t>
      </w:r>
    </w:p>
    <w:p w14:paraId="0978C686" w14:textId="7AC39139" w:rsidR="00BD1BB2" w:rsidRDefault="00BD1BB2" w:rsidP="002C4E97">
      <w:r w:rsidRPr="00BD1BB2">
        <w:t>Цель</w:t>
      </w:r>
      <w:r>
        <w:t xml:space="preserve"> </w:t>
      </w:r>
      <w:r w:rsidRPr="00BD1BB2">
        <w:t xml:space="preserve">разрабатываемой платформы </w:t>
      </w:r>
      <w:r w:rsidR="00F209C1">
        <w:t>–</w:t>
      </w:r>
      <w:r w:rsidRPr="00BD1BB2">
        <w:t xml:space="preserve"> предоставить пользователям возможность учиться программированию и информационным технологиям с возможностью практического решения задач, которые будут автоматически проверяться.</w:t>
      </w:r>
    </w:p>
    <w:p w14:paraId="16E1E020" w14:textId="4E395B84" w:rsidR="002C4E97" w:rsidRDefault="002C4E97" w:rsidP="002C4E97">
      <w:r>
        <w:t>Перечень задач для реализации:</w:t>
      </w:r>
    </w:p>
    <w:p w14:paraId="59412A94" w14:textId="2DECF07A" w:rsidR="00FE1FFF" w:rsidRDefault="00AB1B7A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и</w:t>
      </w:r>
      <w:r w:rsidR="00FE1FFF">
        <w:rPr>
          <w:rFonts w:eastAsiaTheme="minorEastAsia"/>
        </w:rPr>
        <w:t>сследование платформ</w:t>
      </w:r>
      <w:r w:rsidR="002F60EF">
        <w:rPr>
          <w:rFonts w:eastAsiaTheme="minorEastAsia"/>
        </w:rPr>
        <w:t xml:space="preserve"> с</w:t>
      </w:r>
      <w:r w:rsidR="00FE1FFF">
        <w:rPr>
          <w:rFonts w:eastAsiaTheme="minorEastAsia"/>
        </w:rPr>
        <w:t xml:space="preserve"> алгоритмических задач</w:t>
      </w:r>
      <w:r w:rsidR="002F60EF">
        <w:rPr>
          <w:rFonts w:eastAsiaTheme="minorEastAsia"/>
        </w:rPr>
        <w:t>ами</w:t>
      </w:r>
      <w:r>
        <w:rPr>
          <w:rFonts w:eastAsiaTheme="minorEastAsia"/>
        </w:rPr>
        <w:t>;</w:t>
      </w:r>
    </w:p>
    <w:p w14:paraId="7A7A747E" w14:textId="06F5C0A2" w:rsidR="00794B6A" w:rsidRDefault="00AB1B7A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п</w:t>
      </w:r>
      <w:r w:rsidR="00794B6A">
        <w:rPr>
          <w:rFonts w:eastAsiaTheme="minorEastAsia"/>
        </w:rPr>
        <w:t>роектирова</w:t>
      </w:r>
      <w:r w:rsidR="00FE1FFF">
        <w:rPr>
          <w:rFonts w:eastAsiaTheme="minorEastAsia"/>
        </w:rPr>
        <w:t xml:space="preserve">ние </w:t>
      </w:r>
      <w:r w:rsidR="00794B6A">
        <w:rPr>
          <w:rFonts w:eastAsiaTheme="minorEastAsia"/>
        </w:rPr>
        <w:t>архитектур</w:t>
      </w:r>
      <w:r w:rsidR="00FE1FFF">
        <w:rPr>
          <w:rFonts w:eastAsiaTheme="minorEastAsia"/>
        </w:rPr>
        <w:t xml:space="preserve">ы </w:t>
      </w:r>
      <w:r w:rsidR="00794B6A">
        <w:rPr>
          <w:rFonts w:eastAsiaTheme="minorEastAsia"/>
        </w:rPr>
        <w:t>онлайн-платформы</w:t>
      </w:r>
      <w:r>
        <w:rPr>
          <w:rFonts w:eastAsiaTheme="minorEastAsia"/>
        </w:rPr>
        <w:t>;</w:t>
      </w:r>
    </w:p>
    <w:p w14:paraId="725FDB94" w14:textId="37E101A9" w:rsidR="002C4E97" w:rsidRDefault="00AB1B7A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р</w:t>
      </w:r>
      <w:r w:rsidR="00BA251B">
        <w:rPr>
          <w:rFonts w:eastAsiaTheme="minorEastAsia"/>
        </w:rPr>
        <w:t>азработать серверное приложение, обрабатывающее запросы пользователей и взаимодействующее с базой данных</w:t>
      </w:r>
      <w:r>
        <w:rPr>
          <w:rFonts w:eastAsiaTheme="minorEastAsia"/>
        </w:rPr>
        <w:t>;</w:t>
      </w:r>
    </w:p>
    <w:p w14:paraId="716B8FE0" w14:textId="0E3D4EA8" w:rsidR="002C4E97" w:rsidRPr="00FE1FFF" w:rsidRDefault="00AB1B7A" w:rsidP="00FE1FFF">
      <w:pPr>
        <w:pStyle w:val="a"/>
        <w:rPr>
          <w:rFonts w:eastAsiaTheme="minorEastAsia"/>
        </w:rPr>
      </w:pPr>
      <w:r>
        <w:rPr>
          <w:rFonts w:eastAsiaTheme="minorEastAsia"/>
        </w:rPr>
        <w:t>р</w:t>
      </w:r>
      <w:r w:rsidR="00BA251B">
        <w:rPr>
          <w:rFonts w:eastAsiaTheme="minorEastAsia"/>
        </w:rPr>
        <w:t>еализовать интерфейс, который позволит пользователю взаимодействовать с системой и решать задачи.</w:t>
      </w:r>
    </w:p>
    <w:p w14:paraId="31DE10D3" w14:textId="341A3926" w:rsidR="004A6CFC" w:rsidRDefault="004A6CFC" w:rsidP="004A6CFC">
      <w:pPr>
        <w:pStyle w:val="2"/>
      </w:pPr>
      <w:bookmarkStart w:id="152" w:name="_Toc167623483"/>
      <w:r>
        <w:t>1.6 Вывод по главе</w:t>
      </w:r>
      <w:bookmarkEnd w:id="152"/>
    </w:p>
    <w:p w14:paraId="389DBC72" w14:textId="6EB81FA7" w:rsidR="0096346A" w:rsidRPr="004A6CFC" w:rsidRDefault="0096346A" w:rsidP="0096346A">
      <w:r>
        <w:t xml:space="preserve">В этой главе были изучены случаи, когда подобная онлайн-платформа окажется полезной. </w:t>
      </w:r>
      <w:commentRangeStart w:id="153"/>
      <w:del w:id="154" w:author="Автор">
        <w:r w:rsidDel="00263098">
          <w:delText>Проанализированы ее главные характеристики</w:delText>
        </w:r>
        <w:commentRangeEnd w:id="153"/>
        <w:r w:rsidR="00545072" w:rsidDel="00263098">
          <w:rPr>
            <w:rStyle w:val="aff9"/>
          </w:rPr>
          <w:commentReference w:id="153"/>
        </w:r>
        <w:r w:rsidDel="00263098">
          <w:delText xml:space="preserve">. </w:delText>
        </w:r>
      </w:del>
      <w:r w:rsidR="00AA5004">
        <w:t>П</w:t>
      </w:r>
      <w:r>
        <w:t>роведен</w:t>
      </w:r>
      <w:r w:rsidR="00AA5004">
        <w:t xml:space="preserve">о исследование </w:t>
      </w:r>
      <w:r>
        <w:t xml:space="preserve">аналогичных программных продуктов. </w:t>
      </w:r>
      <w:r w:rsidR="00AA5004">
        <w:t>Рассмотрена потребность в платформе «</w:t>
      </w:r>
      <w:proofErr w:type="spellStart"/>
      <w:r w:rsidR="00AA5004">
        <w:t>SupremeCode</w:t>
      </w:r>
      <w:proofErr w:type="spellEnd"/>
      <w:r w:rsidR="00AA5004">
        <w:t xml:space="preserve">». </w:t>
      </w:r>
      <w:ins w:id="155" w:author="Автор">
        <w:r w:rsidR="00043045">
          <w:t xml:space="preserve">Поставлена цель и </w:t>
        </w:r>
      </w:ins>
      <w:del w:id="156" w:author="Автор">
        <w:r w:rsidDel="00043045">
          <w:delText>С</w:delText>
        </w:r>
      </w:del>
      <w:ins w:id="157" w:author="Автор">
        <w:r w:rsidR="00043045">
          <w:t>с</w:t>
        </w:r>
      </w:ins>
      <w:r>
        <w:t>формулирован</w:t>
      </w:r>
      <w:ins w:id="158" w:author="Автор">
        <w:r w:rsidR="00043045">
          <w:t>ы</w:t>
        </w:r>
      </w:ins>
      <w:del w:id="159" w:author="Автор">
        <w:r w:rsidDel="00043045">
          <w:delText>а</w:delText>
        </w:r>
      </w:del>
      <w:r>
        <w:t xml:space="preserve"> задач</w:t>
      </w:r>
      <w:ins w:id="160" w:author="Автор">
        <w:r w:rsidR="00043045">
          <w:t>и</w:t>
        </w:r>
        <w:r w:rsidR="00C33C9A">
          <w:t xml:space="preserve"> для реализации онлайн-платформы</w:t>
        </w:r>
      </w:ins>
      <w:del w:id="161" w:author="Автор">
        <w:r w:rsidDel="00043045">
          <w:delText xml:space="preserve">а разработки и </w:delText>
        </w:r>
        <w:commentRangeStart w:id="162"/>
        <w:r w:rsidDel="00043045">
          <w:delText>описаны ключевые функции</w:delText>
        </w:r>
        <w:commentRangeEnd w:id="162"/>
        <w:r w:rsidR="001D39E4" w:rsidDel="00043045">
          <w:rPr>
            <w:rStyle w:val="aff9"/>
          </w:rPr>
          <w:commentReference w:id="162"/>
        </w:r>
      </w:del>
      <w:ins w:id="163" w:author="Автор">
        <w:r w:rsidR="00043045">
          <w:t>.</w:t>
        </w:r>
      </w:ins>
      <w:del w:id="164" w:author="Автор">
        <w:r w:rsidDel="00043045">
          <w:delText xml:space="preserve">, которые должны присутствовать в создаваемой </w:delText>
        </w:r>
      </w:del>
      <w:ins w:id="165" w:author="Автор">
        <w:del w:id="166" w:author="Автор">
          <w:r w:rsidR="0052148C" w:rsidDel="00043045">
            <w:delText>программном средстве</w:delText>
          </w:r>
        </w:del>
      </w:ins>
      <w:del w:id="167" w:author="Автор">
        <w:r w:rsidDel="00043045">
          <w:delText>информационной системе.</w:delText>
        </w:r>
      </w:del>
    </w:p>
    <w:p w14:paraId="0132108A" w14:textId="6C18F8EA" w:rsidR="00EC6339" w:rsidRDefault="001B606E" w:rsidP="00EC6339">
      <w:pPr>
        <w:pStyle w:val="1"/>
        <w:rPr>
          <w:color w:val="auto"/>
          <w:sz w:val="28"/>
        </w:rPr>
      </w:pPr>
      <w:bookmarkStart w:id="168" w:name="_Toc70360015"/>
      <w:bookmarkStart w:id="169" w:name="_Toc70188713"/>
      <w:bookmarkStart w:id="170" w:name="_Toc167623484"/>
      <w:r>
        <w:lastRenderedPageBreak/>
        <w:t>2</w:t>
      </w:r>
      <w:r w:rsidR="00EC6339">
        <w:t xml:space="preserve"> Проектирование</w:t>
      </w:r>
      <w:r w:rsidR="00265C16">
        <w:t xml:space="preserve"> онлайн-платформы по решению алгоритмических задач</w:t>
      </w:r>
      <w:bookmarkEnd w:id="168"/>
      <w:bookmarkEnd w:id="169"/>
      <w:bookmarkEnd w:id="170"/>
    </w:p>
    <w:p w14:paraId="78B12551" w14:textId="6F4D6CEB" w:rsidR="00EC6339" w:rsidRDefault="002F2C50" w:rsidP="00EC6339">
      <w:r>
        <w:t xml:space="preserve">В </w:t>
      </w:r>
      <w:del w:id="171" w:author="Автор">
        <w:r w:rsidDel="00E91101">
          <w:delText xml:space="preserve">этой </w:delText>
        </w:r>
      </w:del>
      <w:ins w:id="172" w:author="Автор">
        <w:r w:rsidR="00E91101">
          <w:t xml:space="preserve">данной </w:t>
        </w:r>
      </w:ins>
      <w:r>
        <w:t>главе описано проектирование программного средства, включающее в себя проектирование структур данных, базы данных, алгоритмов и конечных точек программного интерфейса приложения.</w:t>
      </w:r>
    </w:p>
    <w:p w14:paraId="3EF1948E" w14:textId="19674423" w:rsidR="00EC6339" w:rsidRDefault="001B606E" w:rsidP="00EC6339">
      <w:pPr>
        <w:pStyle w:val="2"/>
      </w:pPr>
      <w:bookmarkStart w:id="173" w:name="_Toc70360016"/>
      <w:bookmarkStart w:id="174" w:name="_Toc70188714"/>
      <w:bookmarkStart w:id="175" w:name="_Toc167623485"/>
      <w:r>
        <w:t>2</w:t>
      </w:r>
      <w:r w:rsidR="00EC6339">
        <w:t xml:space="preserve">.1 </w:t>
      </w:r>
      <w:bookmarkEnd w:id="173"/>
      <w:bookmarkEnd w:id="174"/>
      <w:r w:rsidR="00B73453">
        <w:t>Проектирование структур данных</w:t>
      </w:r>
      <w:bookmarkEnd w:id="175"/>
    </w:p>
    <w:p w14:paraId="26F215FA" w14:textId="36D3B62F" w:rsidR="00EC6339" w:rsidRDefault="007A715B" w:rsidP="007A715B">
      <w:bookmarkStart w:id="176" w:name="_Toc70360017"/>
      <w:bookmarkStart w:id="177" w:name="_Toc70188715"/>
      <w:r>
        <w:t>Данный раздел содержит в себе описание необходимых для реализации программного средства структур данных.</w:t>
      </w:r>
      <w:r w:rsidR="00EC6339">
        <w:t xml:space="preserve"> </w:t>
      </w:r>
      <w:bookmarkEnd w:id="176"/>
      <w:bookmarkEnd w:id="177"/>
    </w:p>
    <w:p w14:paraId="136B360B" w14:textId="1A023C58" w:rsidR="00EC6339" w:rsidRDefault="001B606E" w:rsidP="00EC6339">
      <w:pPr>
        <w:pStyle w:val="3"/>
      </w:pPr>
      <w:bookmarkStart w:id="178" w:name="_Toc70360018"/>
      <w:bookmarkStart w:id="179" w:name="_Toc70188716"/>
      <w:bookmarkStart w:id="180" w:name="_Toc166412640"/>
      <w:bookmarkStart w:id="181" w:name="_Toc166412915"/>
      <w:bookmarkStart w:id="182" w:name="_Toc166914857"/>
      <w:bookmarkStart w:id="183" w:name="_Toc167623486"/>
      <w:r>
        <w:t>2</w:t>
      </w:r>
      <w:r w:rsidR="00EC6339">
        <w:t xml:space="preserve">.2.1 Описание </w:t>
      </w:r>
      <w:bookmarkEnd w:id="178"/>
      <w:bookmarkEnd w:id="179"/>
      <w:r w:rsidR="00D857EA">
        <w:t>структуры «Задача»</w:t>
      </w:r>
      <w:bookmarkEnd w:id="180"/>
      <w:bookmarkEnd w:id="181"/>
      <w:bookmarkEnd w:id="182"/>
      <w:bookmarkEnd w:id="183"/>
    </w:p>
    <w:p w14:paraId="479D06D8" w14:textId="77777777" w:rsidR="00F209C1" w:rsidRDefault="00D857EA" w:rsidP="00EC6339">
      <w:r w:rsidRPr="00D857EA">
        <w:t>Задач</w:t>
      </w:r>
      <w:r w:rsidR="00F209C1">
        <w:t>а</w:t>
      </w:r>
      <w:r w:rsidRPr="00D857EA">
        <w:t xml:space="preserve"> является центральной сущностью в</w:t>
      </w:r>
      <w:r>
        <w:t xml:space="preserve"> онлайн-платформ</w:t>
      </w:r>
      <w:r w:rsidR="00F209C1">
        <w:t>ах по решению алгоритмическим задач. Подробное описание данных о задаче представлено в таблице 2.1.</w:t>
      </w:r>
    </w:p>
    <w:p w14:paraId="1304EFAF" w14:textId="1EBBE6F7" w:rsidR="00EC6339" w:rsidRPr="000E7770" w:rsidRDefault="00F209C1" w:rsidP="000E7770">
      <w:pPr>
        <w:pStyle w:val="afe"/>
      </w:pPr>
      <w:r w:rsidRPr="000E7770">
        <w:t>Таблица 2.1 – Описание структуры «Задача»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84"/>
        <w:gridCol w:w="5206"/>
        <w:gridCol w:w="2855"/>
      </w:tblGrid>
      <w:tr w:rsidR="00632A48" w14:paraId="0FD5F3B0" w14:textId="77777777" w:rsidTr="00632A48">
        <w:tc>
          <w:tcPr>
            <w:tcW w:w="1286" w:type="dxa"/>
          </w:tcPr>
          <w:p w14:paraId="4B3780E5" w14:textId="12D274C8" w:rsidR="00201439" w:rsidRPr="002D5B69" w:rsidRDefault="00201439">
            <w:pPr>
              <w:pStyle w:val="aff0"/>
              <w:jc w:val="center"/>
              <w:pPrChange w:id="184" w:author="Автор">
                <w:pPr>
                  <w:pStyle w:val="aff0"/>
                </w:pPr>
              </w:pPrChange>
            </w:pPr>
            <w:r w:rsidRPr="002D5B69">
              <w:t>Название</w:t>
            </w:r>
          </w:p>
        </w:tc>
        <w:tc>
          <w:tcPr>
            <w:tcW w:w="5208" w:type="dxa"/>
          </w:tcPr>
          <w:p w14:paraId="2B58A9FC" w14:textId="255F7B00" w:rsidR="00201439" w:rsidRPr="002D5B69" w:rsidRDefault="00201439">
            <w:pPr>
              <w:pStyle w:val="aff0"/>
              <w:jc w:val="center"/>
              <w:pPrChange w:id="185" w:author="Автор">
                <w:pPr>
                  <w:pStyle w:val="aff0"/>
                </w:pPr>
              </w:pPrChange>
            </w:pPr>
            <w:r w:rsidRPr="002D5B69">
              <w:t>Описание</w:t>
            </w:r>
          </w:p>
        </w:tc>
        <w:tc>
          <w:tcPr>
            <w:tcW w:w="2851" w:type="dxa"/>
          </w:tcPr>
          <w:p w14:paraId="037DE565" w14:textId="57C3C30D" w:rsidR="00201439" w:rsidRPr="002D5B69" w:rsidRDefault="00201439">
            <w:pPr>
              <w:pStyle w:val="aff0"/>
              <w:jc w:val="center"/>
              <w:pPrChange w:id="186" w:author="Автор">
                <w:pPr>
                  <w:pStyle w:val="aff0"/>
                </w:pPr>
              </w:pPrChange>
            </w:pPr>
            <w:r w:rsidRPr="002D5B69">
              <w:t>Примеч</w:t>
            </w:r>
            <w:r w:rsidR="005D287A" w:rsidRPr="002D5B69">
              <w:t>а</w:t>
            </w:r>
            <w:r w:rsidRPr="002D5B69">
              <w:t>ние</w:t>
            </w:r>
          </w:p>
        </w:tc>
      </w:tr>
      <w:tr w:rsidR="00632A48" w14:paraId="7277B9DD" w14:textId="77777777" w:rsidTr="00632A48">
        <w:tc>
          <w:tcPr>
            <w:tcW w:w="1286" w:type="dxa"/>
          </w:tcPr>
          <w:p w14:paraId="1DF26FEC" w14:textId="1328B9E6" w:rsidR="00201439" w:rsidRPr="002D5B69" w:rsidRDefault="00201439">
            <w:pPr>
              <w:pStyle w:val="aff0"/>
              <w:jc w:val="center"/>
              <w:pPrChange w:id="187" w:author="Автор">
                <w:pPr>
                  <w:pStyle w:val="aff0"/>
                </w:pPr>
              </w:pPrChange>
            </w:pPr>
            <w:commentRangeStart w:id="188"/>
            <w:r w:rsidRPr="002D5B69">
              <w:t>1</w:t>
            </w:r>
          </w:p>
        </w:tc>
        <w:tc>
          <w:tcPr>
            <w:tcW w:w="5208" w:type="dxa"/>
          </w:tcPr>
          <w:p w14:paraId="78BC610F" w14:textId="1C7077DC" w:rsidR="00201439" w:rsidRPr="002D5B69" w:rsidRDefault="00201439">
            <w:pPr>
              <w:pStyle w:val="aff0"/>
              <w:jc w:val="center"/>
              <w:pPrChange w:id="189" w:author="Автор">
                <w:pPr>
                  <w:pStyle w:val="aff0"/>
                </w:pPr>
              </w:pPrChange>
            </w:pPr>
            <w:r w:rsidRPr="002D5B69">
              <w:t>2</w:t>
            </w:r>
          </w:p>
        </w:tc>
        <w:tc>
          <w:tcPr>
            <w:tcW w:w="2851" w:type="dxa"/>
          </w:tcPr>
          <w:p w14:paraId="6DE482B8" w14:textId="21B2FB74" w:rsidR="00201439" w:rsidRPr="002D5B69" w:rsidRDefault="00201439">
            <w:pPr>
              <w:pStyle w:val="aff0"/>
              <w:jc w:val="center"/>
              <w:pPrChange w:id="190" w:author="Автор">
                <w:pPr>
                  <w:pStyle w:val="aff0"/>
                </w:pPr>
              </w:pPrChange>
            </w:pPr>
            <w:r w:rsidRPr="002D5B69">
              <w:t>3</w:t>
            </w:r>
            <w:commentRangeEnd w:id="188"/>
            <w:r w:rsidR="00FC7B72">
              <w:rPr>
                <w:rStyle w:val="aff9"/>
              </w:rPr>
              <w:commentReference w:id="188"/>
            </w:r>
          </w:p>
        </w:tc>
      </w:tr>
      <w:tr w:rsidR="002B2605" w:rsidRPr="00201439" w14:paraId="23C6AFB9" w14:textId="77777777" w:rsidTr="00201439">
        <w:tc>
          <w:tcPr>
            <w:tcW w:w="0" w:type="auto"/>
            <w:hideMark/>
          </w:tcPr>
          <w:p w14:paraId="7199C930" w14:textId="05901728" w:rsidR="00201439" w:rsidRPr="002D5B69" w:rsidRDefault="00201439" w:rsidP="002D5B69">
            <w:pPr>
              <w:pStyle w:val="aff0"/>
            </w:pPr>
            <w:proofErr w:type="spellStart"/>
            <w:r w:rsidRPr="002D5B69">
              <w:t>slug</w:t>
            </w:r>
            <w:proofErr w:type="spellEnd"/>
          </w:p>
        </w:tc>
        <w:tc>
          <w:tcPr>
            <w:tcW w:w="0" w:type="auto"/>
            <w:hideMark/>
          </w:tcPr>
          <w:p w14:paraId="33C8234F" w14:textId="3FF6CC3F" w:rsidR="00201439" w:rsidRPr="002D5B69" w:rsidRDefault="00201439" w:rsidP="002D5B69">
            <w:pPr>
              <w:pStyle w:val="aff0"/>
            </w:pPr>
            <w:r w:rsidRPr="002D5B69">
              <w:t>Уникальный идентификатор задачи</w:t>
            </w:r>
          </w:p>
        </w:tc>
        <w:tc>
          <w:tcPr>
            <w:tcW w:w="0" w:type="auto"/>
            <w:hideMark/>
          </w:tcPr>
          <w:p w14:paraId="1FFF64B1" w14:textId="1DB45C04" w:rsidR="00201439" w:rsidRPr="002D5B69" w:rsidRDefault="00201439" w:rsidP="002D5B69">
            <w:pPr>
              <w:pStyle w:val="aff0"/>
            </w:pPr>
            <w:r w:rsidRPr="002D5B69">
              <w:t>Строка, однозначно определяет конкретную задачу на платформе</w:t>
            </w:r>
          </w:p>
        </w:tc>
      </w:tr>
      <w:tr w:rsidR="002B2605" w:rsidRPr="00201439" w14:paraId="37763952" w14:textId="77777777" w:rsidTr="00201439">
        <w:tc>
          <w:tcPr>
            <w:tcW w:w="0" w:type="auto"/>
            <w:hideMark/>
          </w:tcPr>
          <w:p w14:paraId="18500262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name</w:t>
            </w:r>
            <w:proofErr w:type="spellEnd"/>
          </w:p>
        </w:tc>
        <w:tc>
          <w:tcPr>
            <w:tcW w:w="0" w:type="auto"/>
            <w:hideMark/>
          </w:tcPr>
          <w:p w14:paraId="50782997" w14:textId="7A066A52" w:rsidR="00201439" w:rsidRPr="002D5B69" w:rsidRDefault="00201439" w:rsidP="002D5B69">
            <w:pPr>
              <w:pStyle w:val="aff0"/>
            </w:pPr>
            <w:r w:rsidRPr="002D5B69">
              <w:t>Название задачи</w:t>
            </w:r>
          </w:p>
        </w:tc>
        <w:tc>
          <w:tcPr>
            <w:tcW w:w="0" w:type="auto"/>
            <w:hideMark/>
          </w:tcPr>
          <w:p w14:paraId="2CE06457" w14:textId="77777777" w:rsidR="00201439" w:rsidRPr="002D5B69" w:rsidRDefault="00201439" w:rsidP="002D5B69">
            <w:pPr>
              <w:pStyle w:val="aff0"/>
            </w:pPr>
            <w:r w:rsidRPr="002D5B69">
              <w:t>Обычно краткое и описательное</w:t>
            </w:r>
          </w:p>
        </w:tc>
      </w:tr>
      <w:tr w:rsidR="002B2605" w:rsidRPr="00201439" w14:paraId="751B78FD" w14:textId="77777777" w:rsidTr="00201439">
        <w:tc>
          <w:tcPr>
            <w:tcW w:w="0" w:type="auto"/>
            <w:hideMark/>
          </w:tcPr>
          <w:p w14:paraId="4D81BEDA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description</w:t>
            </w:r>
            <w:proofErr w:type="spellEnd"/>
          </w:p>
        </w:tc>
        <w:tc>
          <w:tcPr>
            <w:tcW w:w="0" w:type="auto"/>
            <w:hideMark/>
          </w:tcPr>
          <w:p w14:paraId="058396A7" w14:textId="19793745" w:rsidR="00201439" w:rsidRPr="002D5B69" w:rsidRDefault="00201439" w:rsidP="002D5B69">
            <w:pPr>
              <w:pStyle w:val="aff0"/>
            </w:pPr>
            <w:r w:rsidRPr="002D5B69">
              <w:t>Описание задачи</w:t>
            </w:r>
            <w:r w:rsidR="002B2605" w:rsidRPr="002D5B69">
              <w:t xml:space="preserve"> на языке разметки </w:t>
            </w:r>
            <w:proofErr w:type="spellStart"/>
            <w:r w:rsidR="002B2605" w:rsidRPr="002D5B69">
              <w:t>Markdown</w:t>
            </w:r>
            <w:proofErr w:type="spellEnd"/>
            <w:r w:rsidRPr="002D5B69">
              <w:t>, включающее условия задачи, примеры ввода и вывода, а также дополнительные разъяснения и рекомендации</w:t>
            </w:r>
          </w:p>
        </w:tc>
        <w:tc>
          <w:tcPr>
            <w:tcW w:w="0" w:type="auto"/>
            <w:hideMark/>
          </w:tcPr>
          <w:p w14:paraId="243735E6" w14:textId="77777777" w:rsidR="00201439" w:rsidRPr="002D5B69" w:rsidRDefault="00201439" w:rsidP="002D5B69">
            <w:pPr>
              <w:pStyle w:val="aff0"/>
            </w:pPr>
            <w:r w:rsidRPr="002D5B69">
              <w:t>Включает ограничения и требования к эффективности</w:t>
            </w:r>
          </w:p>
        </w:tc>
      </w:tr>
      <w:tr w:rsidR="002B2605" w:rsidRPr="00201439" w14:paraId="7226ADF4" w14:textId="77777777" w:rsidTr="00201439">
        <w:tc>
          <w:tcPr>
            <w:tcW w:w="0" w:type="auto"/>
            <w:hideMark/>
          </w:tcPr>
          <w:p w14:paraId="39FD8A35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difficulty</w:t>
            </w:r>
            <w:proofErr w:type="spellEnd"/>
          </w:p>
        </w:tc>
        <w:tc>
          <w:tcPr>
            <w:tcW w:w="0" w:type="auto"/>
            <w:hideMark/>
          </w:tcPr>
          <w:p w14:paraId="4EABD650" w14:textId="52AC61D0" w:rsidR="00201439" w:rsidRPr="002D5B69" w:rsidRDefault="00201439" w:rsidP="002D5B69">
            <w:pPr>
              <w:pStyle w:val="aff0"/>
            </w:pPr>
            <w:r w:rsidRPr="002D5B69">
              <w:t>Уровень сложности задачи</w:t>
            </w:r>
          </w:p>
        </w:tc>
        <w:tc>
          <w:tcPr>
            <w:tcW w:w="0" w:type="auto"/>
            <w:hideMark/>
          </w:tcPr>
          <w:p w14:paraId="3149AAB5" w14:textId="1106EF01" w:rsidR="00201439" w:rsidRPr="002D5B69" w:rsidRDefault="00201439" w:rsidP="002D5B69">
            <w:pPr>
              <w:pStyle w:val="aff0"/>
            </w:pPr>
            <w:r w:rsidRPr="002D5B69">
              <w:t>Уровень сложности один из нескольких: "Easy", "</w:t>
            </w:r>
            <w:proofErr w:type="spellStart"/>
            <w:r w:rsidRPr="002D5B69">
              <w:t>Normal</w:t>
            </w:r>
            <w:proofErr w:type="spellEnd"/>
            <w:r w:rsidRPr="002D5B69">
              <w:t>" или "Hard"</w:t>
            </w:r>
          </w:p>
        </w:tc>
      </w:tr>
      <w:tr w:rsidR="002B2605" w:rsidRPr="00201439" w14:paraId="347B9FD0" w14:textId="77777777" w:rsidTr="00201439">
        <w:tc>
          <w:tcPr>
            <w:tcW w:w="0" w:type="auto"/>
            <w:hideMark/>
          </w:tcPr>
          <w:p w14:paraId="1D97AFC1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languages</w:t>
            </w:r>
            <w:proofErr w:type="spellEnd"/>
          </w:p>
        </w:tc>
        <w:tc>
          <w:tcPr>
            <w:tcW w:w="0" w:type="auto"/>
            <w:hideMark/>
          </w:tcPr>
          <w:p w14:paraId="5F3E3DFA" w14:textId="3A3156B5" w:rsidR="00201439" w:rsidRPr="002D5B69" w:rsidRDefault="00201439" w:rsidP="002D5B69">
            <w:pPr>
              <w:pStyle w:val="aff0"/>
            </w:pPr>
            <w:r w:rsidRPr="002D5B69">
              <w:t>Список языков программирования, на которых пользователь может решать данную задачу</w:t>
            </w:r>
          </w:p>
        </w:tc>
        <w:tc>
          <w:tcPr>
            <w:tcW w:w="0" w:type="auto"/>
            <w:hideMark/>
          </w:tcPr>
          <w:p w14:paraId="71DC88DE" w14:textId="77777777" w:rsidR="00201439" w:rsidRPr="002D5B69" w:rsidRDefault="00201439" w:rsidP="002D5B69">
            <w:pPr>
              <w:pStyle w:val="aff0"/>
            </w:pPr>
            <w:r w:rsidRPr="002D5B69">
              <w:t>Например, "</w:t>
            </w:r>
            <w:proofErr w:type="spellStart"/>
            <w:r w:rsidRPr="002D5B69">
              <w:t>Cpp</w:t>
            </w:r>
            <w:proofErr w:type="spellEnd"/>
            <w:r w:rsidRPr="002D5B69">
              <w:t>", "Java", "</w:t>
            </w:r>
            <w:proofErr w:type="spellStart"/>
            <w:r w:rsidRPr="002D5B69">
              <w:t>Javascript</w:t>
            </w:r>
            <w:proofErr w:type="spellEnd"/>
            <w:r w:rsidRPr="002D5B69">
              <w:t>" и другие</w:t>
            </w:r>
          </w:p>
        </w:tc>
      </w:tr>
      <w:tr w:rsidR="00632A48" w14:paraId="5FE0C4FF" w14:textId="77777777" w:rsidTr="00632A48">
        <w:tc>
          <w:tcPr>
            <w:tcW w:w="1286" w:type="dxa"/>
          </w:tcPr>
          <w:p w14:paraId="76223836" w14:textId="52B7BAB2" w:rsidR="00201439" w:rsidRPr="002D5B69" w:rsidRDefault="00B05371" w:rsidP="002D5B69">
            <w:pPr>
              <w:pStyle w:val="aff0"/>
            </w:pPr>
            <w:proofErr w:type="spellStart"/>
            <w:r w:rsidRPr="002D5B69">
              <w:t>tests</w:t>
            </w:r>
            <w:proofErr w:type="spellEnd"/>
          </w:p>
        </w:tc>
        <w:tc>
          <w:tcPr>
            <w:tcW w:w="5208" w:type="dxa"/>
          </w:tcPr>
          <w:p w14:paraId="19D3633C" w14:textId="051F3677" w:rsidR="00201439" w:rsidRPr="002D5B69" w:rsidRDefault="00B05371" w:rsidP="002D5B69">
            <w:pPr>
              <w:pStyle w:val="aff0"/>
            </w:pPr>
            <w:r w:rsidRPr="002D5B69">
              <w:t>Код с автоматизированными тестами для проверки корректности решения</w:t>
            </w:r>
          </w:p>
        </w:tc>
        <w:tc>
          <w:tcPr>
            <w:tcW w:w="2851" w:type="dxa"/>
          </w:tcPr>
          <w:p w14:paraId="5D92B2C3" w14:textId="4F24DBE1" w:rsidR="00201439" w:rsidRPr="002D5B69" w:rsidRDefault="00B05371" w:rsidP="002D5B69">
            <w:pPr>
              <w:pStyle w:val="aff0"/>
            </w:pPr>
            <w:r w:rsidRPr="002D5B69">
              <w:t>Для каждого языка указывается свой файл с тестами</w:t>
            </w:r>
          </w:p>
        </w:tc>
      </w:tr>
      <w:tr w:rsidR="00632A48" w14:paraId="6F35BCB5" w14:textId="77777777" w:rsidTr="00632A48">
        <w:tc>
          <w:tcPr>
            <w:tcW w:w="1286" w:type="dxa"/>
          </w:tcPr>
          <w:p w14:paraId="4CF24287" w14:textId="75E0FD72" w:rsidR="00201439" w:rsidRPr="002D5B69" w:rsidRDefault="00B05371" w:rsidP="002D5B69">
            <w:pPr>
              <w:pStyle w:val="aff0"/>
            </w:pPr>
            <w:proofErr w:type="spellStart"/>
            <w:r w:rsidRPr="002D5B69">
              <w:t>solution</w:t>
            </w:r>
            <w:proofErr w:type="spellEnd"/>
          </w:p>
        </w:tc>
        <w:tc>
          <w:tcPr>
            <w:tcW w:w="5208" w:type="dxa"/>
          </w:tcPr>
          <w:p w14:paraId="04EF115C" w14:textId="645BFBD2" w:rsidR="00201439" w:rsidRPr="002D5B69" w:rsidRDefault="00B05371" w:rsidP="002D5B69">
            <w:pPr>
              <w:pStyle w:val="aff0"/>
            </w:pPr>
            <w:r w:rsidRPr="002D5B69">
              <w:t>Шаблонный код для программирования решения</w:t>
            </w:r>
          </w:p>
        </w:tc>
        <w:tc>
          <w:tcPr>
            <w:tcW w:w="2851" w:type="dxa"/>
          </w:tcPr>
          <w:p w14:paraId="6279A181" w14:textId="26577B3A" w:rsidR="00201439" w:rsidRPr="002D5B69" w:rsidRDefault="00B05371" w:rsidP="002D5B69">
            <w:pPr>
              <w:pStyle w:val="aff0"/>
            </w:pPr>
            <w:r w:rsidRPr="002D5B69">
              <w:t>Не должен содержать решения задачи</w:t>
            </w:r>
          </w:p>
        </w:tc>
      </w:tr>
    </w:tbl>
    <w:p w14:paraId="65B6952F" w14:textId="6C78CEF2" w:rsidR="00F209C1" w:rsidRDefault="00632A48" w:rsidP="00632A48">
      <w:pPr>
        <w:pStyle w:val="3"/>
      </w:pPr>
      <w:bookmarkStart w:id="191" w:name="_Toc166412641"/>
      <w:bookmarkStart w:id="192" w:name="_Toc166412916"/>
      <w:bookmarkStart w:id="193" w:name="_Toc166914858"/>
      <w:bookmarkStart w:id="194" w:name="_Toc167623487"/>
      <w:r>
        <w:lastRenderedPageBreak/>
        <w:t>2.2.</w:t>
      </w:r>
      <w:r w:rsidRPr="000D6875">
        <w:t>2</w:t>
      </w:r>
      <w:r>
        <w:t xml:space="preserve"> Описание структуры «Решение»</w:t>
      </w:r>
      <w:bookmarkEnd w:id="191"/>
      <w:bookmarkEnd w:id="192"/>
      <w:bookmarkEnd w:id="193"/>
      <w:bookmarkEnd w:id="194"/>
    </w:p>
    <w:p w14:paraId="71A80BBA" w14:textId="1DE84260" w:rsidR="00632A48" w:rsidRDefault="00CE1DD4" w:rsidP="00632A48">
      <w:ins w:id="195" w:author="Автор">
        <w:r>
          <w:t>Структура «Решение» представляет собой</w:t>
        </w:r>
      </w:ins>
      <w:commentRangeStart w:id="196"/>
      <w:commentRangeStart w:id="197"/>
      <w:del w:id="198" w:author="Автор">
        <w:r w:rsidR="00632A48" w:rsidDel="00CE1DD4">
          <w:delText>Пользователи отправляют</w:delText>
        </w:r>
      </w:del>
      <w:r w:rsidR="00632A48">
        <w:t xml:space="preserve"> </w:t>
      </w:r>
      <w:ins w:id="199" w:author="Автор">
        <w:r>
          <w:t xml:space="preserve">пользовательский </w:t>
        </w:r>
      </w:ins>
      <w:del w:id="200" w:author="Автор">
        <w:r w:rsidR="00632A48" w:rsidDel="00CE1DD4">
          <w:delText xml:space="preserve">свои </w:delText>
        </w:r>
      </w:del>
      <w:r w:rsidR="00632A48">
        <w:t>вариант</w:t>
      </w:r>
      <w:del w:id="201" w:author="Автор">
        <w:r w:rsidR="00632A48" w:rsidDel="00CE1DD4">
          <w:delText>ы</w:delText>
        </w:r>
      </w:del>
      <w:r w:rsidR="00632A48">
        <w:t xml:space="preserve"> решения задачи</w:t>
      </w:r>
      <w:commentRangeEnd w:id="196"/>
      <w:r w:rsidR="00891016">
        <w:rPr>
          <w:rStyle w:val="aff9"/>
        </w:rPr>
        <w:commentReference w:id="196"/>
      </w:r>
      <w:commentRangeEnd w:id="197"/>
      <w:r w:rsidR="00310C05">
        <w:rPr>
          <w:rStyle w:val="aff9"/>
        </w:rPr>
        <w:commentReference w:id="197"/>
      </w:r>
      <w:r w:rsidR="00632A48">
        <w:t>.</w:t>
      </w:r>
      <w:ins w:id="202" w:author="Автор">
        <w:r w:rsidR="00310C05">
          <w:t xml:space="preserve"> Данная структура будет использована для </w:t>
        </w:r>
        <w:r w:rsidR="00A470E0">
          <w:t xml:space="preserve">долговременного </w:t>
        </w:r>
        <w:r w:rsidR="00310C05">
          <w:t>хранения отправленных пользователем решений.</w:t>
        </w:r>
      </w:ins>
      <w:r w:rsidR="00632A48">
        <w:t xml:space="preserve"> Описание структуры данных решения задачи представлено в таблице 2.2. </w:t>
      </w:r>
    </w:p>
    <w:p w14:paraId="3B24B9F5" w14:textId="308861C5" w:rsidR="000E7770" w:rsidRPr="000E7770" w:rsidRDefault="000E7770" w:rsidP="000E7770">
      <w:pPr>
        <w:pStyle w:val="afe"/>
      </w:pPr>
      <w:r w:rsidRPr="000E7770">
        <w:t>Таблица 2.</w:t>
      </w:r>
      <w:r w:rsidR="00A23889">
        <w:t>2</w:t>
      </w:r>
      <w:r w:rsidRPr="000E7770">
        <w:t xml:space="preserve"> – Описание структуры «</w:t>
      </w:r>
      <w:commentRangeStart w:id="203"/>
      <w:r w:rsidR="00273127">
        <w:t>Решение</w:t>
      </w:r>
      <w:commentRangeEnd w:id="203"/>
      <w:r w:rsidR="00891016">
        <w:rPr>
          <w:rStyle w:val="aff9"/>
        </w:rPr>
        <w:commentReference w:id="203"/>
      </w:r>
      <w:r w:rsidRPr="000E7770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36"/>
        <w:gridCol w:w="3182"/>
        <w:gridCol w:w="4627"/>
      </w:tblGrid>
      <w:tr w:rsidR="000E7770" w14:paraId="796D1B5C" w14:textId="77777777" w:rsidTr="00080664">
        <w:tc>
          <w:tcPr>
            <w:tcW w:w="1536" w:type="dxa"/>
          </w:tcPr>
          <w:p w14:paraId="0AFED296" w14:textId="77777777" w:rsidR="000E7770" w:rsidRPr="00917B82" w:rsidRDefault="000E7770" w:rsidP="0011127A">
            <w:pPr>
              <w:pStyle w:val="aff0"/>
              <w:jc w:val="center"/>
              <w:pPrChange w:id="204" w:author="Автор">
                <w:pPr>
                  <w:pStyle w:val="aff0"/>
                </w:pPr>
              </w:pPrChange>
            </w:pPr>
            <w:r w:rsidRPr="00917B82">
              <w:t>Название</w:t>
            </w:r>
          </w:p>
        </w:tc>
        <w:tc>
          <w:tcPr>
            <w:tcW w:w="4527" w:type="dxa"/>
          </w:tcPr>
          <w:p w14:paraId="6CE16B27" w14:textId="77777777" w:rsidR="000E7770" w:rsidRPr="00917B82" w:rsidRDefault="000E7770" w:rsidP="0011127A">
            <w:pPr>
              <w:pStyle w:val="aff0"/>
              <w:jc w:val="center"/>
              <w:pPrChange w:id="205" w:author="Автор">
                <w:pPr>
                  <w:pStyle w:val="aff0"/>
                </w:pPr>
              </w:pPrChange>
            </w:pPr>
            <w:r w:rsidRPr="00917B82">
              <w:t>Описание</w:t>
            </w:r>
          </w:p>
        </w:tc>
        <w:tc>
          <w:tcPr>
            <w:tcW w:w="3282" w:type="dxa"/>
          </w:tcPr>
          <w:p w14:paraId="1ED8ACE2" w14:textId="77777777" w:rsidR="000E7770" w:rsidRPr="00917B82" w:rsidRDefault="000E7770" w:rsidP="0011127A">
            <w:pPr>
              <w:pStyle w:val="aff0"/>
              <w:jc w:val="center"/>
              <w:pPrChange w:id="206" w:author="Автор">
                <w:pPr>
                  <w:pStyle w:val="aff0"/>
                </w:pPr>
              </w:pPrChange>
            </w:pPr>
            <w:r w:rsidRPr="00917B82">
              <w:t>Примечание</w:t>
            </w:r>
          </w:p>
        </w:tc>
      </w:tr>
      <w:tr w:rsidR="000E7770" w14:paraId="1F7A905B" w14:textId="77777777" w:rsidTr="00080664">
        <w:tc>
          <w:tcPr>
            <w:tcW w:w="1536" w:type="dxa"/>
          </w:tcPr>
          <w:p w14:paraId="69BFA0A4" w14:textId="77777777" w:rsidR="000E7770" w:rsidRPr="00917B82" w:rsidRDefault="000E7770" w:rsidP="0011127A">
            <w:pPr>
              <w:pStyle w:val="aff0"/>
              <w:jc w:val="center"/>
              <w:pPrChange w:id="207" w:author="Автор">
                <w:pPr>
                  <w:pStyle w:val="aff0"/>
                </w:pPr>
              </w:pPrChange>
            </w:pPr>
            <w:r w:rsidRPr="00917B82">
              <w:t>1</w:t>
            </w:r>
          </w:p>
        </w:tc>
        <w:tc>
          <w:tcPr>
            <w:tcW w:w="4527" w:type="dxa"/>
          </w:tcPr>
          <w:p w14:paraId="7782961B" w14:textId="77777777" w:rsidR="000E7770" w:rsidRPr="00917B82" w:rsidRDefault="000E7770" w:rsidP="0011127A">
            <w:pPr>
              <w:pStyle w:val="aff0"/>
              <w:jc w:val="center"/>
              <w:pPrChange w:id="208" w:author="Автор">
                <w:pPr>
                  <w:pStyle w:val="aff0"/>
                </w:pPr>
              </w:pPrChange>
            </w:pPr>
            <w:r w:rsidRPr="00917B82">
              <w:t>2</w:t>
            </w:r>
          </w:p>
        </w:tc>
        <w:tc>
          <w:tcPr>
            <w:tcW w:w="3282" w:type="dxa"/>
          </w:tcPr>
          <w:p w14:paraId="67C5848A" w14:textId="77777777" w:rsidR="000E7770" w:rsidRPr="00917B82" w:rsidRDefault="000E7770" w:rsidP="0011127A">
            <w:pPr>
              <w:pStyle w:val="aff0"/>
              <w:jc w:val="center"/>
              <w:pPrChange w:id="209" w:author="Автор">
                <w:pPr>
                  <w:pStyle w:val="aff0"/>
                </w:pPr>
              </w:pPrChange>
            </w:pPr>
            <w:r w:rsidRPr="00917B82">
              <w:t>3</w:t>
            </w:r>
          </w:p>
        </w:tc>
      </w:tr>
      <w:tr w:rsidR="005A4CA5" w:rsidRPr="00201439" w14:paraId="79B98859" w14:textId="77777777" w:rsidTr="00142183">
        <w:tc>
          <w:tcPr>
            <w:tcW w:w="0" w:type="auto"/>
            <w:hideMark/>
          </w:tcPr>
          <w:p w14:paraId="3C00ADF4" w14:textId="084A6632" w:rsidR="000E7770" w:rsidRPr="00917B82" w:rsidRDefault="000E7770" w:rsidP="00917B82">
            <w:pPr>
              <w:pStyle w:val="aff0"/>
            </w:pPr>
            <w:proofErr w:type="spellStart"/>
            <w:r w:rsidRPr="00917B82">
              <w:t>problem_slug</w:t>
            </w:r>
            <w:proofErr w:type="spellEnd"/>
          </w:p>
        </w:tc>
        <w:tc>
          <w:tcPr>
            <w:tcW w:w="0" w:type="auto"/>
            <w:hideMark/>
          </w:tcPr>
          <w:p w14:paraId="011E3AA4" w14:textId="77777777" w:rsidR="000E7770" w:rsidRPr="00917B82" w:rsidRDefault="000E7770" w:rsidP="00917B82">
            <w:pPr>
              <w:pStyle w:val="aff0"/>
            </w:pPr>
            <w:r w:rsidRPr="00917B82">
              <w:t>Уникальный идентификатор задачи</w:t>
            </w:r>
          </w:p>
        </w:tc>
        <w:tc>
          <w:tcPr>
            <w:tcW w:w="0" w:type="auto"/>
            <w:hideMark/>
          </w:tcPr>
          <w:p w14:paraId="7FBC669D" w14:textId="77777777" w:rsidR="000E7770" w:rsidRPr="00917B82" w:rsidRDefault="000E7770" w:rsidP="00917B82">
            <w:pPr>
              <w:pStyle w:val="aff0"/>
            </w:pPr>
            <w:r w:rsidRPr="00917B82">
              <w:t>Строка, однозначно определяет конкретную задачу на платформе</w:t>
            </w:r>
          </w:p>
        </w:tc>
      </w:tr>
      <w:tr w:rsidR="005A4CA5" w:rsidRPr="00201439" w14:paraId="236CF65A" w14:textId="77777777" w:rsidTr="00142183">
        <w:tc>
          <w:tcPr>
            <w:tcW w:w="0" w:type="auto"/>
            <w:hideMark/>
          </w:tcPr>
          <w:p w14:paraId="5DB0B8B0" w14:textId="4EF4912F" w:rsidR="000E7770" w:rsidRPr="00917B82" w:rsidRDefault="00CE3DFB" w:rsidP="00917B82">
            <w:pPr>
              <w:pStyle w:val="aff0"/>
            </w:pPr>
            <w:r w:rsidRPr="00917B82">
              <w:t>L</w:t>
            </w:r>
            <w:r w:rsidR="000E7770" w:rsidRPr="00917B82">
              <w:t>anguage</w:t>
            </w:r>
          </w:p>
        </w:tc>
        <w:tc>
          <w:tcPr>
            <w:tcW w:w="0" w:type="auto"/>
            <w:hideMark/>
          </w:tcPr>
          <w:p w14:paraId="5FAA299A" w14:textId="625CD2BE" w:rsidR="000E7770" w:rsidRPr="00917B82" w:rsidRDefault="000E7770" w:rsidP="00917B82">
            <w:pPr>
              <w:pStyle w:val="aff0"/>
            </w:pPr>
            <w:r w:rsidRPr="00917B82">
              <w:t>Язык, который выбрал пользователь</w:t>
            </w:r>
          </w:p>
        </w:tc>
        <w:tc>
          <w:tcPr>
            <w:tcW w:w="0" w:type="auto"/>
            <w:hideMark/>
          </w:tcPr>
          <w:p w14:paraId="1E0AE7D7" w14:textId="52D6EF4F" w:rsidR="000E7770" w:rsidRPr="00917B82" w:rsidRDefault="000E7770" w:rsidP="00917B82">
            <w:pPr>
              <w:pStyle w:val="aff0"/>
            </w:pPr>
            <w:r w:rsidRPr="00917B82">
              <w:t>Например, "</w:t>
            </w:r>
            <w:proofErr w:type="spellStart"/>
            <w:r w:rsidRPr="00917B82">
              <w:t>Cpp</w:t>
            </w:r>
            <w:proofErr w:type="spellEnd"/>
            <w:r w:rsidRPr="00917B82">
              <w:t>", "Java", "</w:t>
            </w:r>
            <w:proofErr w:type="spellStart"/>
            <w:r w:rsidRPr="00917B82">
              <w:t>Javascript</w:t>
            </w:r>
            <w:proofErr w:type="spellEnd"/>
            <w:r w:rsidRPr="00917B82">
              <w:t>" и другие</w:t>
            </w:r>
          </w:p>
        </w:tc>
      </w:tr>
      <w:tr w:rsidR="005A4CA5" w:rsidRPr="00201439" w14:paraId="660A25CB" w14:textId="77777777" w:rsidTr="00142183">
        <w:tc>
          <w:tcPr>
            <w:tcW w:w="0" w:type="auto"/>
            <w:hideMark/>
          </w:tcPr>
          <w:p w14:paraId="2633ACF8" w14:textId="51E964A2" w:rsidR="000E7770" w:rsidRPr="00917B82" w:rsidRDefault="005A4CA5" w:rsidP="00917B82">
            <w:pPr>
              <w:pStyle w:val="aff0"/>
            </w:pPr>
            <w:proofErr w:type="spellStart"/>
            <w:r w:rsidRPr="00917B82">
              <w:t>user_id</w:t>
            </w:r>
            <w:proofErr w:type="spellEnd"/>
          </w:p>
        </w:tc>
        <w:tc>
          <w:tcPr>
            <w:tcW w:w="0" w:type="auto"/>
            <w:hideMark/>
          </w:tcPr>
          <w:p w14:paraId="277F6A81" w14:textId="406B2135" w:rsidR="000E7770" w:rsidRPr="00917B82" w:rsidRDefault="005A4CA5" w:rsidP="00917B82">
            <w:pPr>
              <w:pStyle w:val="aff0"/>
            </w:pPr>
            <w:r w:rsidRPr="00917B82">
              <w:t>Уникальный идентификатор пользователя</w:t>
            </w:r>
          </w:p>
        </w:tc>
        <w:tc>
          <w:tcPr>
            <w:tcW w:w="0" w:type="auto"/>
            <w:hideMark/>
          </w:tcPr>
          <w:p w14:paraId="5E25AA7B" w14:textId="6C774FF1" w:rsidR="000E7770" w:rsidRPr="00917B82" w:rsidRDefault="005A4CA5" w:rsidP="00917B82">
            <w:pPr>
              <w:pStyle w:val="aff0"/>
            </w:pPr>
            <w:r w:rsidRPr="00917B82">
              <w:t>Число, однозначно определяет конкретного пользователя на платформе</w:t>
            </w:r>
          </w:p>
        </w:tc>
      </w:tr>
      <w:tr w:rsidR="005A4CA5" w:rsidRPr="00201439" w14:paraId="09350A6A" w14:textId="77777777" w:rsidTr="00142183">
        <w:tc>
          <w:tcPr>
            <w:tcW w:w="0" w:type="auto"/>
            <w:hideMark/>
          </w:tcPr>
          <w:p w14:paraId="2E58D947" w14:textId="21C78A82" w:rsidR="000E7770" w:rsidRPr="00917B82" w:rsidRDefault="00CE3DFB" w:rsidP="00917B82">
            <w:pPr>
              <w:pStyle w:val="aff0"/>
            </w:pPr>
            <w:r w:rsidRPr="00917B82">
              <w:t>C</w:t>
            </w:r>
            <w:r w:rsidR="00080664" w:rsidRPr="00917B82">
              <w:t>ode</w:t>
            </w:r>
          </w:p>
        </w:tc>
        <w:tc>
          <w:tcPr>
            <w:tcW w:w="0" w:type="auto"/>
            <w:hideMark/>
          </w:tcPr>
          <w:p w14:paraId="21944E4A" w14:textId="7F6E61A9" w:rsidR="000E7770" w:rsidRPr="00917B82" w:rsidRDefault="00080664" w:rsidP="00917B82">
            <w:pPr>
              <w:pStyle w:val="aff0"/>
            </w:pPr>
            <w:r w:rsidRPr="00917B82">
              <w:t>Решение пользователя</w:t>
            </w:r>
          </w:p>
        </w:tc>
        <w:tc>
          <w:tcPr>
            <w:tcW w:w="0" w:type="auto"/>
            <w:hideMark/>
          </w:tcPr>
          <w:p w14:paraId="518C2A06" w14:textId="1ABF76BB" w:rsidR="000E7770" w:rsidRPr="00917B82" w:rsidRDefault="00080664" w:rsidP="00917B82">
            <w:pPr>
              <w:pStyle w:val="aff0"/>
            </w:pPr>
            <w:r w:rsidRPr="00917B82">
              <w:t>Текст, программный код на выбранном языке</w:t>
            </w:r>
          </w:p>
        </w:tc>
      </w:tr>
    </w:tbl>
    <w:p w14:paraId="7896018B" w14:textId="659997F6" w:rsidR="00A23889" w:rsidRDefault="00A23889" w:rsidP="00A23889">
      <w:pPr>
        <w:pStyle w:val="3"/>
      </w:pPr>
      <w:bookmarkStart w:id="210" w:name="_Toc166412642"/>
      <w:bookmarkStart w:id="211" w:name="_Toc166412917"/>
      <w:bookmarkStart w:id="212" w:name="_Toc166914859"/>
      <w:bookmarkStart w:id="213" w:name="_Toc167623488"/>
      <w:r>
        <w:t>2.2.</w:t>
      </w:r>
      <w:r w:rsidRPr="00A23889">
        <w:t>3</w:t>
      </w:r>
      <w:r>
        <w:t xml:space="preserve"> Описание структуры «Результат</w:t>
      </w:r>
      <w:r w:rsidR="00E17D20">
        <w:t>ы решения</w:t>
      </w:r>
      <w:r>
        <w:t>»</w:t>
      </w:r>
      <w:bookmarkEnd w:id="210"/>
      <w:bookmarkEnd w:id="211"/>
      <w:bookmarkEnd w:id="212"/>
      <w:bookmarkEnd w:id="213"/>
    </w:p>
    <w:p w14:paraId="575BA906" w14:textId="711AF686" w:rsidR="0048619A" w:rsidRDefault="00A23889" w:rsidP="00632A48">
      <w:pPr>
        <w:rPr>
          <w:ins w:id="214" w:author="Автор"/>
        </w:rPr>
      </w:pPr>
      <w:r>
        <w:t xml:space="preserve">Решение, отправленное </w:t>
      </w:r>
      <w:commentRangeStart w:id="215"/>
      <w:r>
        <w:t>пользовател</w:t>
      </w:r>
      <w:ins w:id="216" w:author="Автор">
        <w:r w:rsidR="00371DBE">
          <w:t>ем</w:t>
        </w:r>
      </w:ins>
      <w:del w:id="217" w:author="Автор">
        <w:r w:rsidDel="00371DBE">
          <w:delText>ь</w:delText>
        </w:r>
      </w:del>
      <w:ins w:id="218" w:author="Автор">
        <w:r w:rsidR="00563DE5">
          <w:t>,</w:t>
        </w:r>
      </w:ins>
      <w:r>
        <w:t xml:space="preserve"> </w:t>
      </w:r>
      <w:commentRangeEnd w:id="215"/>
      <w:r w:rsidR="00126608">
        <w:rPr>
          <w:rStyle w:val="aff9"/>
        </w:rPr>
        <w:commentReference w:id="215"/>
      </w:r>
      <w:r>
        <w:t xml:space="preserve">и результат его проверки могут быть сильно </w:t>
      </w:r>
      <w:commentRangeStart w:id="219"/>
      <w:r>
        <w:t>разделены по времени создания</w:t>
      </w:r>
      <w:commentRangeEnd w:id="219"/>
      <w:r w:rsidR="004834C0">
        <w:rPr>
          <w:rStyle w:val="aff9"/>
        </w:rPr>
        <w:commentReference w:id="219"/>
      </w:r>
      <w:r>
        <w:t>. Имеет смысл рассмотреть их раздельно</w:t>
      </w:r>
      <w:r w:rsidR="0047472D">
        <w:t xml:space="preserve">. Описание </w:t>
      </w:r>
      <w:r w:rsidR="007A26FA">
        <w:t xml:space="preserve">данной структуры </w:t>
      </w:r>
      <w:r w:rsidR="0047472D">
        <w:t>представлено в таблице 2.3.</w:t>
      </w:r>
    </w:p>
    <w:p w14:paraId="32705703" w14:textId="1AC6C9F6" w:rsidR="00CA6A64" w:rsidDel="00CA6A64" w:rsidRDefault="00CA6A64" w:rsidP="00632A48">
      <w:pPr>
        <w:rPr>
          <w:del w:id="220" w:author="Автор"/>
        </w:rPr>
      </w:pPr>
    </w:p>
    <w:p w14:paraId="3464A8AA" w14:textId="44E75AB5" w:rsidR="00A23889" w:rsidRPr="003C199C" w:rsidRDefault="00A23889" w:rsidP="003C199C">
      <w:pPr>
        <w:pStyle w:val="afe"/>
      </w:pPr>
      <w:r w:rsidRPr="003C199C">
        <w:t>Таблица 2.3 – Описание структуры «</w:t>
      </w:r>
      <w:r w:rsidR="00E17D20" w:rsidRPr="003C199C">
        <w:t>Результаты решения</w:t>
      </w:r>
      <w:r w:rsidRPr="003C199C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36"/>
        <w:gridCol w:w="4520"/>
        <w:gridCol w:w="3489"/>
        <w:tblGridChange w:id="221">
          <w:tblGrid>
            <w:gridCol w:w="1336"/>
            <w:gridCol w:w="4520"/>
            <w:gridCol w:w="3489"/>
          </w:tblGrid>
        </w:tblGridChange>
      </w:tblGrid>
      <w:tr w:rsidR="00986845" w14:paraId="797B2BA7" w14:textId="77777777" w:rsidTr="001155F3">
        <w:tc>
          <w:tcPr>
            <w:tcW w:w="1336" w:type="dxa"/>
            <w:tcBorders>
              <w:bottom w:val="single" w:sz="4" w:space="0" w:color="auto"/>
            </w:tcBorders>
          </w:tcPr>
          <w:p w14:paraId="14A74918" w14:textId="77777777" w:rsidR="00A23889" w:rsidRPr="00436438" w:rsidRDefault="00A23889" w:rsidP="0011127A">
            <w:pPr>
              <w:pStyle w:val="aff0"/>
              <w:jc w:val="center"/>
              <w:pPrChange w:id="222" w:author="Автор">
                <w:pPr>
                  <w:pStyle w:val="aff0"/>
                </w:pPr>
              </w:pPrChange>
            </w:pPr>
            <w:r w:rsidRPr="00436438">
              <w:t>Название</w:t>
            </w:r>
          </w:p>
        </w:tc>
        <w:tc>
          <w:tcPr>
            <w:tcW w:w="4520" w:type="dxa"/>
            <w:tcBorders>
              <w:bottom w:val="single" w:sz="4" w:space="0" w:color="auto"/>
            </w:tcBorders>
          </w:tcPr>
          <w:p w14:paraId="70ABCE32" w14:textId="77777777" w:rsidR="00A23889" w:rsidRPr="00436438" w:rsidRDefault="00A23889" w:rsidP="0011127A">
            <w:pPr>
              <w:pStyle w:val="aff0"/>
              <w:jc w:val="center"/>
              <w:pPrChange w:id="223" w:author="Автор">
                <w:pPr>
                  <w:pStyle w:val="aff0"/>
                </w:pPr>
              </w:pPrChange>
            </w:pPr>
            <w:r w:rsidRPr="00436438">
              <w:t>Описание</w:t>
            </w:r>
          </w:p>
        </w:tc>
        <w:tc>
          <w:tcPr>
            <w:tcW w:w="3489" w:type="dxa"/>
            <w:tcBorders>
              <w:bottom w:val="single" w:sz="4" w:space="0" w:color="auto"/>
            </w:tcBorders>
          </w:tcPr>
          <w:p w14:paraId="0A124203" w14:textId="77777777" w:rsidR="00A23889" w:rsidRPr="00436438" w:rsidRDefault="00A23889" w:rsidP="0011127A">
            <w:pPr>
              <w:pStyle w:val="aff0"/>
              <w:jc w:val="center"/>
              <w:pPrChange w:id="224" w:author="Автор">
                <w:pPr>
                  <w:pStyle w:val="aff0"/>
                </w:pPr>
              </w:pPrChange>
            </w:pPr>
            <w:r w:rsidRPr="00436438">
              <w:t>Примечание</w:t>
            </w:r>
          </w:p>
        </w:tc>
      </w:tr>
      <w:tr w:rsidR="00986845" w14:paraId="7C1D9278" w14:textId="77777777" w:rsidTr="001155F3">
        <w:tc>
          <w:tcPr>
            <w:tcW w:w="1336" w:type="dxa"/>
            <w:tcBorders>
              <w:bottom w:val="nil"/>
            </w:tcBorders>
          </w:tcPr>
          <w:p w14:paraId="05469936" w14:textId="77777777" w:rsidR="00A23889" w:rsidRPr="00436438" w:rsidRDefault="00A23889" w:rsidP="0011127A">
            <w:pPr>
              <w:pStyle w:val="aff0"/>
              <w:jc w:val="center"/>
              <w:pPrChange w:id="225" w:author="Автор">
                <w:pPr>
                  <w:pStyle w:val="aff0"/>
                </w:pPr>
              </w:pPrChange>
            </w:pPr>
            <w:r w:rsidRPr="00436438">
              <w:t>1</w:t>
            </w:r>
          </w:p>
        </w:tc>
        <w:tc>
          <w:tcPr>
            <w:tcW w:w="4520" w:type="dxa"/>
            <w:tcBorders>
              <w:bottom w:val="nil"/>
            </w:tcBorders>
          </w:tcPr>
          <w:p w14:paraId="007063B2" w14:textId="77777777" w:rsidR="00A23889" w:rsidRPr="00436438" w:rsidRDefault="00A23889" w:rsidP="0011127A">
            <w:pPr>
              <w:pStyle w:val="aff0"/>
              <w:jc w:val="center"/>
              <w:pPrChange w:id="226" w:author="Автор">
                <w:pPr>
                  <w:pStyle w:val="aff0"/>
                </w:pPr>
              </w:pPrChange>
            </w:pPr>
            <w:r w:rsidRPr="00436438">
              <w:t>2</w:t>
            </w:r>
          </w:p>
        </w:tc>
        <w:tc>
          <w:tcPr>
            <w:tcW w:w="3489" w:type="dxa"/>
            <w:tcBorders>
              <w:bottom w:val="nil"/>
            </w:tcBorders>
          </w:tcPr>
          <w:p w14:paraId="72AD442E" w14:textId="77777777" w:rsidR="00A23889" w:rsidRPr="00436438" w:rsidRDefault="00A23889" w:rsidP="0011127A">
            <w:pPr>
              <w:pStyle w:val="aff0"/>
              <w:jc w:val="center"/>
              <w:pPrChange w:id="227" w:author="Автор">
                <w:pPr>
                  <w:pStyle w:val="aff0"/>
                </w:pPr>
              </w:pPrChange>
            </w:pPr>
            <w:r w:rsidRPr="00436438">
              <w:t>3</w:t>
            </w:r>
          </w:p>
        </w:tc>
      </w:tr>
      <w:tr w:rsidR="003B3E0B" w:rsidRPr="00201439" w14:paraId="12B6EB53" w14:textId="77777777" w:rsidTr="00986845">
        <w:tc>
          <w:tcPr>
            <w:tcW w:w="0" w:type="auto"/>
            <w:tcBorders>
              <w:top w:val="nil"/>
            </w:tcBorders>
            <w:hideMark/>
          </w:tcPr>
          <w:p w14:paraId="1588F16B" w14:textId="7757D9BD" w:rsidR="00A23889" w:rsidRPr="00436438" w:rsidRDefault="00A23889" w:rsidP="00436438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41A25808" w14:textId="4000BCCD" w:rsidR="00A23889" w:rsidRPr="00436438" w:rsidRDefault="00A23889" w:rsidP="00436438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0C1813A9" w14:textId="3C69C03D" w:rsidR="00A23889" w:rsidRPr="00436438" w:rsidRDefault="00A23889" w:rsidP="00436438">
            <w:pPr>
              <w:pStyle w:val="aff0"/>
            </w:pPr>
          </w:p>
        </w:tc>
      </w:tr>
      <w:tr w:rsidR="00986845" w:rsidRPr="00986845" w14:paraId="255D94F1" w14:textId="77777777" w:rsidTr="00986845">
        <w:tc>
          <w:tcPr>
            <w:tcW w:w="0" w:type="auto"/>
            <w:hideMark/>
          </w:tcPr>
          <w:p w14:paraId="7D38756E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solution_id</w:t>
            </w:r>
            <w:proofErr w:type="spellEnd"/>
          </w:p>
        </w:tc>
        <w:tc>
          <w:tcPr>
            <w:tcW w:w="0" w:type="auto"/>
            <w:hideMark/>
          </w:tcPr>
          <w:p w14:paraId="79FDF90A" w14:textId="77777777" w:rsidR="00986845" w:rsidRPr="00436438" w:rsidRDefault="00986845" w:rsidP="00436438">
            <w:pPr>
              <w:pStyle w:val="aff0"/>
            </w:pPr>
            <w:r w:rsidRPr="00436438">
              <w:t>Уникальный идентификатор решения, связывает результат с конкретным решением</w:t>
            </w:r>
          </w:p>
        </w:tc>
        <w:tc>
          <w:tcPr>
            <w:tcW w:w="0" w:type="auto"/>
            <w:hideMark/>
          </w:tcPr>
          <w:p w14:paraId="1F47ED0B" w14:textId="6D1E97B4" w:rsidR="00986845" w:rsidRPr="00436438" w:rsidRDefault="005E5FBC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0750703A" w14:textId="77777777" w:rsidTr="00986845">
        <w:tc>
          <w:tcPr>
            <w:tcW w:w="0" w:type="auto"/>
            <w:hideMark/>
          </w:tcPr>
          <w:p w14:paraId="1227A224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tests</w:t>
            </w:r>
            <w:proofErr w:type="spellEnd"/>
          </w:p>
        </w:tc>
        <w:tc>
          <w:tcPr>
            <w:tcW w:w="0" w:type="auto"/>
            <w:hideMark/>
          </w:tcPr>
          <w:p w14:paraId="15840896" w14:textId="77777777" w:rsidR="00986845" w:rsidRPr="00436438" w:rsidRDefault="00986845" w:rsidP="00436438">
            <w:pPr>
              <w:pStyle w:val="aff0"/>
            </w:pPr>
            <w:r w:rsidRPr="00436438">
              <w:t>Общее количество тестов, по которым проверялось решение</w:t>
            </w:r>
          </w:p>
        </w:tc>
        <w:tc>
          <w:tcPr>
            <w:tcW w:w="0" w:type="auto"/>
            <w:hideMark/>
          </w:tcPr>
          <w:p w14:paraId="054A1D3D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0063C587" w14:textId="77777777" w:rsidTr="00986845">
        <w:tc>
          <w:tcPr>
            <w:tcW w:w="0" w:type="auto"/>
            <w:hideMark/>
          </w:tcPr>
          <w:p w14:paraId="33EE03FD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failures</w:t>
            </w:r>
            <w:proofErr w:type="spellEnd"/>
          </w:p>
        </w:tc>
        <w:tc>
          <w:tcPr>
            <w:tcW w:w="0" w:type="auto"/>
            <w:hideMark/>
          </w:tcPr>
          <w:p w14:paraId="4D1BCD1D" w14:textId="77777777" w:rsidR="00986845" w:rsidRPr="00436438" w:rsidRDefault="00986845" w:rsidP="00436438">
            <w:pPr>
              <w:pStyle w:val="aff0"/>
            </w:pPr>
            <w:r w:rsidRPr="00436438">
              <w:t>Количество тестов, которые завершились неудачно</w:t>
            </w:r>
          </w:p>
        </w:tc>
        <w:tc>
          <w:tcPr>
            <w:tcW w:w="0" w:type="auto"/>
            <w:hideMark/>
          </w:tcPr>
          <w:p w14:paraId="3E98A0F6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7C6DF81A" w14:textId="77777777" w:rsidTr="00986845">
        <w:tc>
          <w:tcPr>
            <w:tcW w:w="0" w:type="auto"/>
            <w:hideMark/>
          </w:tcPr>
          <w:p w14:paraId="0E9D7C73" w14:textId="77777777" w:rsidR="00986845" w:rsidRPr="00436438" w:rsidRDefault="00986845" w:rsidP="00436438">
            <w:pPr>
              <w:pStyle w:val="aff0"/>
            </w:pPr>
            <w:commentRangeStart w:id="228"/>
            <w:proofErr w:type="spellStart"/>
            <w:r w:rsidRPr="00436438">
              <w:t>errors</w:t>
            </w:r>
            <w:commentRangeEnd w:id="228"/>
            <w:proofErr w:type="spellEnd"/>
            <w:r w:rsidR="007C32F4">
              <w:rPr>
                <w:rStyle w:val="aff9"/>
              </w:rPr>
              <w:commentReference w:id="228"/>
            </w:r>
          </w:p>
        </w:tc>
        <w:tc>
          <w:tcPr>
            <w:tcW w:w="0" w:type="auto"/>
            <w:hideMark/>
          </w:tcPr>
          <w:p w14:paraId="4ABC084B" w14:textId="77777777" w:rsidR="00986845" w:rsidRPr="00436438" w:rsidRDefault="00986845" w:rsidP="00436438">
            <w:pPr>
              <w:pStyle w:val="aff0"/>
            </w:pPr>
            <w:r w:rsidRPr="00436438">
              <w:t>Количество ошибок, возникших во время выполнения решения</w:t>
            </w:r>
          </w:p>
        </w:tc>
        <w:tc>
          <w:tcPr>
            <w:tcW w:w="0" w:type="auto"/>
            <w:hideMark/>
          </w:tcPr>
          <w:p w14:paraId="2A96F627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5BBA3983" w14:textId="77777777" w:rsidTr="00986845">
        <w:tc>
          <w:tcPr>
            <w:tcW w:w="0" w:type="auto"/>
            <w:hideMark/>
          </w:tcPr>
          <w:p w14:paraId="21D3F7A8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status_code</w:t>
            </w:r>
            <w:proofErr w:type="spellEnd"/>
          </w:p>
        </w:tc>
        <w:tc>
          <w:tcPr>
            <w:tcW w:w="0" w:type="auto"/>
            <w:hideMark/>
          </w:tcPr>
          <w:p w14:paraId="5BD0A565" w14:textId="77777777" w:rsidR="00986845" w:rsidRPr="00436438" w:rsidRDefault="00986845" w:rsidP="00436438">
            <w:pPr>
              <w:pStyle w:val="aff0"/>
            </w:pPr>
            <w:r w:rsidRPr="00436438">
              <w:t>Код статуса выполнения решения</w:t>
            </w:r>
          </w:p>
        </w:tc>
        <w:tc>
          <w:tcPr>
            <w:tcW w:w="0" w:type="auto"/>
            <w:hideMark/>
          </w:tcPr>
          <w:p w14:paraId="6E660AD3" w14:textId="77777777" w:rsidR="00986845" w:rsidRPr="00436438" w:rsidRDefault="00986845" w:rsidP="00436438">
            <w:pPr>
              <w:pStyle w:val="aff0"/>
            </w:pPr>
            <w:r w:rsidRPr="00436438">
              <w:t>Может содержать коды, указывающие на успех, неудачу или ошибку</w:t>
            </w:r>
          </w:p>
        </w:tc>
      </w:tr>
      <w:tr w:rsidR="00986845" w:rsidRPr="00986845" w:rsidDel="00CA6A64" w14:paraId="7E153C87" w14:textId="5B549CB4" w:rsidTr="00CA6A64">
        <w:tblPrEx>
          <w:tblW w:w="0" w:type="auto"/>
          <w:tblPrExChange w:id="229" w:author="Автор">
            <w:tblPrEx>
              <w:tblW w:w="0" w:type="auto"/>
            </w:tblPrEx>
          </w:tblPrExChange>
        </w:tblPrEx>
        <w:trPr>
          <w:del w:id="230" w:author="Автор"/>
        </w:trPr>
        <w:tc>
          <w:tcPr>
            <w:tcW w:w="0" w:type="auto"/>
            <w:tcBorders>
              <w:bottom w:val="single" w:sz="4" w:space="0" w:color="auto"/>
            </w:tcBorders>
            <w:tcPrChange w:id="231" w:author="Автор">
              <w:tcPr>
                <w:tcW w:w="0" w:type="auto"/>
                <w:tcBorders>
                  <w:bottom w:val="single" w:sz="4" w:space="0" w:color="auto"/>
                </w:tcBorders>
              </w:tcPr>
            </w:tcPrChange>
          </w:tcPr>
          <w:p w14:paraId="123D2FFB" w14:textId="48A6310A" w:rsidR="00986845" w:rsidRPr="00436438" w:rsidDel="00CA6A64" w:rsidRDefault="00986845" w:rsidP="00436438">
            <w:pPr>
              <w:pStyle w:val="aff0"/>
              <w:rPr>
                <w:del w:id="232" w:author="Автор"/>
              </w:rPr>
            </w:pPr>
            <w:del w:id="233" w:author="Автор">
              <w:r w:rsidRPr="00436438" w:rsidDel="00CA6A64">
                <w:delText>time</w:delText>
              </w:r>
            </w:del>
          </w:p>
        </w:tc>
        <w:tc>
          <w:tcPr>
            <w:tcW w:w="0" w:type="auto"/>
            <w:tcBorders>
              <w:bottom w:val="single" w:sz="4" w:space="0" w:color="auto"/>
            </w:tcBorders>
            <w:tcPrChange w:id="234" w:author="Автор">
              <w:tcPr>
                <w:tcW w:w="0" w:type="auto"/>
                <w:tcBorders>
                  <w:bottom w:val="single" w:sz="4" w:space="0" w:color="auto"/>
                </w:tcBorders>
              </w:tcPr>
            </w:tcPrChange>
          </w:tcPr>
          <w:p w14:paraId="50667E68" w14:textId="2AB423DA" w:rsidR="00986845" w:rsidRPr="00436438" w:rsidDel="00CA6A64" w:rsidRDefault="00986845" w:rsidP="00436438">
            <w:pPr>
              <w:pStyle w:val="aff0"/>
              <w:rPr>
                <w:del w:id="235" w:author="Автор"/>
              </w:rPr>
            </w:pPr>
            <w:del w:id="236" w:author="Автор">
              <w:r w:rsidRPr="00436438" w:rsidDel="00CA6A64">
                <w:delText>Время, затраченное на выполнение решения</w:delText>
              </w:r>
            </w:del>
          </w:p>
        </w:tc>
        <w:tc>
          <w:tcPr>
            <w:tcW w:w="0" w:type="auto"/>
            <w:tcBorders>
              <w:bottom w:val="single" w:sz="4" w:space="0" w:color="auto"/>
            </w:tcBorders>
            <w:tcPrChange w:id="237" w:author="Автор">
              <w:tcPr>
                <w:tcW w:w="0" w:type="auto"/>
                <w:tcBorders>
                  <w:bottom w:val="single" w:sz="4" w:space="0" w:color="auto"/>
                </w:tcBorders>
              </w:tcPr>
            </w:tcPrChange>
          </w:tcPr>
          <w:p w14:paraId="070C4DE7" w14:textId="5BD02627" w:rsidR="00986845" w:rsidRPr="00436438" w:rsidDel="00CA6A64" w:rsidRDefault="00986845" w:rsidP="00436438">
            <w:pPr>
              <w:pStyle w:val="aff0"/>
              <w:rPr>
                <w:del w:id="238" w:author="Автор"/>
              </w:rPr>
            </w:pPr>
            <w:del w:id="239" w:author="Автор">
              <w:r w:rsidRPr="00436438" w:rsidDel="00CA6A64">
                <w:delText>Значение с плавающей точкой, указывает на время в секундах</w:delText>
              </w:r>
            </w:del>
          </w:p>
        </w:tc>
      </w:tr>
      <w:tr w:rsidR="00986845" w:rsidRPr="00986845" w:rsidDel="00397B87" w14:paraId="3BCF74C8" w14:textId="1A026752" w:rsidTr="00397B87">
        <w:tblPrEx>
          <w:tblW w:w="0" w:type="auto"/>
          <w:tblPrExChange w:id="240" w:author="Автор">
            <w:tblPrEx>
              <w:tblW w:w="0" w:type="auto"/>
            </w:tblPrEx>
          </w:tblPrExChange>
        </w:tblPrEx>
        <w:trPr>
          <w:del w:id="241" w:author="Автор"/>
        </w:trPr>
        <w:tc>
          <w:tcPr>
            <w:tcW w:w="0" w:type="auto"/>
            <w:tcBorders>
              <w:bottom w:val="single" w:sz="4" w:space="0" w:color="auto"/>
            </w:tcBorders>
            <w:tcPrChange w:id="242" w:author="Автор">
              <w:tcPr>
                <w:tcW w:w="0" w:type="auto"/>
                <w:tcBorders>
                  <w:bottom w:val="single" w:sz="4" w:space="0" w:color="auto"/>
                </w:tcBorders>
              </w:tcPr>
            </w:tcPrChange>
          </w:tcPr>
          <w:p w14:paraId="0FC00E4B" w14:textId="31FA1743" w:rsidR="00986845" w:rsidRPr="00436438" w:rsidDel="00397B87" w:rsidRDefault="00986845" w:rsidP="00436438">
            <w:pPr>
              <w:pStyle w:val="aff0"/>
              <w:rPr>
                <w:del w:id="243" w:author="Автор"/>
              </w:rPr>
            </w:pPr>
            <w:del w:id="244" w:author="Автор">
              <w:r w:rsidRPr="00436438" w:rsidDel="00397B87">
                <w:delText>logs</w:delText>
              </w:r>
            </w:del>
          </w:p>
        </w:tc>
        <w:tc>
          <w:tcPr>
            <w:tcW w:w="0" w:type="auto"/>
            <w:tcBorders>
              <w:bottom w:val="single" w:sz="4" w:space="0" w:color="auto"/>
            </w:tcBorders>
            <w:tcPrChange w:id="245" w:author="Автор">
              <w:tcPr>
                <w:tcW w:w="0" w:type="auto"/>
                <w:tcBorders>
                  <w:bottom w:val="single" w:sz="4" w:space="0" w:color="auto"/>
                </w:tcBorders>
              </w:tcPr>
            </w:tcPrChange>
          </w:tcPr>
          <w:p w14:paraId="78A2DCE1" w14:textId="3EE3A568" w:rsidR="003C199C" w:rsidDel="00397B87" w:rsidRDefault="00986845" w:rsidP="00436438">
            <w:pPr>
              <w:pStyle w:val="aff0"/>
              <w:rPr>
                <w:del w:id="246" w:author="Автор"/>
              </w:rPr>
            </w:pPr>
            <w:del w:id="247" w:author="Автор">
              <w:r w:rsidRPr="00436438" w:rsidDel="00397B87">
                <w:delText>Лог-файл с деталями выполнения решения, включая возможные ошибки или предупреждения</w:delText>
              </w:r>
            </w:del>
          </w:p>
          <w:p w14:paraId="03983B20" w14:textId="3E4D4E90" w:rsidR="003C199C" w:rsidDel="00397B87" w:rsidRDefault="003C199C" w:rsidP="00436438">
            <w:pPr>
              <w:pStyle w:val="aff0"/>
              <w:rPr>
                <w:del w:id="248" w:author="Автор"/>
              </w:rPr>
            </w:pPr>
          </w:p>
          <w:p w14:paraId="4463CCBB" w14:textId="36CBC49A" w:rsidR="003C199C" w:rsidDel="00397B87" w:rsidRDefault="003C199C" w:rsidP="00436438">
            <w:pPr>
              <w:pStyle w:val="aff0"/>
              <w:rPr>
                <w:del w:id="249" w:author="Автор"/>
              </w:rPr>
            </w:pPr>
          </w:p>
          <w:p w14:paraId="55F1017A" w14:textId="625B3A28" w:rsidR="003C199C" w:rsidRPr="003C199C" w:rsidDel="00397B87" w:rsidRDefault="003C199C" w:rsidP="00436438">
            <w:pPr>
              <w:pStyle w:val="aff0"/>
              <w:rPr>
                <w:del w:id="250" w:author="Автор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tcPrChange w:id="251" w:author="Автор">
              <w:tcPr>
                <w:tcW w:w="0" w:type="auto"/>
                <w:tcBorders>
                  <w:bottom w:val="single" w:sz="4" w:space="0" w:color="auto"/>
                </w:tcBorders>
              </w:tcPr>
            </w:tcPrChange>
          </w:tcPr>
          <w:p w14:paraId="19D281EF" w14:textId="60D3020C" w:rsidR="00986845" w:rsidRPr="00436438" w:rsidDel="00397B87" w:rsidRDefault="00986845" w:rsidP="00436438">
            <w:pPr>
              <w:pStyle w:val="aff0"/>
              <w:rPr>
                <w:del w:id="252" w:author="Автор"/>
              </w:rPr>
            </w:pPr>
            <w:del w:id="253" w:author="Автор">
              <w:r w:rsidRPr="00436438" w:rsidDel="00397B87">
                <w:delText>Может содержать текстовое описание проблем</w:delText>
              </w:r>
            </w:del>
          </w:p>
        </w:tc>
      </w:tr>
    </w:tbl>
    <w:p w14:paraId="17E49B2B" w14:textId="77777777" w:rsidR="00CA6A64" w:rsidRDefault="00CA6A64" w:rsidP="003C199C">
      <w:pPr>
        <w:pStyle w:val="afe"/>
        <w:rPr>
          <w:ins w:id="254" w:author="Автор"/>
        </w:rPr>
      </w:pPr>
    </w:p>
    <w:p w14:paraId="0E1F5153" w14:textId="5A0872D4" w:rsidR="00CA6A64" w:rsidRPr="00B41161" w:rsidRDefault="00CA6A64" w:rsidP="00CA6A64">
      <w:pPr>
        <w:shd w:val="clear" w:color="auto" w:fill="auto"/>
        <w:spacing w:after="160" w:line="259" w:lineRule="auto"/>
        <w:ind w:firstLine="0"/>
        <w:jc w:val="left"/>
        <w:textAlignment w:val="auto"/>
        <w:rPr>
          <w:szCs w:val="24"/>
        </w:rPr>
        <w:pPrChange w:id="255" w:author="Автор">
          <w:pPr>
            <w:pStyle w:val="afe"/>
          </w:pPr>
        </w:pPrChange>
      </w:pPr>
      <w:ins w:id="256" w:author="Автор">
        <w:del w:id="257" w:author="Автор">
          <w:r w:rsidDel="006A7D6B">
            <w:br w:type="page"/>
          </w:r>
        </w:del>
      </w:ins>
      <w:commentRangeStart w:id="258"/>
      <w:del w:id="259" w:author="Автор">
        <w:r w:rsidR="001A3956" w:rsidDel="00CA6A64">
          <w:delText>Окончание т</w:delText>
        </w:r>
        <w:r w:rsidR="001A3956" w:rsidRPr="003C199C" w:rsidDel="00CA6A64">
          <w:delText>аблиц</w:delText>
        </w:r>
        <w:r w:rsidR="001A3956" w:rsidDel="00CA6A64">
          <w:delText>ы</w:delText>
        </w:r>
        <w:r w:rsidR="001A3956" w:rsidRPr="003C199C" w:rsidDel="00CA6A64">
          <w:delText xml:space="preserve"> 2.3</w:delText>
        </w:r>
        <w:commentRangeEnd w:id="258"/>
        <w:r w:rsidR="00503B8A" w:rsidDel="00CA6A64">
          <w:rPr>
            <w:rStyle w:val="aff9"/>
          </w:rPr>
          <w:commentReference w:id="258"/>
        </w:r>
      </w:del>
    </w:p>
    <w:tbl>
      <w:tblPr>
        <w:tblStyle w:val="aa"/>
        <w:tblW w:w="0" w:type="auto"/>
        <w:tblLook w:val="04A0" w:firstRow="1" w:lastRow="0" w:firstColumn="1" w:lastColumn="0" w:noHBand="0" w:noVBand="1"/>
        <w:tblPrChange w:id="260" w:author="Автор">
          <w:tblPr>
            <w:tblStyle w:val="aa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1271"/>
        <w:gridCol w:w="4536"/>
        <w:gridCol w:w="3538"/>
        <w:tblGridChange w:id="261">
          <w:tblGrid>
            <w:gridCol w:w="1271"/>
            <w:gridCol w:w="1844"/>
            <w:gridCol w:w="2692"/>
            <w:gridCol w:w="423"/>
            <w:gridCol w:w="3115"/>
          </w:tblGrid>
        </w:tblGridChange>
      </w:tblGrid>
      <w:tr w:rsidR="003C199C" w14:paraId="12FE2E69" w14:textId="77777777" w:rsidTr="001F182F">
        <w:tc>
          <w:tcPr>
            <w:tcW w:w="1271" w:type="dxa"/>
            <w:tcPrChange w:id="262" w:author="Автор">
              <w:tcPr>
                <w:tcW w:w="3115" w:type="dxa"/>
                <w:gridSpan w:val="2"/>
              </w:tcPr>
            </w:tcPrChange>
          </w:tcPr>
          <w:p w14:paraId="1ED7CE46" w14:textId="4CAF89D8" w:rsidR="003C199C" w:rsidRPr="00436438" w:rsidRDefault="003C199C" w:rsidP="0011127A">
            <w:pPr>
              <w:pStyle w:val="aff0"/>
              <w:jc w:val="center"/>
              <w:pPrChange w:id="263" w:author="Автор">
                <w:pPr>
                  <w:pStyle w:val="aff0"/>
                </w:pPr>
              </w:pPrChange>
            </w:pPr>
            <w:r w:rsidRPr="00436438">
              <w:lastRenderedPageBreak/>
              <w:t>1</w:t>
            </w:r>
          </w:p>
        </w:tc>
        <w:tc>
          <w:tcPr>
            <w:tcW w:w="4536" w:type="dxa"/>
            <w:tcPrChange w:id="264" w:author="Автор">
              <w:tcPr>
                <w:tcW w:w="3115" w:type="dxa"/>
                <w:gridSpan w:val="2"/>
              </w:tcPr>
            </w:tcPrChange>
          </w:tcPr>
          <w:p w14:paraId="581108B4" w14:textId="0547FA2A" w:rsidR="003C199C" w:rsidRPr="00436438" w:rsidRDefault="003C199C" w:rsidP="0011127A">
            <w:pPr>
              <w:pStyle w:val="aff0"/>
              <w:jc w:val="center"/>
              <w:pPrChange w:id="265" w:author="Автор">
                <w:pPr>
                  <w:pStyle w:val="aff0"/>
                </w:pPr>
              </w:pPrChange>
            </w:pPr>
            <w:r w:rsidRPr="00436438">
              <w:t>2</w:t>
            </w:r>
          </w:p>
        </w:tc>
        <w:tc>
          <w:tcPr>
            <w:tcW w:w="3538" w:type="dxa"/>
            <w:tcPrChange w:id="266" w:author="Автор">
              <w:tcPr>
                <w:tcW w:w="3115" w:type="dxa"/>
              </w:tcPr>
            </w:tcPrChange>
          </w:tcPr>
          <w:p w14:paraId="2087C0DA" w14:textId="3554D6CE" w:rsidR="003C199C" w:rsidRDefault="003C199C" w:rsidP="0011127A">
            <w:pPr>
              <w:pStyle w:val="aff0"/>
              <w:jc w:val="center"/>
              <w:pPrChange w:id="267" w:author="Автор">
                <w:pPr>
                  <w:pStyle w:val="aff0"/>
                </w:pPr>
              </w:pPrChange>
            </w:pPr>
            <w:r w:rsidRPr="00436438">
              <w:t>3</w:t>
            </w:r>
          </w:p>
        </w:tc>
      </w:tr>
      <w:tr w:rsidR="00CA6A64" w14:paraId="48CDFC82" w14:textId="77777777" w:rsidTr="001F182F">
        <w:trPr>
          <w:ins w:id="268" w:author="Автор"/>
        </w:trPr>
        <w:tc>
          <w:tcPr>
            <w:tcW w:w="1271" w:type="dxa"/>
          </w:tcPr>
          <w:p w14:paraId="14D42425" w14:textId="1B87F200" w:rsidR="00CA6A64" w:rsidRPr="00436438" w:rsidRDefault="00CA6A64" w:rsidP="00CA6A64">
            <w:pPr>
              <w:pStyle w:val="aff0"/>
              <w:rPr>
                <w:ins w:id="269" w:author="Автор"/>
              </w:rPr>
            </w:pPr>
            <w:proofErr w:type="spellStart"/>
            <w:ins w:id="270" w:author="Автор">
              <w:r w:rsidRPr="00436438">
                <w:t>time</w:t>
              </w:r>
              <w:proofErr w:type="spellEnd"/>
            </w:ins>
          </w:p>
        </w:tc>
        <w:tc>
          <w:tcPr>
            <w:tcW w:w="4536" w:type="dxa"/>
          </w:tcPr>
          <w:p w14:paraId="297B4EB9" w14:textId="495B9F46" w:rsidR="00CA6A64" w:rsidRPr="00436438" w:rsidRDefault="00CA6A64" w:rsidP="00CA6A64">
            <w:pPr>
              <w:pStyle w:val="aff0"/>
              <w:rPr>
                <w:ins w:id="271" w:author="Автор"/>
              </w:rPr>
            </w:pPr>
            <w:ins w:id="272" w:author="Автор">
              <w:r w:rsidRPr="00436438">
                <w:t>Время, затраченное на выполнение решения</w:t>
              </w:r>
            </w:ins>
          </w:p>
        </w:tc>
        <w:tc>
          <w:tcPr>
            <w:tcW w:w="3538" w:type="dxa"/>
          </w:tcPr>
          <w:p w14:paraId="7A87DA48" w14:textId="5AFA1FE3" w:rsidR="00CA6A64" w:rsidRPr="00436438" w:rsidRDefault="00CA6A64" w:rsidP="00CA6A64">
            <w:pPr>
              <w:pStyle w:val="aff0"/>
              <w:rPr>
                <w:ins w:id="273" w:author="Автор"/>
              </w:rPr>
            </w:pPr>
            <w:ins w:id="274" w:author="Автор">
              <w:r w:rsidRPr="00436438">
                <w:t>Значение с плавающей точкой, указывает на время в секундах</w:t>
              </w:r>
            </w:ins>
          </w:p>
        </w:tc>
      </w:tr>
      <w:tr w:rsidR="00CA6A64" w14:paraId="6195B26E" w14:textId="77777777" w:rsidTr="001F182F">
        <w:trPr>
          <w:ins w:id="275" w:author="Автор"/>
        </w:trPr>
        <w:tc>
          <w:tcPr>
            <w:tcW w:w="1271" w:type="dxa"/>
          </w:tcPr>
          <w:p w14:paraId="5D3CFE96" w14:textId="15B8E15F" w:rsidR="00CA6A64" w:rsidRPr="00FF68F3" w:rsidRDefault="00CA6A64" w:rsidP="00CA6A64">
            <w:pPr>
              <w:pStyle w:val="aff0"/>
              <w:rPr>
                <w:ins w:id="276" w:author="Автор"/>
              </w:rPr>
            </w:pPr>
            <w:proofErr w:type="spellStart"/>
            <w:ins w:id="277" w:author="Автор">
              <w:r w:rsidRPr="00436438">
                <w:t>logs</w:t>
              </w:r>
              <w:proofErr w:type="spellEnd"/>
            </w:ins>
          </w:p>
        </w:tc>
        <w:tc>
          <w:tcPr>
            <w:tcW w:w="4536" w:type="dxa"/>
          </w:tcPr>
          <w:p w14:paraId="07FFA56D" w14:textId="70AAA8DD" w:rsidR="00CA6A64" w:rsidRPr="00FF68F3" w:rsidRDefault="00CA6A64" w:rsidP="00CA6A64">
            <w:pPr>
              <w:pStyle w:val="aff0"/>
              <w:rPr>
                <w:ins w:id="278" w:author="Автор"/>
              </w:rPr>
            </w:pPr>
            <w:ins w:id="279" w:author="Автор">
              <w:r w:rsidRPr="00436438">
                <w:t>Лог-файл с деталями выполнения решения, включая возможные ошибки или предупреждения</w:t>
              </w:r>
            </w:ins>
          </w:p>
        </w:tc>
        <w:tc>
          <w:tcPr>
            <w:tcW w:w="3538" w:type="dxa"/>
          </w:tcPr>
          <w:p w14:paraId="7579ED68" w14:textId="5E1D1EB2" w:rsidR="00CA6A64" w:rsidRPr="00FF68F3" w:rsidRDefault="00CA6A64" w:rsidP="00CA6A64">
            <w:pPr>
              <w:pStyle w:val="aff0"/>
              <w:rPr>
                <w:ins w:id="280" w:author="Автор"/>
              </w:rPr>
            </w:pPr>
            <w:ins w:id="281" w:author="Автор">
              <w:r w:rsidRPr="00436438">
                <w:t>Может содержать текстовое описание проблем</w:t>
              </w:r>
            </w:ins>
          </w:p>
        </w:tc>
      </w:tr>
      <w:tr w:rsidR="00CA6A64" w14:paraId="3AC565A4" w14:textId="77777777" w:rsidTr="001F182F">
        <w:tc>
          <w:tcPr>
            <w:tcW w:w="1271" w:type="dxa"/>
            <w:tcPrChange w:id="282" w:author="Автор">
              <w:tcPr>
                <w:tcW w:w="3115" w:type="dxa"/>
                <w:gridSpan w:val="2"/>
              </w:tcPr>
            </w:tcPrChange>
          </w:tcPr>
          <w:p w14:paraId="4695C896" w14:textId="543524BF" w:rsidR="00CA6A64" w:rsidRPr="00FF68F3" w:rsidRDefault="00CA6A64" w:rsidP="00CA6A64">
            <w:pPr>
              <w:pStyle w:val="aff0"/>
            </w:pPr>
            <w:proofErr w:type="spellStart"/>
            <w:r w:rsidRPr="00FF68F3">
              <w:t>junit_xml</w:t>
            </w:r>
            <w:proofErr w:type="spellEnd"/>
          </w:p>
        </w:tc>
        <w:tc>
          <w:tcPr>
            <w:tcW w:w="4536" w:type="dxa"/>
            <w:tcPrChange w:id="283" w:author="Автор">
              <w:tcPr>
                <w:tcW w:w="3115" w:type="dxa"/>
                <w:gridSpan w:val="2"/>
              </w:tcPr>
            </w:tcPrChange>
          </w:tcPr>
          <w:p w14:paraId="7B3CF8E2" w14:textId="15CF99F7" w:rsidR="00CA6A64" w:rsidRPr="00FF68F3" w:rsidRDefault="00CA6A64" w:rsidP="00CA6A64">
            <w:pPr>
              <w:pStyle w:val="aff0"/>
            </w:pPr>
            <w:r w:rsidRPr="00FF68F3">
              <w:t xml:space="preserve">XML-отчет, форматированный в стиле </w:t>
            </w:r>
            <w:proofErr w:type="spellStart"/>
            <w:r w:rsidRPr="00FF68F3">
              <w:t>JUnit</w:t>
            </w:r>
            <w:proofErr w:type="spellEnd"/>
            <w:r w:rsidRPr="00FF68F3">
              <w:t>, содержит результаты тестирования</w:t>
            </w:r>
          </w:p>
        </w:tc>
        <w:tc>
          <w:tcPr>
            <w:tcW w:w="3538" w:type="dxa"/>
            <w:tcPrChange w:id="284" w:author="Автор">
              <w:tcPr>
                <w:tcW w:w="3115" w:type="dxa"/>
              </w:tcPr>
            </w:tcPrChange>
          </w:tcPr>
          <w:p w14:paraId="6D24E07F" w14:textId="585265C1" w:rsidR="00CA6A64" w:rsidRPr="00FF68F3" w:rsidRDefault="00CA6A64" w:rsidP="00CA6A64">
            <w:pPr>
              <w:pStyle w:val="aff0"/>
            </w:pPr>
            <w:r w:rsidRPr="00FF68F3">
              <w:t xml:space="preserve">Требует дальнейшей обработки для вычисления значения </w:t>
            </w:r>
            <w:proofErr w:type="spellStart"/>
            <w:r w:rsidRPr="00FF68F3">
              <w:t>solved</w:t>
            </w:r>
            <w:proofErr w:type="spellEnd"/>
          </w:p>
        </w:tc>
      </w:tr>
      <w:tr w:rsidR="00CA6A64" w14:paraId="7B8785A4" w14:textId="77777777" w:rsidTr="001F182F">
        <w:tc>
          <w:tcPr>
            <w:tcW w:w="1271" w:type="dxa"/>
            <w:tcPrChange w:id="285" w:author="Автор">
              <w:tcPr>
                <w:tcW w:w="3115" w:type="dxa"/>
                <w:gridSpan w:val="2"/>
              </w:tcPr>
            </w:tcPrChange>
          </w:tcPr>
          <w:p w14:paraId="41D92802" w14:textId="6C1692D3" w:rsidR="00CA6A64" w:rsidRPr="00FF68F3" w:rsidRDefault="00CA6A64" w:rsidP="00CA6A64">
            <w:pPr>
              <w:pStyle w:val="aff0"/>
            </w:pPr>
            <w:proofErr w:type="spellStart"/>
            <w:r w:rsidRPr="00FF68F3">
              <w:t>solved</w:t>
            </w:r>
            <w:proofErr w:type="spellEnd"/>
          </w:p>
        </w:tc>
        <w:tc>
          <w:tcPr>
            <w:tcW w:w="4536" w:type="dxa"/>
            <w:tcPrChange w:id="286" w:author="Автор">
              <w:tcPr>
                <w:tcW w:w="3115" w:type="dxa"/>
                <w:gridSpan w:val="2"/>
              </w:tcPr>
            </w:tcPrChange>
          </w:tcPr>
          <w:p w14:paraId="42E0AFFD" w14:textId="390B9034" w:rsidR="00CA6A64" w:rsidRPr="00FF68F3" w:rsidRDefault="00CA6A64" w:rsidP="00CA6A64">
            <w:pPr>
              <w:pStyle w:val="aff0"/>
            </w:pPr>
            <w:r w:rsidRPr="00FF68F3">
              <w:t>Индикатор того, решена ли задача успешно</w:t>
            </w:r>
          </w:p>
        </w:tc>
        <w:tc>
          <w:tcPr>
            <w:tcW w:w="3538" w:type="dxa"/>
            <w:tcPrChange w:id="287" w:author="Автор">
              <w:tcPr>
                <w:tcW w:w="3115" w:type="dxa"/>
              </w:tcPr>
            </w:tcPrChange>
          </w:tcPr>
          <w:p w14:paraId="40CC5FE4" w14:textId="0BA7F5EF" w:rsidR="00CA6A64" w:rsidRPr="00FF68F3" w:rsidRDefault="00CA6A64" w:rsidP="00CA6A64">
            <w:pPr>
              <w:pStyle w:val="aff0"/>
            </w:pPr>
            <w:r w:rsidRPr="00FF68F3">
              <w:t>Логическое значение</w:t>
            </w:r>
          </w:p>
        </w:tc>
      </w:tr>
    </w:tbl>
    <w:p w14:paraId="64D9BA22" w14:textId="28E7C40C" w:rsidR="00353242" w:rsidRPr="00BB45B9" w:rsidRDefault="00353242" w:rsidP="00BB45B9">
      <w:pPr>
        <w:pStyle w:val="3"/>
      </w:pPr>
      <w:bookmarkStart w:id="288" w:name="_Toc166412643"/>
      <w:bookmarkStart w:id="289" w:name="_Toc166412918"/>
      <w:bookmarkStart w:id="290" w:name="_Toc166914860"/>
      <w:bookmarkStart w:id="291" w:name="_Toc167623489"/>
      <w:r w:rsidRPr="00BB45B9">
        <w:t>2.2.4 Описание структуры «Пользователь»</w:t>
      </w:r>
      <w:bookmarkEnd w:id="288"/>
      <w:bookmarkEnd w:id="289"/>
      <w:bookmarkEnd w:id="290"/>
      <w:bookmarkEnd w:id="291"/>
    </w:p>
    <w:p w14:paraId="0314AD0C" w14:textId="3DBA1463" w:rsidR="003C199C" w:rsidRPr="000A3A1A" w:rsidRDefault="00396B9B" w:rsidP="00396B9B">
      <w:commentRangeStart w:id="292"/>
      <w:r>
        <w:t>Структура пользователя довольно простая</w:t>
      </w:r>
      <w:commentRangeEnd w:id="292"/>
      <w:r w:rsidR="008504E4">
        <w:rPr>
          <w:rStyle w:val="aff9"/>
        </w:rPr>
        <w:commentReference w:id="292"/>
      </w:r>
      <w:r>
        <w:t>, ее описание представлено в таблице 2.4.</w:t>
      </w:r>
      <w:ins w:id="293" w:author="Автор">
        <w:r w:rsidR="003E238D">
          <w:t xml:space="preserve"> Данная структура необходима для </w:t>
        </w:r>
        <w:r w:rsidR="00487BF8">
          <w:t>хранения информации о пользователе платформы</w:t>
        </w:r>
        <w:r w:rsidR="001C3CB0">
          <w:t xml:space="preserve"> и отслеживани</w:t>
        </w:r>
        <w:r w:rsidR="000C00AB">
          <w:t>я</w:t>
        </w:r>
        <w:del w:id="294" w:author="Автор">
          <w:r w:rsidR="001C3CB0" w:rsidDel="000C00AB">
            <w:delText>и</w:delText>
          </w:r>
        </w:del>
        <w:r w:rsidR="001C3CB0">
          <w:t xml:space="preserve"> прогресса решения задач</w:t>
        </w:r>
        <w:del w:id="295" w:author="Автор">
          <w:r w:rsidR="00487BF8" w:rsidDel="001C3CB0">
            <w:delText>.</w:delText>
          </w:r>
        </w:del>
        <w:r w:rsidR="001C3CB0">
          <w:t>.</w:t>
        </w:r>
        <w:r w:rsidR="00487BF8">
          <w:t xml:space="preserve"> </w:t>
        </w:r>
      </w:ins>
    </w:p>
    <w:p w14:paraId="1E0F9DB5" w14:textId="7D8286D4" w:rsidR="00396B9B" w:rsidRPr="003C199C" w:rsidRDefault="00396B9B" w:rsidP="00396B9B">
      <w:pPr>
        <w:pStyle w:val="afe"/>
      </w:pPr>
      <w:r w:rsidRPr="003C199C">
        <w:t>Таблица 2.</w:t>
      </w:r>
      <w:r>
        <w:t>4</w:t>
      </w:r>
      <w:r w:rsidRPr="003C199C">
        <w:t xml:space="preserve"> – Описание структуры «</w:t>
      </w:r>
      <w:commentRangeStart w:id="296"/>
      <w:commentRangeStart w:id="297"/>
      <w:r>
        <w:t>Пользователь</w:t>
      </w:r>
      <w:commentRangeEnd w:id="296"/>
      <w:r w:rsidR="009C41E5">
        <w:rPr>
          <w:rStyle w:val="aff9"/>
        </w:rPr>
        <w:commentReference w:id="296"/>
      </w:r>
      <w:commentRangeEnd w:id="297"/>
      <w:r w:rsidR="005B219C">
        <w:rPr>
          <w:rStyle w:val="aff9"/>
        </w:rPr>
        <w:commentReference w:id="297"/>
      </w:r>
      <w:r w:rsidRPr="003C199C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87"/>
        <w:gridCol w:w="3748"/>
        <w:gridCol w:w="3710"/>
      </w:tblGrid>
      <w:tr w:rsidR="00396B9B" w14:paraId="0C3B74FF" w14:textId="77777777" w:rsidTr="00F720C9">
        <w:tc>
          <w:tcPr>
            <w:tcW w:w="1336" w:type="dxa"/>
            <w:tcBorders>
              <w:bottom w:val="single" w:sz="4" w:space="0" w:color="auto"/>
            </w:tcBorders>
          </w:tcPr>
          <w:p w14:paraId="5821D7E2" w14:textId="77777777" w:rsidR="00396B9B" w:rsidRPr="007167EA" w:rsidRDefault="00396B9B" w:rsidP="0011127A">
            <w:pPr>
              <w:pStyle w:val="aff0"/>
              <w:jc w:val="center"/>
              <w:pPrChange w:id="298" w:author="Автор">
                <w:pPr>
                  <w:pStyle w:val="aff0"/>
                </w:pPr>
              </w:pPrChange>
            </w:pPr>
            <w:r w:rsidRPr="007167EA">
              <w:t>Название</w:t>
            </w:r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2563DC9C" w14:textId="77777777" w:rsidR="00396B9B" w:rsidRPr="007167EA" w:rsidRDefault="00396B9B" w:rsidP="0011127A">
            <w:pPr>
              <w:pStyle w:val="aff0"/>
              <w:jc w:val="center"/>
              <w:pPrChange w:id="299" w:author="Автор">
                <w:pPr>
                  <w:pStyle w:val="aff0"/>
                </w:pPr>
              </w:pPrChange>
            </w:pPr>
            <w:r w:rsidRPr="007167EA">
              <w:t>Описание</w:t>
            </w:r>
          </w:p>
        </w:tc>
        <w:tc>
          <w:tcPr>
            <w:tcW w:w="3684" w:type="dxa"/>
            <w:tcBorders>
              <w:bottom w:val="single" w:sz="4" w:space="0" w:color="auto"/>
            </w:tcBorders>
          </w:tcPr>
          <w:p w14:paraId="0313088B" w14:textId="77777777" w:rsidR="00396B9B" w:rsidRPr="007167EA" w:rsidRDefault="00396B9B" w:rsidP="0011127A">
            <w:pPr>
              <w:pStyle w:val="aff0"/>
              <w:jc w:val="center"/>
              <w:pPrChange w:id="300" w:author="Автор">
                <w:pPr>
                  <w:pStyle w:val="aff0"/>
                </w:pPr>
              </w:pPrChange>
            </w:pPr>
            <w:r w:rsidRPr="007167EA">
              <w:t>Примечание</w:t>
            </w:r>
          </w:p>
        </w:tc>
      </w:tr>
      <w:tr w:rsidR="00396B9B" w14:paraId="474760F4" w14:textId="77777777" w:rsidTr="00F720C9">
        <w:tc>
          <w:tcPr>
            <w:tcW w:w="1336" w:type="dxa"/>
            <w:tcBorders>
              <w:bottom w:val="nil"/>
            </w:tcBorders>
          </w:tcPr>
          <w:p w14:paraId="60040C77" w14:textId="77777777" w:rsidR="00396B9B" w:rsidRPr="007167EA" w:rsidRDefault="00396B9B" w:rsidP="0011127A">
            <w:pPr>
              <w:pStyle w:val="aff0"/>
              <w:jc w:val="center"/>
              <w:pPrChange w:id="301" w:author="Автор">
                <w:pPr>
                  <w:pStyle w:val="aff0"/>
                </w:pPr>
              </w:pPrChange>
            </w:pPr>
            <w:r w:rsidRPr="007167EA">
              <w:t>1</w:t>
            </w:r>
          </w:p>
        </w:tc>
        <w:tc>
          <w:tcPr>
            <w:tcW w:w="4325" w:type="dxa"/>
            <w:tcBorders>
              <w:bottom w:val="nil"/>
            </w:tcBorders>
          </w:tcPr>
          <w:p w14:paraId="165F1A0C" w14:textId="77777777" w:rsidR="00396B9B" w:rsidRPr="007167EA" w:rsidRDefault="00396B9B" w:rsidP="0011127A">
            <w:pPr>
              <w:pStyle w:val="aff0"/>
              <w:jc w:val="center"/>
              <w:pPrChange w:id="302" w:author="Автор">
                <w:pPr>
                  <w:pStyle w:val="aff0"/>
                </w:pPr>
              </w:pPrChange>
            </w:pPr>
            <w:r w:rsidRPr="007167EA">
              <w:t>2</w:t>
            </w:r>
          </w:p>
        </w:tc>
        <w:tc>
          <w:tcPr>
            <w:tcW w:w="3684" w:type="dxa"/>
            <w:tcBorders>
              <w:bottom w:val="nil"/>
            </w:tcBorders>
          </w:tcPr>
          <w:p w14:paraId="59770D55" w14:textId="77777777" w:rsidR="00396B9B" w:rsidRPr="007167EA" w:rsidRDefault="00396B9B" w:rsidP="0011127A">
            <w:pPr>
              <w:pStyle w:val="aff0"/>
              <w:jc w:val="center"/>
              <w:pPrChange w:id="303" w:author="Автор">
                <w:pPr>
                  <w:pStyle w:val="aff0"/>
                </w:pPr>
              </w:pPrChange>
            </w:pPr>
            <w:r w:rsidRPr="007167EA">
              <w:t>3</w:t>
            </w:r>
          </w:p>
        </w:tc>
      </w:tr>
      <w:tr w:rsidR="00FF68F3" w:rsidRPr="00201439" w14:paraId="0A20EACA" w14:textId="77777777" w:rsidTr="00F720C9">
        <w:tc>
          <w:tcPr>
            <w:tcW w:w="0" w:type="auto"/>
            <w:tcBorders>
              <w:top w:val="nil"/>
            </w:tcBorders>
            <w:hideMark/>
          </w:tcPr>
          <w:p w14:paraId="185F39C6" w14:textId="77777777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18381F33" w14:textId="77777777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3C1198D5" w14:textId="77777777" w:rsidR="00396B9B" w:rsidRPr="007167EA" w:rsidRDefault="00396B9B" w:rsidP="007167EA">
            <w:pPr>
              <w:pStyle w:val="aff0"/>
            </w:pPr>
          </w:p>
        </w:tc>
      </w:tr>
      <w:tr w:rsidR="00F720C9" w:rsidRPr="00986845" w14:paraId="4F959CA5" w14:textId="77777777" w:rsidTr="00F720C9">
        <w:tc>
          <w:tcPr>
            <w:tcW w:w="0" w:type="auto"/>
            <w:hideMark/>
          </w:tcPr>
          <w:p w14:paraId="2BDBFED5" w14:textId="114E0498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hideMark/>
          </w:tcPr>
          <w:p w14:paraId="31CBF4BE" w14:textId="738D5DA2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hideMark/>
          </w:tcPr>
          <w:p w14:paraId="7878DBCF" w14:textId="13DBD52A" w:rsidR="00396B9B" w:rsidRPr="007167EA" w:rsidRDefault="00396B9B" w:rsidP="007167EA">
            <w:pPr>
              <w:pStyle w:val="aff0"/>
            </w:pPr>
          </w:p>
        </w:tc>
      </w:tr>
      <w:tr w:rsidR="00F720C9" w:rsidRPr="00F720C9" w14:paraId="5A0AFEF1" w14:textId="77777777" w:rsidTr="00F720C9">
        <w:tc>
          <w:tcPr>
            <w:tcW w:w="0" w:type="auto"/>
            <w:hideMark/>
          </w:tcPr>
          <w:p w14:paraId="335C5E01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id</w:t>
            </w:r>
            <w:proofErr w:type="spellEnd"/>
          </w:p>
        </w:tc>
        <w:tc>
          <w:tcPr>
            <w:tcW w:w="0" w:type="auto"/>
            <w:hideMark/>
          </w:tcPr>
          <w:p w14:paraId="798F1A6F" w14:textId="77777777" w:rsidR="00F720C9" w:rsidRPr="007167EA" w:rsidRDefault="00F720C9" w:rsidP="007167EA">
            <w:pPr>
              <w:pStyle w:val="aff0"/>
            </w:pPr>
            <w:r w:rsidRPr="007167EA">
              <w:t>Уникальный идентификатор пользователя</w:t>
            </w:r>
          </w:p>
        </w:tc>
        <w:tc>
          <w:tcPr>
            <w:tcW w:w="0" w:type="auto"/>
            <w:hideMark/>
          </w:tcPr>
          <w:p w14:paraId="01F61EDF" w14:textId="143B257F" w:rsidR="00F720C9" w:rsidRPr="007167EA" w:rsidRDefault="00F720C9" w:rsidP="007167EA">
            <w:pPr>
              <w:pStyle w:val="aff0"/>
            </w:pPr>
            <w:r w:rsidRPr="007167EA">
              <w:t>Число, однозначно определяет конкретного пользователя на платформе</w:t>
            </w:r>
          </w:p>
        </w:tc>
      </w:tr>
      <w:tr w:rsidR="00F720C9" w:rsidRPr="00F720C9" w14:paraId="6C39BE9E" w14:textId="77777777" w:rsidTr="00F720C9">
        <w:tc>
          <w:tcPr>
            <w:tcW w:w="0" w:type="auto"/>
            <w:hideMark/>
          </w:tcPr>
          <w:p w14:paraId="72E34AA7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username</w:t>
            </w:r>
            <w:proofErr w:type="spellEnd"/>
          </w:p>
        </w:tc>
        <w:tc>
          <w:tcPr>
            <w:tcW w:w="0" w:type="auto"/>
            <w:hideMark/>
          </w:tcPr>
          <w:p w14:paraId="14B3D71E" w14:textId="77777777" w:rsidR="00F720C9" w:rsidRPr="007167EA" w:rsidRDefault="00F720C9" w:rsidP="007167EA">
            <w:pPr>
              <w:pStyle w:val="aff0"/>
            </w:pPr>
            <w:r w:rsidRPr="007167EA">
              <w:t>Имя пользователя, используемое для входа и отображения в сервисе</w:t>
            </w:r>
          </w:p>
        </w:tc>
        <w:tc>
          <w:tcPr>
            <w:tcW w:w="0" w:type="auto"/>
            <w:hideMark/>
          </w:tcPr>
          <w:p w14:paraId="5250437C" w14:textId="77777777" w:rsidR="00F720C9" w:rsidRPr="007167EA" w:rsidRDefault="00F720C9" w:rsidP="007167EA">
            <w:pPr>
              <w:pStyle w:val="aff0"/>
            </w:pPr>
            <w:r w:rsidRPr="007167EA">
              <w:t>Не может быть нулевым, уникальное значение</w:t>
            </w:r>
          </w:p>
        </w:tc>
      </w:tr>
      <w:tr w:rsidR="00F720C9" w:rsidRPr="00F720C9" w14:paraId="1B54E0FE" w14:textId="77777777" w:rsidTr="00F720C9">
        <w:tc>
          <w:tcPr>
            <w:tcW w:w="0" w:type="auto"/>
            <w:hideMark/>
          </w:tcPr>
          <w:p w14:paraId="7E5293AE" w14:textId="77777777" w:rsidR="00F720C9" w:rsidRPr="007167EA" w:rsidRDefault="00F720C9" w:rsidP="007167EA">
            <w:pPr>
              <w:pStyle w:val="aff0"/>
            </w:pPr>
            <w:commentRangeStart w:id="304"/>
            <w:commentRangeStart w:id="305"/>
            <w:proofErr w:type="spellStart"/>
            <w:r w:rsidRPr="007167EA">
              <w:t>password</w:t>
            </w:r>
            <w:commentRangeEnd w:id="304"/>
            <w:proofErr w:type="spellEnd"/>
            <w:r w:rsidR="00F24855">
              <w:rPr>
                <w:rStyle w:val="aff9"/>
              </w:rPr>
              <w:commentReference w:id="304"/>
            </w:r>
            <w:commentRangeEnd w:id="305"/>
            <w:r w:rsidR="005B219C">
              <w:rPr>
                <w:rStyle w:val="aff9"/>
              </w:rPr>
              <w:commentReference w:id="305"/>
            </w:r>
          </w:p>
        </w:tc>
        <w:tc>
          <w:tcPr>
            <w:tcW w:w="0" w:type="auto"/>
            <w:hideMark/>
          </w:tcPr>
          <w:p w14:paraId="40F863C9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Хэшированный</w:t>
            </w:r>
            <w:proofErr w:type="spellEnd"/>
            <w:r w:rsidRPr="007167EA">
              <w:t xml:space="preserve"> пароль пользователя</w:t>
            </w:r>
          </w:p>
        </w:tc>
        <w:tc>
          <w:tcPr>
            <w:tcW w:w="0" w:type="auto"/>
            <w:hideMark/>
          </w:tcPr>
          <w:p w14:paraId="1418ED50" w14:textId="77777777" w:rsidR="00F720C9" w:rsidRPr="007167EA" w:rsidRDefault="00F720C9" w:rsidP="007167EA">
            <w:pPr>
              <w:pStyle w:val="aff0"/>
            </w:pPr>
            <w:r w:rsidRPr="007167EA">
              <w:t>Не может быть нулевым</w:t>
            </w:r>
          </w:p>
        </w:tc>
      </w:tr>
      <w:tr w:rsidR="00F720C9" w:rsidRPr="00F720C9" w14:paraId="0E8AB0DC" w14:textId="77777777" w:rsidTr="00F720C9">
        <w:tc>
          <w:tcPr>
            <w:tcW w:w="0" w:type="auto"/>
            <w:hideMark/>
          </w:tcPr>
          <w:p w14:paraId="22483C54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image</w:t>
            </w:r>
            <w:proofErr w:type="spellEnd"/>
          </w:p>
        </w:tc>
        <w:tc>
          <w:tcPr>
            <w:tcW w:w="0" w:type="auto"/>
            <w:hideMark/>
          </w:tcPr>
          <w:p w14:paraId="483F2401" w14:textId="77777777" w:rsidR="00F720C9" w:rsidRPr="007167EA" w:rsidRDefault="00F720C9" w:rsidP="007167EA">
            <w:pPr>
              <w:pStyle w:val="aff0"/>
            </w:pPr>
            <w:r w:rsidRPr="007167EA">
              <w:t>Ссылка на изображение профиля пользователя</w:t>
            </w:r>
          </w:p>
        </w:tc>
        <w:tc>
          <w:tcPr>
            <w:tcW w:w="0" w:type="auto"/>
            <w:hideMark/>
          </w:tcPr>
          <w:p w14:paraId="39550AC3" w14:textId="77777777" w:rsidR="00F720C9" w:rsidRPr="007167EA" w:rsidRDefault="00F720C9" w:rsidP="007167EA">
            <w:pPr>
              <w:pStyle w:val="aff0"/>
            </w:pPr>
            <w:r w:rsidRPr="007167EA">
              <w:t>Может быть нулевым, длина не должна превышать 255 символов</w:t>
            </w:r>
          </w:p>
        </w:tc>
      </w:tr>
    </w:tbl>
    <w:p w14:paraId="021F07FC" w14:textId="374CA5E0" w:rsidR="00EB7468" w:rsidRDefault="00EB7468" w:rsidP="00BB45B9">
      <w:pPr>
        <w:pStyle w:val="2"/>
      </w:pPr>
      <w:bookmarkStart w:id="306" w:name="_Toc166412644"/>
      <w:bookmarkStart w:id="307" w:name="_Toc167623490"/>
      <w:r>
        <w:t>2.</w:t>
      </w:r>
      <w:r w:rsidRPr="000D6875">
        <w:t>3</w:t>
      </w:r>
      <w:r>
        <w:t xml:space="preserve"> Проектирование базы данных</w:t>
      </w:r>
      <w:bookmarkEnd w:id="306"/>
      <w:bookmarkEnd w:id="307"/>
    </w:p>
    <w:p w14:paraId="5DB5FCD5" w14:textId="3A89F6E3" w:rsidR="002B39B4" w:rsidRDefault="002B39B4" w:rsidP="002B39B4">
      <w:r>
        <w:t xml:space="preserve">Решено использовать реляционную модель данных для хранения информации в системе. В </w:t>
      </w:r>
      <w:r w:rsidRPr="002B39B4">
        <w:t>реляционной модели отдельные структуры данных описываются отношениями.</w:t>
      </w:r>
    </w:p>
    <w:p w14:paraId="3EF779AE" w14:textId="59D13735" w:rsidR="002B39B4" w:rsidRDefault="002B39B4" w:rsidP="002B39B4">
      <w:r>
        <w:t xml:space="preserve">В этом разделе рассмотрены основные таблицы базы данных, такие как: пользователь, решение и результат решения. </w:t>
      </w:r>
    </w:p>
    <w:p w14:paraId="4A3FD6CD" w14:textId="37ED5A08" w:rsidR="002B39B4" w:rsidRDefault="002B39B4" w:rsidP="002B39B4">
      <w:r>
        <w:lastRenderedPageBreak/>
        <w:t>Отношение «</w:t>
      </w:r>
      <w:r>
        <w:rPr>
          <w:lang w:val="en-US"/>
        </w:rPr>
        <w:t>users</w:t>
      </w:r>
      <w:r>
        <w:t>», представляющее пользователей, связано с отношением «</w:t>
      </w:r>
      <w:r>
        <w:rPr>
          <w:lang w:val="en-US"/>
        </w:rPr>
        <w:t>solution</w:t>
      </w:r>
      <w:r>
        <w:t>», представляющим решения пользователя. Связь имеет</w:t>
      </w:r>
      <w:r w:rsidR="007167EA">
        <w:t xml:space="preserve"> вид</w:t>
      </w:r>
      <w:r>
        <w:t xml:space="preserve"> </w:t>
      </w:r>
      <w:r w:rsidR="007167EA">
        <w:t>«</w:t>
      </w:r>
      <w:r>
        <w:t>один ко многим</w:t>
      </w:r>
      <w:r w:rsidR="007167EA">
        <w:t>»</w:t>
      </w:r>
      <w:r>
        <w:t xml:space="preserve">. </w:t>
      </w:r>
    </w:p>
    <w:p w14:paraId="2875F255" w14:textId="3E778D5B" w:rsidR="007167EA" w:rsidRPr="00745F04" w:rsidRDefault="007167EA" w:rsidP="002B39B4">
      <w:r>
        <w:t>Отношение «</w:t>
      </w:r>
      <w:r>
        <w:rPr>
          <w:lang w:val="en-US"/>
        </w:rPr>
        <w:t>solution</w:t>
      </w:r>
      <w:r w:rsidRPr="007167EA">
        <w:t>_</w:t>
      </w:r>
      <w:r>
        <w:rPr>
          <w:lang w:val="en-US"/>
        </w:rPr>
        <w:t>result</w:t>
      </w:r>
      <w:r>
        <w:t>», представляющее результаты проверки решений, связано с отношением «</w:t>
      </w:r>
      <w:r>
        <w:rPr>
          <w:lang w:val="en-US"/>
        </w:rPr>
        <w:t>solution</w:t>
      </w:r>
      <w:r>
        <w:t xml:space="preserve">» </w:t>
      </w:r>
      <w:r w:rsidR="00865D7B">
        <w:t>связью вида «один к одному». Каждому решению соответствует единственный результат.</w:t>
      </w:r>
      <w:r w:rsidR="00745F04" w:rsidRPr="00745F04">
        <w:t xml:space="preserve"> </w:t>
      </w:r>
      <w:r w:rsidR="00F83ECE">
        <w:t>Диаграмма</w:t>
      </w:r>
      <w:r w:rsidR="00F83ECE" w:rsidRPr="000D6875">
        <w:t xml:space="preserve">, </w:t>
      </w:r>
      <w:r w:rsidR="00F83ECE">
        <w:t>описывающая</w:t>
      </w:r>
      <w:r w:rsidR="00865D7B">
        <w:t xml:space="preserve"> схему базы данных представлена на рисунке 2.1.</w:t>
      </w:r>
    </w:p>
    <w:p w14:paraId="0446C151" w14:textId="5A3CB7B5" w:rsidR="007B774D" w:rsidRDefault="007B774D" w:rsidP="007B774D">
      <w:pPr>
        <w:pStyle w:val="afa"/>
      </w:pPr>
      <w:r w:rsidRPr="007B774D">
        <w:drawing>
          <wp:inline distT="0" distB="0" distL="0" distR="0" wp14:anchorId="5BEDA312" wp14:editId="4695C2DA">
            <wp:extent cx="4824536" cy="4580537"/>
            <wp:effectExtent l="0" t="0" r="0" b="0"/>
            <wp:docPr id="3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B1D3F086-25B5-443D-968F-E2AE12FD5B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B1D3F086-25B5-443D-968F-E2AE12FD5B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4536" cy="458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75F1" w14:textId="016557D2" w:rsidR="007B774D" w:rsidRPr="007B774D" w:rsidRDefault="007B774D" w:rsidP="007B774D">
      <w:pPr>
        <w:pStyle w:val="afb"/>
      </w:pPr>
      <w:r>
        <w:t xml:space="preserve">Рисунок 2.1 </w:t>
      </w:r>
      <w:r>
        <w:rPr>
          <w:rFonts w:eastAsia="Calibri"/>
        </w:rPr>
        <w:t>– Диаграмма структуры базы данных</w:t>
      </w:r>
    </w:p>
    <w:p w14:paraId="18C75707" w14:textId="7F75C589" w:rsidR="00562557" w:rsidRDefault="00562557" w:rsidP="00BB45B9">
      <w:pPr>
        <w:pStyle w:val="2"/>
      </w:pPr>
      <w:bookmarkStart w:id="308" w:name="_Hlk166243972"/>
      <w:bookmarkStart w:id="309" w:name="_Toc167623491"/>
      <w:r>
        <w:t xml:space="preserve">2.4 Проектирование </w:t>
      </w:r>
      <w:proofErr w:type="spellStart"/>
      <w:r w:rsidR="00AD521C">
        <w:t>микросервисной</w:t>
      </w:r>
      <w:proofErr w:type="spellEnd"/>
      <w:r w:rsidR="00AD521C">
        <w:t xml:space="preserve"> </w:t>
      </w:r>
      <w:bookmarkEnd w:id="308"/>
      <w:r>
        <w:t>архитектуры приложения</w:t>
      </w:r>
      <w:bookmarkEnd w:id="309"/>
    </w:p>
    <w:p w14:paraId="30532E2C" w14:textId="22783E00" w:rsidR="00EB7468" w:rsidRDefault="00CA703A" w:rsidP="00396B9B">
      <w:r>
        <w:t xml:space="preserve">Для разрабатываемого средства была выбрана </w:t>
      </w:r>
      <w:proofErr w:type="spellStart"/>
      <w:r>
        <w:t>микросервисная</w:t>
      </w:r>
      <w:proofErr w:type="spellEnd"/>
      <w:r>
        <w:t xml:space="preserve"> архитектура, позволяющая проектировать небольшие, малосвязанные модули-</w:t>
      </w:r>
      <w:proofErr w:type="spellStart"/>
      <w:r>
        <w:t>микросервисы</w:t>
      </w:r>
      <w:proofErr w:type="spellEnd"/>
      <w:r>
        <w:t xml:space="preserve">. </w:t>
      </w:r>
    </w:p>
    <w:p w14:paraId="613BBA64" w14:textId="1322CF4D" w:rsidR="00CA703A" w:rsidRPr="006A39B4" w:rsidRDefault="00CA703A" w:rsidP="00CA703A">
      <w:r>
        <w:lastRenderedPageBreak/>
        <w:t xml:space="preserve">Решено разделить приложение на три связанных между собой </w:t>
      </w:r>
      <w:proofErr w:type="spellStart"/>
      <w:r>
        <w:t>микросервиса</w:t>
      </w:r>
      <w:proofErr w:type="spellEnd"/>
      <w:r>
        <w:t xml:space="preserve">: </w:t>
      </w:r>
      <w:commentRangeStart w:id="310"/>
      <w:r w:rsidR="006A39B4">
        <w:t>веб-сервер, «</w:t>
      </w:r>
      <w:r w:rsidR="006A39B4">
        <w:rPr>
          <w:lang w:val="en-US"/>
        </w:rPr>
        <w:t>task</w:t>
      </w:r>
      <w:r w:rsidR="006A39B4" w:rsidRPr="006A39B4">
        <w:t>-</w:t>
      </w:r>
      <w:r w:rsidR="006A39B4">
        <w:rPr>
          <w:lang w:val="en-US"/>
        </w:rPr>
        <w:t>runner</w:t>
      </w:r>
      <w:r w:rsidR="006A39B4">
        <w:t>», «</w:t>
      </w:r>
      <w:r w:rsidR="006A39B4">
        <w:rPr>
          <w:lang w:val="en-US"/>
        </w:rPr>
        <w:t>test</w:t>
      </w:r>
      <w:r w:rsidR="006A39B4" w:rsidRPr="006A39B4">
        <w:t>-</w:t>
      </w:r>
      <w:r w:rsidR="006A39B4">
        <w:rPr>
          <w:lang w:val="en-US"/>
        </w:rPr>
        <w:t>runner</w:t>
      </w:r>
      <w:r w:rsidR="006A39B4">
        <w:t>».</w:t>
      </w:r>
      <w:commentRangeEnd w:id="310"/>
      <w:r w:rsidR="00D45E26">
        <w:rPr>
          <w:rStyle w:val="aff9"/>
        </w:rPr>
        <w:commentReference w:id="310"/>
      </w:r>
    </w:p>
    <w:p w14:paraId="21A95ACE" w14:textId="07E531D6" w:rsidR="00CA703A" w:rsidRPr="006A39B4" w:rsidRDefault="00CA703A" w:rsidP="00BB45B9">
      <w:pPr>
        <w:pStyle w:val="3"/>
      </w:pPr>
      <w:bookmarkStart w:id="311" w:name="_Toc166412921"/>
      <w:bookmarkStart w:id="312" w:name="_Toc166914863"/>
      <w:bookmarkStart w:id="313" w:name="_Toc167623492"/>
      <w:r>
        <w:t xml:space="preserve">2.4.1 Проектирования </w:t>
      </w:r>
      <w:r w:rsidR="006A39B4">
        <w:t xml:space="preserve">центрального </w:t>
      </w:r>
      <w:r>
        <w:t>веб-сервера</w:t>
      </w:r>
      <w:bookmarkEnd w:id="311"/>
      <w:bookmarkEnd w:id="312"/>
      <w:bookmarkEnd w:id="313"/>
    </w:p>
    <w:p w14:paraId="1101E255" w14:textId="69FA4534" w:rsidR="006A39B4" w:rsidRDefault="006A39B4" w:rsidP="006A39B4">
      <w:r>
        <w:t xml:space="preserve">Веб-сервер является центральным элементом системы и выступает в роли единой точки входа для всех внешних запросов. Он выполняет задачи авторизации и аутентификации пользователей, обеспечивая безопасный доступ к сервису. Веб-сервер обрабатывает запросы от </w:t>
      </w:r>
      <w:r w:rsidR="00C13055">
        <w:t>браузера</w:t>
      </w:r>
      <w:r>
        <w:t>, предоставляя необходимые данные для отображения страниц, включая информацию о задачах, решениях, результатах и других аспектах онлайн-платформы.</w:t>
      </w:r>
    </w:p>
    <w:p w14:paraId="18775DC6" w14:textId="5B06E173" w:rsidR="006A39B4" w:rsidRDefault="006A39B4" w:rsidP="006A39B4">
      <w:r>
        <w:t>Веб-сервер также отвечает за предоставление статистики по онлайн-платформе, что включает в себя метрики и аналитические данные о пользователях, их активности и результатах решения задач. Взаимодействуя с базой данных, веб-сервер обеспечивает доступ к данным, необходимым для работы платформы.</w:t>
      </w:r>
    </w:p>
    <w:p w14:paraId="4602206B" w14:textId="1E780DDE" w:rsidR="00CA703A" w:rsidRPr="00CA703A" w:rsidRDefault="006A39B4" w:rsidP="006A39B4">
      <w:r>
        <w:t xml:space="preserve">Кроме того, веб-сервер управляет взаимодействием с другими сервисами, такими как сервис тестирования и сервис запуска программ. </w:t>
      </w:r>
      <w:r w:rsidR="005F7408">
        <w:t>В</w:t>
      </w:r>
      <w:r>
        <w:t xml:space="preserve">еб-сервер </w:t>
      </w:r>
      <w:r w:rsidR="005F7408">
        <w:t>отправляет запросы с решени</w:t>
      </w:r>
      <w:r w:rsidR="00B816EC">
        <w:t>ями</w:t>
      </w:r>
      <w:r>
        <w:t xml:space="preserve"> сервису тестирования и получает обратно результаты. Веб-сервер также отправляет запросы сервису запуска программ, передавая задачи на выполнение и получая результаты их работы. Таким образом, веб-сервер играет ключевую роль в координации и интеграции различных компонентов системы.</w:t>
      </w:r>
      <w:r w:rsidR="00E156A1">
        <w:t xml:space="preserve"> </w:t>
      </w:r>
    </w:p>
    <w:p w14:paraId="3A88275F" w14:textId="09F8B538" w:rsidR="00F11308" w:rsidRPr="00F11308" w:rsidRDefault="00F11308" w:rsidP="00BB45B9">
      <w:pPr>
        <w:pStyle w:val="3"/>
      </w:pPr>
      <w:bookmarkStart w:id="314" w:name="_Toc166412922"/>
      <w:bookmarkStart w:id="315" w:name="_Toc166914864"/>
      <w:bookmarkStart w:id="316" w:name="_Toc167623493"/>
      <w:r>
        <w:t>2.4.2 Проектирования сервиса «</w:t>
      </w:r>
      <w:r>
        <w:rPr>
          <w:lang w:val="en-US"/>
        </w:rPr>
        <w:t>test</w:t>
      </w:r>
      <w:r w:rsidRPr="00C476E8">
        <w:t>-</w:t>
      </w:r>
      <w:r>
        <w:rPr>
          <w:lang w:val="en-US"/>
        </w:rPr>
        <w:t>runner</w:t>
      </w:r>
      <w:r>
        <w:t>»</w:t>
      </w:r>
      <w:bookmarkEnd w:id="314"/>
      <w:bookmarkEnd w:id="315"/>
      <w:bookmarkEnd w:id="316"/>
    </w:p>
    <w:p w14:paraId="50F43F70" w14:textId="70267E66" w:rsidR="00D53D68" w:rsidRDefault="00C476E8" w:rsidP="00CA703A">
      <w:r w:rsidRPr="00C476E8">
        <w:t xml:space="preserve">Сервис </w:t>
      </w:r>
      <w:r>
        <w:t>«</w:t>
      </w:r>
      <w:proofErr w:type="spellStart"/>
      <w:r w:rsidRPr="00C476E8">
        <w:t>test-runner</w:t>
      </w:r>
      <w:proofErr w:type="spellEnd"/>
      <w:r>
        <w:t>»</w:t>
      </w:r>
      <w:r w:rsidRPr="00C476E8">
        <w:t xml:space="preserve"> отвечает за обработку запросов на проверку пользовательских решений. </w:t>
      </w:r>
      <w:commentRangeStart w:id="317"/>
      <w:r w:rsidRPr="00C476E8">
        <w:t xml:space="preserve">Он получает запросы </w:t>
      </w:r>
      <w:commentRangeEnd w:id="317"/>
      <w:r w:rsidR="003341CE">
        <w:rPr>
          <w:rStyle w:val="aff9"/>
        </w:rPr>
        <w:commentReference w:id="317"/>
      </w:r>
      <w:r w:rsidRPr="00C476E8">
        <w:t xml:space="preserve">из очереди сообщений </w:t>
      </w:r>
      <w:commentRangeStart w:id="318"/>
      <w:r w:rsidR="002C2A22">
        <w:rPr>
          <w:lang w:val="en-US"/>
        </w:rPr>
        <w:t>Apache</w:t>
      </w:r>
      <w:r w:rsidR="002C2A22" w:rsidRPr="002C2A22">
        <w:t xml:space="preserve"> </w:t>
      </w:r>
      <w:proofErr w:type="spellStart"/>
      <w:r w:rsidRPr="00C476E8">
        <w:t>Kafka</w:t>
      </w:r>
      <w:proofErr w:type="spellEnd"/>
      <w:ins w:id="319" w:author="Автор">
        <w:r w:rsidR="002F0FFE">
          <w:t xml:space="preserve"> </w:t>
        </w:r>
      </w:ins>
      <w:commentRangeEnd w:id="318"/>
      <w:r w:rsidR="00557E2A">
        <w:rPr>
          <w:rStyle w:val="aff9"/>
        </w:rPr>
        <w:commentReference w:id="318"/>
      </w:r>
      <w:r w:rsidR="00887713" w:rsidRPr="00887713">
        <w:t>[5]</w:t>
      </w:r>
      <w:r w:rsidRPr="00C476E8">
        <w:t>, что обеспечивает асинхронное взаимодействие с веб</w:t>
      </w:r>
      <w:r>
        <w:t>-</w:t>
      </w:r>
      <w:r w:rsidRPr="00C476E8">
        <w:t xml:space="preserve">сервером и другими сервисами. </w:t>
      </w:r>
      <w:r w:rsidR="00D53D68" w:rsidRPr="00D53D68">
        <w:t xml:space="preserve">Благодаря использованию очереди, при отказе </w:t>
      </w:r>
      <w:r w:rsidR="00D53D68" w:rsidRPr="00D53D68">
        <w:lastRenderedPageBreak/>
        <w:t>одного из сервисов решение пользователя не будет утеряно, так как запросы остаются в очереди для обработки позднее. Это снижает зависимость от времени выполнения задач, позволяя веб</w:t>
      </w:r>
      <w:r w:rsidR="008C5C35">
        <w:t>-</w:t>
      </w:r>
      <w:r w:rsidR="00D53D68" w:rsidRPr="00D53D68">
        <w:t>серверу передавать запросы на проверку и сразу же продолжать работу, не ожидая завершения тестирования. Такая архитектура повышает производительность и устойчивость системы, а также обеспечивает более эффективное распределение нагрузки.</w:t>
      </w:r>
    </w:p>
    <w:p w14:paraId="7D5E3C24" w14:textId="049B32B0" w:rsidR="00C476E8" w:rsidRDefault="00C476E8" w:rsidP="00CA703A">
      <w:r w:rsidRPr="00C476E8">
        <w:t xml:space="preserve">После получения запроса сервис </w:t>
      </w:r>
      <w:r>
        <w:t>«</w:t>
      </w:r>
      <w:proofErr w:type="spellStart"/>
      <w:r w:rsidRPr="00C476E8">
        <w:t>test-runner</w:t>
      </w:r>
      <w:proofErr w:type="spellEnd"/>
      <w:r>
        <w:t>»</w:t>
      </w:r>
      <w:r w:rsidRPr="00C476E8">
        <w:t xml:space="preserve"> запускает тестирование решения в изолированном окружении, таком как</w:t>
      </w:r>
      <w:r w:rsidR="007623C2" w:rsidRPr="007623C2">
        <w:t xml:space="preserve"> </w:t>
      </w:r>
      <w:r w:rsidR="007623C2">
        <w:rPr>
          <w:lang w:val="en-US"/>
        </w:rPr>
        <w:t>Docker</w:t>
      </w:r>
      <w:r w:rsidRPr="00C476E8">
        <w:t xml:space="preserve"> контейнер, обеспечивая безопасность и изоляцию выполнения кода пользователя. После выполнения тестирования сервис возвращает полученный результат обратно в </w:t>
      </w:r>
      <w:proofErr w:type="spellStart"/>
      <w:r w:rsidRPr="00C476E8">
        <w:t>Kafka</w:t>
      </w:r>
      <w:proofErr w:type="spellEnd"/>
      <w:r w:rsidRPr="00C476E8">
        <w:t xml:space="preserve"> для дальнейшей обработки.</w:t>
      </w:r>
    </w:p>
    <w:p w14:paraId="46251584" w14:textId="2DC62962" w:rsidR="00C476E8" w:rsidRDefault="00C476E8" w:rsidP="00CA703A">
      <w:r w:rsidRPr="00C476E8">
        <w:t xml:space="preserve">Сервис </w:t>
      </w:r>
      <w:r>
        <w:t>«</w:t>
      </w:r>
      <w:proofErr w:type="spellStart"/>
      <w:r w:rsidRPr="00C476E8">
        <w:t>test-runner</w:t>
      </w:r>
      <w:proofErr w:type="spellEnd"/>
      <w:r>
        <w:t>»</w:t>
      </w:r>
      <w:r w:rsidRPr="00C476E8">
        <w:t xml:space="preserve"> может быть независимо горизонтально масштабирован при увеличении нагрузки на платформу. Это позволяет динамически добавлять или уменьшать количество экземпляров сервиса в зависимости от потребностей, повышая общую производительность и устойчивость системы. Благодаря этому, система оста</w:t>
      </w:r>
      <w:r w:rsidR="001A08E6">
        <w:t>н</w:t>
      </w:r>
      <w:r w:rsidRPr="00C476E8">
        <w:t>ется эффективной даже при больших объемах запросов или изменениях в нагрузке.</w:t>
      </w:r>
      <w:r w:rsidR="0051474F">
        <w:t xml:space="preserve"> </w:t>
      </w:r>
    </w:p>
    <w:p w14:paraId="262E5963" w14:textId="27739893" w:rsidR="005A3F00" w:rsidRDefault="005A3F00" w:rsidP="00BB45B9">
      <w:pPr>
        <w:pStyle w:val="3"/>
      </w:pPr>
      <w:bookmarkStart w:id="320" w:name="_Toc166412923"/>
      <w:bookmarkStart w:id="321" w:name="_Toc166914865"/>
      <w:bookmarkStart w:id="322" w:name="_Toc167623494"/>
      <w:r>
        <w:t>2.4.3 Проектирования сервиса «</w:t>
      </w:r>
      <w:r>
        <w:rPr>
          <w:lang w:val="en-US"/>
        </w:rPr>
        <w:t>task</w:t>
      </w:r>
      <w:r w:rsidRPr="00C476E8">
        <w:t>-</w:t>
      </w:r>
      <w:r>
        <w:rPr>
          <w:lang w:val="en-US"/>
        </w:rPr>
        <w:t>runner</w:t>
      </w:r>
      <w:r>
        <w:t>»</w:t>
      </w:r>
      <w:bookmarkEnd w:id="320"/>
      <w:bookmarkEnd w:id="321"/>
      <w:bookmarkEnd w:id="322"/>
    </w:p>
    <w:p w14:paraId="68BFE158" w14:textId="56DF2510" w:rsidR="00763634" w:rsidRDefault="00763634" w:rsidP="00763634">
      <w:r>
        <w:t>Сервис «</w:t>
      </w:r>
      <w:proofErr w:type="spellStart"/>
      <w:r>
        <w:t>task-runner</w:t>
      </w:r>
      <w:proofErr w:type="spellEnd"/>
      <w:r>
        <w:t>» отвечает за запуск пользовательских программ и возвращение результатов их выполнения. Он взаимодействует с веб-сервером посредством REST API</w:t>
      </w:r>
      <w:ins w:id="323" w:author="Автор">
        <w:r w:rsidR="00C32CB3">
          <w:t xml:space="preserve"> </w:t>
        </w:r>
      </w:ins>
      <w:r w:rsidR="00887713" w:rsidRPr="00887713">
        <w:t>[6]</w:t>
      </w:r>
      <w:r>
        <w:t>, обеспечивая эффективный и упорядоченный обмен информацией. После получения запроса от веб-сервера</w:t>
      </w:r>
      <w:commentRangeStart w:id="324"/>
      <w:commentRangeStart w:id="325"/>
      <w:r>
        <w:t xml:space="preserve"> сервис запускает выполнение пользовательской программы в изолированном окружении</w:t>
      </w:r>
      <w:commentRangeEnd w:id="324"/>
      <w:r w:rsidR="00060290">
        <w:rPr>
          <w:rStyle w:val="aff9"/>
        </w:rPr>
        <w:commentReference w:id="324"/>
      </w:r>
      <w:commentRangeEnd w:id="325"/>
      <w:r w:rsidR="00072E00">
        <w:rPr>
          <w:rStyle w:val="aff9"/>
        </w:rPr>
        <w:commentReference w:id="325"/>
      </w:r>
      <w:r>
        <w:t xml:space="preserve">, таком как </w:t>
      </w:r>
      <w:r w:rsidR="00293E6F">
        <w:rPr>
          <w:lang w:val="en-US"/>
        </w:rPr>
        <w:t>Docker</w:t>
      </w:r>
      <w:r w:rsidR="00293E6F" w:rsidRPr="00293E6F">
        <w:t xml:space="preserve"> </w:t>
      </w:r>
      <w:r>
        <w:t>контейнер, чтобы обеспечить безопасность и изоляцию работы кода пользователя.</w:t>
      </w:r>
    </w:p>
    <w:p w14:paraId="2434E694" w14:textId="11E6C6CE" w:rsidR="00763634" w:rsidRDefault="00293E6F" w:rsidP="00763634">
      <w:r>
        <w:t xml:space="preserve">По мере </w:t>
      </w:r>
      <w:r w:rsidR="00763634">
        <w:t xml:space="preserve">выполнения программы сервис </w:t>
      </w:r>
      <w:r>
        <w:t>«</w:t>
      </w:r>
      <w:proofErr w:type="spellStart"/>
      <w:r w:rsidR="00763634">
        <w:t>task-runner</w:t>
      </w:r>
      <w:proofErr w:type="spellEnd"/>
      <w:r>
        <w:t>»</w:t>
      </w:r>
      <w:r w:rsidR="00763634">
        <w:t xml:space="preserve"> возвращает результат </w:t>
      </w:r>
      <w:r>
        <w:t xml:space="preserve">стандартного вывода программы </w:t>
      </w:r>
      <w:r w:rsidR="00763634">
        <w:t>обратно веб</w:t>
      </w:r>
      <w:r>
        <w:t>-</w:t>
      </w:r>
      <w:r w:rsidR="00763634">
        <w:t xml:space="preserve">серверу. Такая организация взаимодействия позволяет эффективно и последовательно </w:t>
      </w:r>
      <w:r w:rsidR="00763634">
        <w:lastRenderedPageBreak/>
        <w:t>обрабатывать запросы от веб</w:t>
      </w:r>
      <w:r>
        <w:t>-</w:t>
      </w:r>
      <w:r w:rsidR="00763634">
        <w:t>серверов, поддерживая стабильное и надежное выполнение задач.</w:t>
      </w:r>
    </w:p>
    <w:p w14:paraId="1D42090E" w14:textId="6768194B" w:rsidR="004B3FD7" w:rsidRDefault="00763634" w:rsidP="004B3FD7">
      <w:r>
        <w:t xml:space="preserve">Сервис </w:t>
      </w:r>
      <w:r w:rsidR="008F64CD">
        <w:t>«</w:t>
      </w:r>
      <w:proofErr w:type="spellStart"/>
      <w:r>
        <w:t>task-runner</w:t>
      </w:r>
      <w:proofErr w:type="spellEnd"/>
      <w:r w:rsidR="008F64CD">
        <w:t>»</w:t>
      </w:r>
      <w:r>
        <w:t xml:space="preserve"> также может быть независимо горизонтально масштабирован при необходимости, позволяя добавлять или удалять экземпляры сервиса в зависимости от объема запросов. Это повышает производительность и устойчивость системы, особенно при увеличении нагрузки или изменении в потребностях пользователей. Изоляция пользовательских программ в </w:t>
      </w:r>
      <w:r w:rsidR="008F64CD">
        <w:rPr>
          <w:lang w:val="en-US"/>
        </w:rPr>
        <w:t>Docker</w:t>
      </w:r>
      <w:r w:rsidR="008F64CD" w:rsidRPr="008F64CD">
        <w:t xml:space="preserve"> </w:t>
      </w:r>
      <w:r>
        <w:t>контейнерах обеспечивает безопасность и стабильность выполнения, минимизируя риски, связанные с работой неподконтрольного кода.</w:t>
      </w:r>
    </w:p>
    <w:p w14:paraId="7A47E074" w14:textId="5C846EDC" w:rsidR="002A454D" w:rsidRDefault="004B3FD7" w:rsidP="002A454D">
      <w:pPr>
        <w:pStyle w:val="2"/>
      </w:pPr>
      <w:bookmarkStart w:id="326" w:name="_Toc167623495"/>
      <w:r>
        <w:t xml:space="preserve">2.5 Проектирования </w:t>
      </w:r>
      <w:r w:rsidR="00F220B8">
        <w:t>алгоритмов</w:t>
      </w:r>
      <w:bookmarkEnd w:id="326"/>
    </w:p>
    <w:p w14:paraId="393A27B6" w14:textId="77B4C208" w:rsidR="005D560E" w:rsidRDefault="002A454D" w:rsidP="005D560E">
      <w:r>
        <w:t>Данный раздел содержит в себе описание необходимых для реализации программного средства алгоритмов.</w:t>
      </w:r>
    </w:p>
    <w:p w14:paraId="61966469" w14:textId="2E4E5008" w:rsidR="005D560E" w:rsidRDefault="005D560E" w:rsidP="00BB45B9">
      <w:pPr>
        <w:pStyle w:val="3"/>
      </w:pPr>
      <w:r>
        <w:t xml:space="preserve"> </w:t>
      </w:r>
      <w:bookmarkStart w:id="327" w:name="_Toc166412925"/>
      <w:bookmarkStart w:id="328" w:name="_Toc166914867"/>
      <w:bookmarkStart w:id="329" w:name="_Toc167623496"/>
      <w:r>
        <w:t xml:space="preserve">2.5.1 Алгоритм </w:t>
      </w:r>
      <w:r w:rsidR="005827FF">
        <w:t xml:space="preserve">обработки запроса на </w:t>
      </w:r>
      <w:r>
        <w:t>проверк</w:t>
      </w:r>
      <w:r w:rsidR="005827FF">
        <w:t>у</w:t>
      </w:r>
      <w:r>
        <w:t xml:space="preserve"> решения</w:t>
      </w:r>
      <w:bookmarkEnd w:id="327"/>
      <w:bookmarkEnd w:id="328"/>
      <w:bookmarkEnd w:id="329"/>
    </w:p>
    <w:p w14:paraId="15710FE3" w14:textId="5FACD63B" w:rsidR="00930AC8" w:rsidRDefault="00930AC8" w:rsidP="00930AC8">
      <w:r>
        <w:t>Обработка запроса на проверку пользовательского решения</w:t>
      </w:r>
      <w:ins w:id="330" w:author="Автор">
        <w:r w:rsidR="001E3119">
          <w:t xml:space="preserve"> представляет собой</w:t>
        </w:r>
      </w:ins>
      <w:del w:id="331" w:author="Автор">
        <w:r w:rsidDel="001E3119">
          <w:delText xml:space="preserve"> </w:delText>
        </w:r>
        <w:commentRangeStart w:id="332"/>
        <w:r w:rsidDel="001E3119">
          <w:delText>включает</w:delText>
        </w:r>
      </w:del>
      <w:r>
        <w:t xml:space="preserve"> </w:t>
      </w:r>
      <w:commentRangeEnd w:id="332"/>
      <w:r w:rsidR="002324BC">
        <w:rPr>
          <w:rStyle w:val="aff9"/>
        </w:rPr>
        <w:commentReference w:id="332"/>
      </w:r>
      <w:r>
        <w:t xml:space="preserve">многоэтапный процесс. Пользователь отправляет запрос через веб-интерфейс, который поступает на веб-сервер. Веб-сервер взаимодействует с базой данных и передает запрос в очередь сообщений через </w:t>
      </w:r>
      <w:commentRangeStart w:id="333"/>
      <w:r>
        <w:t>брокера</w:t>
      </w:r>
      <w:commentRangeEnd w:id="333"/>
      <w:r w:rsidR="00F916E6">
        <w:rPr>
          <w:rStyle w:val="aff9"/>
        </w:rPr>
        <w:commentReference w:id="333"/>
      </w:r>
      <w:r>
        <w:t xml:space="preserve">. </w:t>
      </w:r>
      <w:commentRangeStart w:id="334"/>
      <w:del w:id="335" w:author="Автор">
        <w:r w:rsidDel="005C333C">
          <w:delText>Это</w:delText>
        </w:r>
        <w:commentRangeEnd w:id="334"/>
        <w:r w:rsidR="00F916E6" w:rsidDel="005C333C">
          <w:rPr>
            <w:rStyle w:val="aff9"/>
          </w:rPr>
          <w:commentReference w:id="334"/>
        </w:r>
        <w:r w:rsidDel="005C333C">
          <w:delText xml:space="preserve"> распределяет нагрузку между сервисами и обеспечивает асинхронную обработку.</w:delText>
        </w:r>
      </w:del>
    </w:p>
    <w:p w14:paraId="696A6E60" w14:textId="5660CE2E" w:rsidR="00930AC8" w:rsidRDefault="00930AC8" w:rsidP="00930AC8">
      <w:proofErr w:type="spellStart"/>
      <w:r>
        <w:t>Микросервис</w:t>
      </w:r>
      <w:proofErr w:type="spellEnd"/>
      <w:r>
        <w:t xml:space="preserve"> «</w:t>
      </w:r>
      <w:proofErr w:type="spellStart"/>
      <w:r>
        <w:t>test-runner</w:t>
      </w:r>
      <w:proofErr w:type="spellEnd"/>
      <w:r>
        <w:t>» извлекает запрос из очереди, запускает проверку в изолированном контейнере и возвращает результаты через брокера сообщений. Эти результаты поступают на веб-сервер для обработки.</w:t>
      </w:r>
    </w:p>
    <w:p w14:paraId="73FC220F" w14:textId="522D0695" w:rsidR="00443BD5" w:rsidRDefault="00930AC8" w:rsidP="00930AC8">
      <w:r>
        <w:t xml:space="preserve">Веб-сервер обновляет базу данных и отправляет пользователю информацию о результатах. </w:t>
      </w:r>
      <w:commentRangeStart w:id="336"/>
      <w:del w:id="337" w:author="Автор">
        <w:r w:rsidDel="00C02DE9">
          <w:delText>Такой подход повышает производительность и надежность системы, обеспечивая стабильный процесс обработки запросов</w:delText>
        </w:r>
        <w:commentRangeEnd w:id="336"/>
        <w:r w:rsidR="00301FEA" w:rsidDel="00C02DE9">
          <w:rPr>
            <w:rStyle w:val="aff9"/>
          </w:rPr>
          <w:commentReference w:id="336"/>
        </w:r>
        <w:r w:rsidDel="00C02DE9">
          <w:delText>.</w:delText>
        </w:r>
      </w:del>
    </w:p>
    <w:p w14:paraId="3A638A67" w14:textId="01AEFC34" w:rsidR="005D560E" w:rsidRPr="00CF5E81" w:rsidRDefault="005C19DE" w:rsidP="005D560E">
      <w:r>
        <w:t xml:space="preserve">Процесс </w:t>
      </w:r>
      <w:r w:rsidR="00CF5E81">
        <w:t xml:space="preserve">проверки пользовательского решения </w:t>
      </w:r>
      <w:r>
        <w:t>представлен в виде диаграммы последовательности в приложении В.</w:t>
      </w:r>
    </w:p>
    <w:p w14:paraId="265DA37D" w14:textId="3253434C" w:rsidR="00FB0EA4" w:rsidRPr="00730DB0" w:rsidRDefault="00FB0EA4" w:rsidP="00BB45B9">
      <w:pPr>
        <w:pStyle w:val="3"/>
      </w:pPr>
      <w:bookmarkStart w:id="338" w:name="_Toc166412926"/>
      <w:bookmarkStart w:id="339" w:name="_Toc166914868"/>
      <w:bookmarkStart w:id="340" w:name="_Toc167623497"/>
      <w:r>
        <w:lastRenderedPageBreak/>
        <w:t>2.5.2 Алгоритм</w:t>
      </w:r>
      <w:r w:rsidR="008B05C6">
        <w:t xml:space="preserve"> работы с</w:t>
      </w:r>
      <w:r w:rsidR="00730DB0">
        <w:t xml:space="preserve"> контейнер</w:t>
      </w:r>
      <w:r w:rsidR="008B05C6">
        <w:t>ом</w:t>
      </w:r>
      <w:r w:rsidR="00730DB0">
        <w:t xml:space="preserve"> </w:t>
      </w:r>
      <w:r w:rsidR="008B05C6">
        <w:t>при запуске</w:t>
      </w:r>
      <w:r w:rsidR="00730DB0">
        <w:t xml:space="preserve"> </w:t>
      </w:r>
      <w:r w:rsidR="0019072B">
        <w:t>пользовательск</w:t>
      </w:r>
      <w:r w:rsidR="008B05C6">
        <w:t xml:space="preserve">ого </w:t>
      </w:r>
      <w:r w:rsidR="0019072B">
        <w:t>код</w:t>
      </w:r>
      <w:r w:rsidR="008B05C6">
        <w:t>а</w:t>
      </w:r>
      <w:bookmarkEnd w:id="338"/>
      <w:bookmarkEnd w:id="339"/>
      <w:bookmarkEnd w:id="340"/>
    </w:p>
    <w:p w14:paraId="253B3417" w14:textId="796E1A20" w:rsidR="00E06C9B" w:rsidRDefault="006A4977" w:rsidP="006A4977">
      <w:r>
        <w:t xml:space="preserve">Для работы с контейнером с пользовательским кодом требуется свой алгоритм. </w:t>
      </w:r>
      <w:ins w:id="341" w:author="Автор">
        <w:r w:rsidR="0096561D">
          <w:t xml:space="preserve">Контейнер самостоятельно завершает свое выполнение при выполнении всех тестов. </w:t>
        </w:r>
      </w:ins>
      <w:del w:id="342" w:author="Автор">
        <w:r w:rsidDel="007B5B53">
          <w:delText xml:space="preserve">Такой алгоритм по своей природе асинхронен, </w:delText>
        </w:r>
        <w:commentRangeStart w:id="343"/>
        <w:r w:rsidDel="007B5B53">
          <w:delText>поэтому сложен для понимания</w:delText>
        </w:r>
        <w:commentRangeEnd w:id="343"/>
        <w:r w:rsidR="00886AE9" w:rsidDel="007B5B53">
          <w:rPr>
            <w:rStyle w:val="aff9"/>
          </w:rPr>
          <w:commentReference w:id="343"/>
        </w:r>
        <w:r w:rsidDel="007B5B53">
          <w:delText>.</w:delText>
        </w:r>
        <w:r w:rsidR="00E06C9B" w:rsidDel="007B5B53">
          <w:delText xml:space="preserve"> </w:delText>
        </w:r>
      </w:del>
      <w:commentRangeStart w:id="344"/>
      <w:commentRangeStart w:id="345"/>
      <w:r w:rsidR="00E06C9B">
        <w:t>Завершить выполнение контейнера может выход времени выполнения за допустимые значения.</w:t>
      </w:r>
      <w:commentRangeEnd w:id="344"/>
      <w:r w:rsidR="002E7A13">
        <w:rPr>
          <w:rStyle w:val="aff9"/>
        </w:rPr>
        <w:commentReference w:id="344"/>
      </w:r>
      <w:commentRangeEnd w:id="345"/>
      <w:r w:rsidR="000A3A1A">
        <w:rPr>
          <w:rStyle w:val="aff9"/>
        </w:rPr>
        <w:commentReference w:id="345"/>
      </w:r>
      <w:r w:rsidR="00E06C9B">
        <w:t xml:space="preserve"> </w:t>
      </w:r>
    </w:p>
    <w:p w14:paraId="5730323D" w14:textId="0D75736B" w:rsidR="00E06C9B" w:rsidRDefault="00E06C9B" w:rsidP="00E06C9B">
      <w:r>
        <w:t>Применение</w:t>
      </w:r>
      <w:del w:id="346" w:author="Автор">
        <w:r w:rsidDel="00DA6E4B">
          <w:delText xml:space="preserve"> </w:delText>
        </w:r>
        <w:commentRangeStart w:id="347"/>
        <w:commentRangeStart w:id="348"/>
        <w:r w:rsidDel="00DA6E4B">
          <w:delText>алгоритма для</w:delText>
        </w:r>
      </w:del>
      <w:r>
        <w:t xml:space="preserve"> ограничения времени выполнения </w:t>
      </w:r>
      <w:commentRangeEnd w:id="347"/>
      <w:r w:rsidR="00A10671">
        <w:rPr>
          <w:rStyle w:val="aff9"/>
        </w:rPr>
        <w:commentReference w:id="347"/>
      </w:r>
      <w:commentRangeEnd w:id="348"/>
      <w:r w:rsidR="000A3A1A">
        <w:rPr>
          <w:rStyle w:val="aff9"/>
        </w:rPr>
        <w:commentReference w:id="348"/>
      </w:r>
      <w:r>
        <w:t xml:space="preserve">пользовательского кода в контейнере является важным для обеспечения стабильности и безопасности системы. Без ограничений пользовательский код может выполнить долгий или бесконечный цикл, что приведет к избыточному использованию ресурсов, например, процессорного времени. Это может повлиять на производительность системы в целом, замедляя работу других сервисов и вызывая задержки в обработке запросов. </w:t>
      </w:r>
    </w:p>
    <w:p w14:paraId="07229A3F" w14:textId="1C33B30D" w:rsidR="005C19DE" w:rsidRDefault="005C19DE" w:rsidP="00E06C9B">
      <w:r>
        <w:t>Словесное описание алгоритма</w:t>
      </w:r>
      <w:r w:rsidR="00012CB7">
        <w:t xml:space="preserve"> запуска пользовательского кода в контейнере</w:t>
      </w:r>
      <w:r>
        <w:t>:</w:t>
      </w:r>
    </w:p>
    <w:p w14:paraId="2506D2B6" w14:textId="6E0F3A09" w:rsidR="005C19DE" w:rsidDel="000A3A1A" w:rsidRDefault="005C19DE" w:rsidP="005C19DE">
      <w:pPr>
        <w:pStyle w:val="a"/>
        <w:rPr>
          <w:del w:id="349" w:author="Автор"/>
        </w:rPr>
      </w:pPr>
      <w:commentRangeStart w:id="350"/>
      <w:del w:id="351" w:author="Автор">
        <w:r w:rsidDel="000A3A1A">
          <w:delText xml:space="preserve">приходит запрос </w:delText>
        </w:r>
        <w:commentRangeEnd w:id="350"/>
        <w:r w:rsidR="00AC484A" w:rsidDel="000A3A1A">
          <w:rPr>
            <w:rStyle w:val="aff9"/>
            <w:lang w:eastAsia="ru-RU"/>
          </w:rPr>
          <w:commentReference w:id="350"/>
        </w:r>
        <w:r w:rsidDel="000A3A1A">
          <w:delText>на проверку решения;</w:delText>
        </w:r>
      </w:del>
    </w:p>
    <w:p w14:paraId="575F966A" w14:textId="6EBEE2DB" w:rsidR="005C19DE" w:rsidRDefault="005C19DE" w:rsidP="005C19DE">
      <w:pPr>
        <w:pStyle w:val="a"/>
      </w:pPr>
      <w:r>
        <w:t>контейнер создается</w:t>
      </w:r>
      <w:r w:rsidR="00012CB7">
        <w:t xml:space="preserve">, </w:t>
      </w:r>
      <w:r>
        <w:t>в него копируется решение</w:t>
      </w:r>
      <w:r w:rsidR="00012CB7">
        <w:t>, контейнер запускается</w:t>
      </w:r>
      <w:r>
        <w:t>;</w:t>
      </w:r>
    </w:p>
    <w:p w14:paraId="40A24C07" w14:textId="00AD15C8" w:rsidR="005C19DE" w:rsidRDefault="00012CB7" w:rsidP="005C19DE">
      <w:pPr>
        <w:pStyle w:val="a"/>
      </w:pPr>
      <w:r>
        <w:t>подключается таймер для ожидания превышения времени выполнения, если сработал таймер, то</w:t>
      </w:r>
      <w:r w:rsidR="0069761D">
        <w:t xml:space="preserve"> контейнер останавливается</w:t>
      </w:r>
      <w:r>
        <w:t>;</w:t>
      </w:r>
    </w:p>
    <w:p w14:paraId="0FF93824" w14:textId="1F25BE3E" w:rsidR="00012CB7" w:rsidRDefault="002D5C60" w:rsidP="005C19DE">
      <w:pPr>
        <w:pStyle w:val="a"/>
      </w:pPr>
      <w:r>
        <w:t>подключается логгер, который собирает сообщения и ошибки;</w:t>
      </w:r>
    </w:p>
    <w:p w14:paraId="418CABDD" w14:textId="00831019" w:rsidR="002D5C60" w:rsidRPr="005C19DE" w:rsidRDefault="002D5C60" w:rsidP="005C19DE">
      <w:pPr>
        <w:pStyle w:val="a"/>
      </w:pPr>
      <w:r>
        <w:t xml:space="preserve">при завершении </w:t>
      </w:r>
      <w:r w:rsidR="004A0007">
        <w:t xml:space="preserve">работы </w:t>
      </w:r>
      <w:r>
        <w:t>контейнера, он удаляется.</w:t>
      </w:r>
    </w:p>
    <w:p w14:paraId="3BCCFD57" w14:textId="56184885" w:rsidR="00615552" w:rsidRDefault="006A4977" w:rsidP="00615552">
      <w:pPr>
        <w:rPr>
          <w:ins w:id="352" w:author="Автор"/>
          <w:rFonts w:eastAsia="Calibri"/>
        </w:rPr>
      </w:pPr>
      <w:r w:rsidRPr="006A4977">
        <w:t>Диаграмма последовательности предоставляет наглядное представление процесса, позволяющее легче понять и проанализировать асинхронную логику</w:t>
      </w:r>
      <w:r>
        <w:t>, она представлена на рисунке 2.</w:t>
      </w:r>
      <w:r w:rsidR="00296E2D" w:rsidRPr="00296E2D">
        <w:t>2</w:t>
      </w:r>
      <w:r w:rsidR="00C05C06">
        <w:rPr>
          <w:rFonts w:eastAsia="Calibri"/>
        </w:rPr>
        <w:t>.</w:t>
      </w:r>
    </w:p>
    <w:p w14:paraId="7CA2F8C5" w14:textId="77777777" w:rsidR="0096561D" w:rsidRPr="00615552" w:rsidRDefault="0096561D" w:rsidP="00615552">
      <w:pPr>
        <w:rPr>
          <w:rFonts w:eastAsia="Calibri"/>
        </w:rPr>
      </w:pPr>
    </w:p>
    <w:p w14:paraId="43FED81B" w14:textId="18ADCF5D" w:rsidR="00173C9D" w:rsidRDefault="00173C9D" w:rsidP="00173C9D">
      <w:pPr>
        <w:pStyle w:val="afa"/>
      </w:pPr>
      <w:r w:rsidRPr="00173C9D">
        <w:lastRenderedPageBreak/>
        <w:drawing>
          <wp:inline distT="0" distB="0" distL="0" distR="0" wp14:anchorId="1FB5059D" wp14:editId="4D11551E">
            <wp:extent cx="6010275" cy="7499915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7853" cy="750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C2D6" w14:textId="66828142" w:rsidR="00173C9D" w:rsidRDefault="00173C9D" w:rsidP="00173C9D">
      <w:pPr>
        <w:pStyle w:val="afb"/>
        <w:rPr>
          <w:rFonts w:eastAsia="Calibri"/>
        </w:rPr>
      </w:pPr>
      <w:r w:rsidRPr="00464637">
        <w:t>Рисунок 2.</w:t>
      </w:r>
      <w:r w:rsidR="000C0412">
        <w:t>2</w:t>
      </w:r>
      <w:r w:rsidRPr="00464637">
        <w:t xml:space="preserve"> </w:t>
      </w:r>
      <w:r w:rsidRPr="00464637">
        <w:rPr>
          <w:rFonts w:eastAsia="Calibri"/>
        </w:rPr>
        <w:t xml:space="preserve">– Диаграмма последовательностей для алгоритма </w:t>
      </w:r>
      <w:r>
        <w:rPr>
          <w:rFonts w:eastAsia="Calibri"/>
        </w:rPr>
        <w:t>работы с контейнером</w:t>
      </w:r>
    </w:p>
    <w:p w14:paraId="13CD6961" w14:textId="77777777" w:rsidR="00971148" w:rsidRDefault="00971148" w:rsidP="00C05C06"/>
    <w:p w14:paraId="64985EA5" w14:textId="77777777" w:rsidR="00971148" w:rsidRDefault="00971148" w:rsidP="00F152AA">
      <w:pPr>
        <w:ind w:firstLine="0"/>
      </w:pPr>
    </w:p>
    <w:p w14:paraId="32575D3C" w14:textId="3C60B1F8" w:rsidR="00C05C06" w:rsidRDefault="00C05C06" w:rsidP="00C05C06">
      <w:r>
        <w:lastRenderedPageBreak/>
        <w:t>Ключевые моменты на диаграмме:</w:t>
      </w:r>
    </w:p>
    <w:p w14:paraId="5CA0947F" w14:textId="77777777" w:rsidR="00C05C06" w:rsidRDefault="00C05C06" w:rsidP="00C05C06">
      <w:pPr>
        <w:pStyle w:val="a"/>
      </w:pPr>
      <w:r>
        <w:t>«</w:t>
      </w:r>
      <w:r>
        <w:rPr>
          <w:lang w:val="en-US"/>
        </w:rPr>
        <w:t>Test</w:t>
      </w:r>
      <w:r w:rsidRPr="006A4977">
        <w:t>-</w:t>
      </w:r>
      <w:r>
        <w:rPr>
          <w:lang w:val="en-US"/>
        </w:rPr>
        <w:t>runner</w:t>
      </w:r>
      <w:r>
        <w:t>»</w:t>
      </w:r>
      <w:r w:rsidRPr="006A4977">
        <w:t xml:space="preserve"> </w:t>
      </w:r>
      <w:r w:rsidRPr="00464637">
        <w:rPr>
          <w:rFonts w:eastAsia="Calibri"/>
        </w:rPr>
        <w:t xml:space="preserve">– </w:t>
      </w:r>
      <w:r>
        <w:t>сервис по проверке пользовательских решений;</w:t>
      </w:r>
    </w:p>
    <w:p w14:paraId="176DB3D7" w14:textId="77777777" w:rsidR="00C05C06" w:rsidRPr="006A4977" w:rsidRDefault="00C05C06" w:rsidP="00C05C06">
      <w:pPr>
        <w:pStyle w:val="a"/>
      </w:pPr>
      <w:r w:rsidRPr="006A4977">
        <w:t>«</w:t>
      </w:r>
      <w:r>
        <w:rPr>
          <w:lang w:val="en-US"/>
        </w:rPr>
        <w:t>Docker</w:t>
      </w:r>
      <w:r w:rsidRPr="006A4977">
        <w:t xml:space="preserve"> </w:t>
      </w:r>
      <w:r>
        <w:rPr>
          <w:lang w:val="en-US"/>
        </w:rPr>
        <w:t>container</w:t>
      </w:r>
      <w:r w:rsidRPr="006A4977">
        <w:t xml:space="preserve">» </w:t>
      </w:r>
      <w:r w:rsidRPr="006A4977">
        <w:rPr>
          <w:rFonts w:eastAsia="Calibri"/>
        </w:rPr>
        <w:t xml:space="preserve">– </w:t>
      </w:r>
      <w:r>
        <w:rPr>
          <w:rFonts w:eastAsia="Calibri"/>
        </w:rPr>
        <w:t>контейнер</w:t>
      </w:r>
      <w:r w:rsidRPr="006A4977">
        <w:rPr>
          <w:rFonts w:eastAsia="Calibri"/>
        </w:rPr>
        <w:t xml:space="preserve"> </w:t>
      </w:r>
      <w:r>
        <w:rPr>
          <w:rFonts w:eastAsia="Calibri"/>
        </w:rPr>
        <w:t>с</w:t>
      </w:r>
      <w:r w:rsidRPr="006A4977">
        <w:rPr>
          <w:rFonts w:eastAsia="Calibri"/>
        </w:rPr>
        <w:t xml:space="preserve"> </w:t>
      </w:r>
      <w:r>
        <w:rPr>
          <w:rFonts w:eastAsia="Calibri"/>
        </w:rPr>
        <w:t>пользовательским кодом решения, предоставленного для проверки;</w:t>
      </w:r>
    </w:p>
    <w:p w14:paraId="66990191" w14:textId="77777777" w:rsidR="00C05C06" w:rsidRPr="006A4977" w:rsidRDefault="00C05C06" w:rsidP="00C05C06">
      <w:pPr>
        <w:pStyle w:val="a"/>
      </w:pPr>
      <w:r>
        <w:t>«</w:t>
      </w:r>
      <w:r>
        <w:rPr>
          <w:lang w:val="en-US"/>
        </w:rPr>
        <w:t>Logger</w:t>
      </w:r>
      <w:r>
        <w:t>»</w:t>
      </w:r>
      <w:r w:rsidRPr="006A4977">
        <w:t xml:space="preserve"> </w:t>
      </w:r>
      <w:r w:rsidRPr="006A4977">
        <w:rPr>
          <w:rFonts w:eastAsia="Calibri"/>
        </w:rPr>
        <w:t>–</w:t>
      </w:r>
      <w:r>
        <w:rPr>
          <w:rFonts w:eastAsia="Calibri"/>
        </w:rPr>
        <w:t xml:space="preserve"> участник, обрабатывающий сообщения от контейнера;</w:t>
      </w:r>
    </w:p>
    <w:p w14:paraId="16DDF5F0" w14:textId="77777777" w:rsidR="00C05C06" w:rsidRPr="006A4977" w:rsidRDefault="00C05C06" w:rsidP="00C05C06">
      <w:pPr>
        <w:pStyle w:val="a"/>
      </w:pPr>
      <w:r>
        <w:rPr>
          <w:rFonts w:eastAsia="Calibri"/>
        </w:rPr>
        <w:t>«</w:t>
      </w:r>
      <w:r>
        <w:rPr>
          <w:rFonts w:eastAsia="Calibri"/>
          <w:lang w:val="en-US"/>
        </w:rPr>
        <w:t>Timer</w:t>
      </w:r>
      <w:r>
        <w:rPr>
          <w:rFonts w:eastAsia="Calibri"/>
        </w:rPr>
        <w:t>»</w:t>
      </w:r>
      <w:r w:rsidRPr="006A4977">
        <w:rPr>
          <w:rFonts w:eastAsia="Calibri"/>
        </w:rPr>
        <w:t xml:space="preserve"> –</w:t>
      </w:r>
      <w:r>
        <w:rPr>
          <w:rFonts w:eastAsia="Calibri"/>
        </w:rPr>
        <w:t xml:space="preserve"> участник, ожидающий истечения времени;</w:t>
      </w:r>
    </w:p>
    <w:p w14:paraId="3C8F4932" w14:textId="2300B8ED" w:rsidR="00173C9D" w:rsidRPr="00971148" w:rsidRDefault="00C05C06" w:rsidP="00971148">
      <w:pPr>
        <w:pStyle w:val="a"/>
      </w:pPr>
      <w:r>
        <w:rPr>
          <w:rFonts w:eastAsia="Calibri"/>
        </w:rPr>
        <w:t xml:space="preserve">«Поток» </w:t>
      </w:r>
      <w:r w:rsidRPr="006A4977">
        <w:rPr>
          <w:rFonts w:eastAsia="Calibri"/>
        </w:rPr>
        <w:t>–</w:t>
      </w:r>
      <w:r>
        <w:rPr>
          <w:rFonts w:eastAsia="Calibri"/>
        </w:rPr>
        <w:t xml:space="preserve"> под «потоком» будем понимать объект, который принимает сообщения и ошибки. Его можно преждевременно завершить, например, при появлении ошибки или при выходе времени выполнения за допустимое значение. </w:t>
      </w:r>
    </w:p>
    <w:p w14:paraId="4B9674B8" w14:textId="534A86B4" w:rsidR="00971148" w:rsidRDefault="00971148" w:rsidP="00971148">
      <w:pPr>
        <w:pStyle w:val="2"/>
      </w:pPr>
      <w:bookmarkStart w:id="353" w:name="_Toc167623498"/>
      <w:r>
        <w:t>2.</w:t>
      </w:r>
      <w:r w:rsidR="009A40E1">
        <w:t>6</w:t>
      </w:r>
      <w:r>
        <w:t xml:space="preserve"> </w:t>
      </w:r>
      <w:r w:rsidR="009A40E1">
        <w:t>Выводы по главе</w:t>
      </w:r>
      <w:bookmarkEnd w:id="353"/>
    </w:p>
    <w:p w14:paraId="6D1E8161" w14:textId="59FA6830" w:rsidR="00A765AC" w:rsidRDefault="00A765AC" w:rsidP="00A765AC">
      <w:r>
        <w:t>В данной главе была спроектирована онлайн-платформа «</w:t>
      </w:r>
      <w:proofErr w:type="spellStart"/>
      <w:r>
        <w:rPr>
          <w:lang w:val="en-US"/>
        </w:rPr>
        <w:t>SupremeCode</w:t>
      </w:r>
      <w:proofErr w:type="spellEnd"/>
      <w:r>
        <w:t>»</w:t>
      </w:r>
      <w:r w:rsidRPr="00A765AC">
        <w:t xml:space="preserve">. </w:t>
      </w:r>
    </w:p>
    <w:p w14:paraId="767BF18B" w14:textId="5A9FCC0F" w:rsidR="00CC752C" w:rsidRDefault="00CC752C" w:rsidP="00A765AC">
      <w:r>
        <w:t xml:space="preserve">Были спроектированы и описаны такие структуры данных, как </w:t>
      </w:r>
      <w:ins w:id="354" w:author="Автор">
        <w:r w:rsidR="00C37448">
          <w:t>З</w:t>
        </w:r>
      </w:ins>
      <w:del w:id="355" w:author="Автор">
        <w:r w:rsidDel="00C37448">
          <w:delText>з</w:delText>
        </w:r>
      </w:del>
      <w:r>
        <w:t xml:space="preserve">адача, </w:t>
      </w:r>
      <w:del w:id="356" w:author="Автор">
        <w:r w:rsidDel="00C37448">
          <w:delText>р</w:delText>
        </w:r>
      </w:del>
      <w:ins w:id="357" w:author="Автор">
        <w:r w:rsidR="00C37448">
          <w:t>Р</w:t>
        </w:r>
      </w:ins>
      <w:r>
        <w:t xml:space="preserve">ешение, </w:t>
      </w:r>
      <w:del w:id="358" w:author="Автор">
        <w:r w:rsidDel="00C37448">
          <w:delText>р</w:delText>
        </w:r>
      </w:del>
      <w:ins w:id="359" w:author="Автор">
        <w:r w:rsidR="00C37448">
          <w:t>Р</w:t>
        </w:r>
      </w:ins>
      <w:r>
        <w:t>езультаты решения,</w:t>
      </w:r>
      <w:r w:rsidR="008A517B">
        <w:t xml:space="preserve"> </w:t>
      </w:r>
      <w:del w:id="360" w:author="Автор">
        <w:r w:rsidR="008A517B" w:rsidDel="00C37448">
          <w:delText>п</w:delText>
        </w:r>
      </w:del>
      <w:ins w:id="361" w:author="Автор">
        <w:r w:rsidR="00C37448">
          <w:t>П</w:t>
        </w:r>
      </w:ins>
      <w:r w:rsidR="008A517B">
        <w:t>ользователь</w:t>
      </w:r>
      <w:r>
        <w:t>. Было произведено проектирование базы данных. Описаны отношения и связи между ними.</w:t>
      </w:r>
    </w:p>
    <w:p w14:paraId="4E5CF152" w14:textId="7C0755DD" w:rsidR="00527A18" w:rsidRPr="00A765AC" w:rsidRDefault="00CC752C" w:rsidP="00527A18">
      <w:r>
        <w:t xml:space="preserve">Спроектированы </w:t>
      </w:r>
      <w:proofErr w:type="spellStart"/>
      <w:r>
        <w:t>микросервис</w:t>
      </w:r>
      <w:r w:rsidR="00FF1E3F">
        <w:t>ы</w:t>
      </w:r>
      <w:proofErr w:type="spellEnd"/>
      <w:r w:rsidR="00FF1E3F">
        <w:t>:</w:t>
      </w:r>
      <w:r>
        <w:t xml:space="preserve"> </w:t>
      </w:r>
      <w:r w:rsidR="00FF1E3F">
        <w:t xml:space="preserve">по проверке решений, по запуску кода вне решения задач и веб-сервер. </w:t>
      </w:r>
      <w:r w:rsidR="00527A18">
        <w:t xml:space="preserve">Были описаны используемые алгоритмы. </w:t>
      </w:r>
    </w:p>
    <w:p w14:paraId="6DC3144B" w14:textId="77777777" w:rsidR="00971148" w:rsidRPr="00173C9D" w:rsidRDefault="00971148" w:rsidP="00971148"/>
    <w:p w14:paraId="3717F5C1" w14:textId="24E5AD96" w:rsidR="001B257C" w:rsidRDefault="001B257C" w:rsidP="00607E76">
      <w:pPr>
        <w:pStyle w:val="1"/>
      </w:pPr>
      <w:bookmarkStart w:id="362" w:name="_Toc167623499"/>
      <w:r>
        <w:lastRenderedPageBreak/>
        <w:t xml:space="preserve">3 Программное конструирование </w:t>
      </w:r>
      <w:r w:rsidR="0020613C">
        <w:t xml:space="preserve">онлайн-платформы по </w:t>
      </w:r>
      <w:r w:rsidR="0020613C" w:rsidRPr="00607E76">
        <w:t>решению</w:t>
      </w:r>
      <w:r w:rsidR="0020613C">
        <w:t xml:space="preserve"> алгоритмических задач</w:t>
      </w:r>
      <w:bookmarkEnd w:id="362"/>
    </w:p>
    <w:p w14:paraId="58755C0F" w14:textId="1A5E538B" w:rsidR="003E42CC" w:rsidRPr="000E65BA" w:rsidRDefault="003E42CC" w:rsidP="00501883">
      <w:r>
        <w:t xml:space="preserve">В данном разделе приведено обоснование выбора средств разработки, используемых для создания онлайн-платформы. Описана система управления базой данных. Представлены описания интерфейсов и классов, их методов. </w:t>
      </w:r>
    </w:p>
    <w:p w14:paraId="0C00305D" w14:textId="6913E1FE" w:rsidR="007F5527" w:rsidRPr="003C02AF" w:rsidRDefault="007F5527" w:rsidP="007F5527">
      <w:pPr>
        <w:pStyle w:val="2"/>
      </w:pPr>
      <w:bookmarkStart w:id="363" w:name="_Toc167623500"/>
      <w:r>
        <w:t>3.1</w:t>
      </w:r>
      <w:del w:id="364" w:author="Автор">
        <w:r w:rsidDel="00745A51">
          <w:delText xml:space="preserve"> </w:delText>
        </w:r>
        <w:commentRangeStart w:id="365"/>
        <w:r w:rsidR="00934D17" w:rsidDel="00745A51">
          <w:delText>Обоснование</w:delText>
        </w:r>
      </w:del>
      <w:r w:rsidR="00934D17">
        <w:t xml:space="preserve"> </w:t>
      </w:r>
      <w:commentRangeEnd w:id="365"/>
      <w:r w:rsidR="0077507B">
        <w:rPr>
          <w:rStyle w:val="aff9"/>
          <w:b w:val="0"/>
          <w:bCs w:val="0"/>
        </w:rPr>
        <w:commentReference w:id="365"/>
      </w:r>
      <w:ins w:id="366" w:author="Автор">
        <w:r w:rsidR="00745A51">
          <w:t>В</w:t>
        </w:r>
      </w:ins>
      <w:del w:id="367" w:author="Автор">
        <w:r w:rsidR="00934D17" w:rsidDel="00745A51">
          <w:delText>в</w:delText>
        </w:r>
      </w:del>
      <w:r w:rsidR="00934D17">
        <w:t>ыбор</w:t>
      </w:r>
      <w:del w:id="368" w:author="Автор">
        <w:r w:rsidR="00934D17" w:rsidDel="00745A51">
          <w:delText>а</w:delText>
        </w:r>
      </w:del>
      <w:r w:rsidR="00934D17">
        <w:t xml:space="preserve"> средств разработки</w:t>
      </w:r>
      <w:bookmarkEnd w:id="363"/>
    </w:p>
    <w:p w14:paraId="3B11FD6E" w14:textId="4F08B20F" w:rsidR="007F5527" w:rsidRPr="00BE1235" w:rsidRDefault="003C02AF" w:rsidP="003C02AF">
      <w:r w:rsidRPr="003C02AF">
        <w:t>Для разработки программного средства было принято решение использовать язык программирования Java</w:t>
      </w:r>
      <w:ins w:id="369" w:author="Автор">
        <w:r w:rsidR="00A4266B">
          <w:t xml:space="preserve"> </w:t>
        </w:r>
      </w:ins>
      <w:r w:rsidR="00887713" w:rsidRPr="00887713">
        <w:t>[7]</w:t>
      </w:r>
      <w:r w:rsidRPr="003C02AF">
        <w:t xml:space="preserve"> на бэкенде</w:t>
      </w:r>
      <w:r>
        <w:t xml:space="preserve"> с фреймворком </w:t>
      </w:r>
      <w:r>
        <w:rPr>
          <w:lang w:val="en-US"/>
        </w:rPr>
        <w:t>Spring</w:t>
      </w:r>
      <w:ins w:id="370" w:author="Автор">
        <w:r w:rsidR="00A21E0F">
          <w:t xml:space="preserve"> </w:t>
        </w:r>
      </w:ins>
      <w:r w:rsidR="00887713" w:rsidRPr="00887713">
        <w:t>[8]</w:t>
      </w:r>
      <w:r>
        <w:t>.</w:t>
      </w:r>
      <w:r w:rsidRPr="003C02AF">
        <w:t xml:space="preserve"> Spring — это фреймворк для разработки приложений на языке Java, который обеспечивает комплексный подход к построению современных веб-приложений. Его модульная архитектура и множество готовых инструментов позволяют ускорить разработку, обеспечить надежность и масштабируемость приложений.</w:t>
      </w:r>
    </w:p>
    <w:p w14:paraId="087B9A87" w14:textId="653EBA01" w:rsidR="003C02AF" w:rsidRDefault="003C02AF" w:rsidP="003C02AF">
      <w:r>
        <w:t xml:space="preserve">На </w:t>
      </w:r>
      <w:proofErr w:type="spellStart"/>
      <w:r>
        <w:t>фронтенде</w:t>
      </w:r>
      <w:proofErr w:type="spellEnd"/>
      <w:r>
        <w:t xml:space="preserve"> используется язык программирования </w:t>
      </w:r>
      <w:proofErr w:type="spellStart"/>
      <w:r>
        <w:t>TypeScript</w:t>
      </w:r>
      <w:proofErr w:type="spellEnd"/>
      <w:ins w:id="371" w:author="Автор">
        <w:r w:rsidR="0010635D">
          <w:t xml:space="preserve"> </w:t>
        </w:r>
      </w:ins>
      <w:r w:rsidR="00887713" w:rsidRPr="00887713">
        <w:t>[9]</w:t>
      </w:r>
      <w:r>
        <w:t xml:space="preserve"> с библиотекой </w:t>
      </w:r>
      <w:proofErr w:type="spellStart"/>
      <w:r>
        <w:t>React</w:t>
      </w:r>
      <w:proofErr w:type="spellEnd"/>
      <w:ins w:id="372" w:author="Автор">
        <w:r w:rsidR="0010635D">
          <w:t xml:space="preserve"> </w:t>
        </w:r>
      </w:ins>
      <w:r w:rsidR="00887713" w:rsidRPr="00887713">
        <w:t>[10]</w:t>
      </w:r>
      <w:r>
        <w:t xml:space="preserve">. </w:t>
      </w:r>
      <w:proofErr w:type="spellStart"/>
      <w:r>
        <w:t>TypeScript</w:t>
      </w:r>
      <w:proofErr w:type="spellEnd"/>
      <w:r>
        <w:t xml:space="preserve"> — это язык программирования, который представляет собой надстройку над JavaScript, добавляющую статическую типизацию и другие возможности, что делает код более надежным и понятным. </w:t>
      </w:r>
      <w:proofErr w:type="spellStart"/>
      <w:r>
        <w:t>React</w:t>
      </w:r>
      <w:proofErr w:type="spellEnd"/>
      <w:r>
        <w:t xml:space="preserve"> — это библиотека JavaScript для создания пользовательских интерфейсов, которая позволяет строить масштабируемые и </w:t>
      </w:r>
      <w:proofErr w:type="spellStart"/>
      <w:r>
        <w:t>переиспользуемые</w:t>
      </w:r>
      <w:proofErr w:type="spellEnd"/>
      <w:r>
        <w:t xml:space="preserve"> компоненты интерфейса.</w:t>
      </w:r>
    </w:p>
    <w:p w14:paraId="08E3D715" w14:textId="45FD1F50" w:rsidR="003C02AF" w:rsidRDefault="003C02AF" w:rsidP="003C02AF">
      <w:r>
        <w:t xml:space="preserve">В качестве системы управления базами данных выбрана </w:t>
      </w:r>
      <w:proofErr w:type="spellStart"/>
      <w:r>
        <w:t>PostgreSQL</w:t>
      </w:r>
      <w:proofErr w:type="spellEnd"/>
      <w:ins w:id="373" w:author="Автор">
        <w:r w:rsidR="00C85B2B">
          <w:t> </w:t>
        </w:r>
      </w:ins>
      <w:r w:rsidR="00887713" w:rsidRPr="00887713">
        <w:t>[11]</w:t>
      </w:r>
      <w:r>
        <w:t xml:space="preserve">. </w:t>
      </w:r>
      <w:proofErr w:type="spellStart"/>
      <w:r>
        <w:t>PostgreSQL</w:t>
      </w:r>
      <w:proofErr w:type="spellEnd"/>
      <w:r>
        <w:t xml:space="preserve"> — это мощная объектно-реляционная система управления базами данных, которая обеспечивает надежное хранение и эффективное управление данными. Она отличается высокой производительностью, расширяемостью и поддержкой широкого спектра функциональных возможностей.</w:t>
      </w:r>
    </w:p>
    <w:p w14:paraId="5B0A898D" w14:textId="15D4E7BB" w:rsidR="003C02AF" w:rsidRDefault="003C02AF" w:rsidP="003C02AF">
      <w:r>
        <w:lastRenderedPageBreak/>
        <w:t xml:space="preserve">Для обеспечения асинхронной коммуникации между компонентами системы используется брокер сообщений Apache </w:t>
      </w:r>
      <w:proofErr w:type="spellStart"/>
      <w:r>
        <w:t>Kafka</w:t>
      </w:r>
      <w:proofErr w:type="spellEnd"/>
      <w:r>
        <w:t xml:space="preserve">. </w:t>
      </w:r>
      <w:proofErr w:type="spellStart"/>
      <w:r>
        <w:t>Kafka</w:t>
      </w:r>
      <w:proofErr w:type="spellEnd"/>
      <w:r>
        <w:t xml:space="preserve"> — это распределенная система потоковой обработки данных, которая обеспечивает надежную и масштабируемую передачу сообщений между различными компонентами приложения. Использование </w:t>
      </w:r>
      <w:proofErr w:type="spellStart"/>
      <w:r>
        <w:t>Kafka</w:t>
      </w:r>
      <w:proofErr w:type="spellEnd"/>
      <w:r>
        <w:t xml:space="preserve"> позволяет обеспечить надежную и эффективную передачу данных в реальном времени и упростить интеграцию между сервисами.</w:t>
      </w:r>
    </w:p>
    <w:p w14:paraId="7E63F154" w14:textId="6A634C7A" w:rsidR="003C02AF" w:rsidRDefault="003C02AF" w:rsidP="008F3A04">
      <w:r>
        <w:t xml:space="preserve">Для разработки программного средства также используется интегрированная среда разработки </w:t>
      </w:r>
      <w:proofErr w:type="spellStart"/>
      <w:r>
        <w:t>IntelliJ</w:t>
      </w:r>
      <w:proofErr w:type="spellEnd"/>
      <w:r>
        <w:t xml:space="preserve"> IDEA</w:t>
      </w:r>
      <w:r w:rsidR="00A34DC9" w:rsidRPr="00A34DC9">
        <w:t xml:space="preserve"> </w:t>
      </w:r>
      <w:r w:rsidR="00A34DC9">
        <w:rPr>
          <w:lang w:val="en-US"/>
        </w:rPr>
        <w:t>Community</w:t>
      </w:r>
      <w:r w:rsidR="00A34DC9" w:rsidRPr="00A34DC9">
        <w:t xml:space="preserve"> </w:t>
      </w:r>
      <w:r w:rsidR="00A34DC9">
        <w:rPr>
          <w:lang w:val="en-US"/>
        </w:rPr>
        <w:t>Edition</w:t>
      </w:r>
      <w:ins w:id="374" w:author="Автор">
        <w:r w:rsidR="00330556">
          <w:t xml:space="preserve"> </w:t>
        </w:r>
      </w:ins>
      <w:r w:rsidR="00887713" w:rsidRPr="00887713">
        <w:t>[12]</w:t>
      </w:r>
      <w:r>
        <w:t xml:space="preserve">. </w:t>
      </w:r>
      <w:proofErr w:type="spellStart"/>
      <w:r>
        <w:t>IntelliJ</w:t>
      </w:r>
      <w:proofErr w:type="spellEnd"/>
      <w:r>
        <w:t xml:space="preserve"> IDEA </w:t>
      </w:r>
      <w:r w:rsidR="00ED2A12">
        <w:t>— это</w:t>
      </w:r>
      <w:r>
        <w:t xml:space="preserve"> интегрированная среда разработки (IDE) для языка программирования Java. Она предоставляет широкий набор инструментов для удобной и эффективной разработки, включая поддержку автоматической компиляции, интеллектуальные подсказки, отладку, рефакторинг и многое другое. Использование </w:t>
      </w:r>
      <w:proofErr w:type="spellStart"/>
      <w:r>
        <w:t>IntelliJ</w:t>
      </w:r>
      <w:proofErr w:type="spellEnd"/>
      <w:r>
        <w:t xml:space="preserve"> IDEA обеспечивает комфортное и продуктивное программирование.</w:t>
      </w:r>
    </w:p>
    <w:p w14:paraId="493B953C" w14:textId="2ECA3E91" w:rsidR="003C02AF" w:rsidRPr="003C02AF" w:rsidRDefault="003C02AF" w:rsidP="003C02AF">
      <w:r>
        <w:t xml:space="preserve">Для управления версиями и совместной разработки кода применяется система контроля версий </w:t>
      </w:r>
      <w:proofErr w:type="spellStart"/>
      <w:r>
        <w:t>Git</w:t>
      </w:r>
      <w:proofErr w:type="spellEnd"/>
      <w:ins w:id="375" w:author="Автор">
        <w:r w:rsidR="00AD4C8A">
          <w:t xml:space="preserve"> </w:t>
        </w:r>
      </w:ins>
      <w:r w:rsidR="00887713" w:rsidRPr="00887713">
        <w:t>[13]</w:t>
      </w:r>
      <w:r>
        <w:t xml:space="preserve">. </w:t>
      </w:r>
      <w:proofErr w:type="spellStart"/>
      <w:r>
        <w:t>Git</w:t>
      </w:r>
      <w:proofErr w:type="spellEnd"/>
      <w:r>
        <w:t xml:space="preserve"> </w:t>
      </w:r>
      <w:r w:rsidR="00ED2A12">
        <w:t>— это</w:t>
      </w:r>
      <w:r>
        <w:t xml:space="preserve"> распределенная система управления версиями, которая позволяет отслеживать изменения в коде, вести историю разработки, совместно работать над проектами и управлять кодом в различных ветках. Использование </w:t>
      </w:r>
      <w:proofErr w:type="spellStart"/>
      <w:r>
        <w:t>Git</w:t>
      </w:r>
      <w:proofErr w:type="spellEnd"/>
      <w:r>
        <w:t xml:space="preserve"> обеспечивает прозрачность и контроль над изменениями в коде, а также упрощает процесс совместной разработки и интеграции изменений.</w:t>
      </w:r>
    </w:p>
    <w:p w14:paraId="67116A5A" w14:textId="1126C9A9" w:rsidR="007F5527" w:rsidRDefault="0094611C" w:rsidP="0094611C">
      <w:pPr>
        <w:pStyle w:val="2"/>
      </w:pPr>
      <w:bookmarkStart w:id="376" w:name="_Toc167623501"/>
      <w:r>
        <w:t>3.2</w:t>
      </w:r>
      <w:r w:rsidR="002857A4">
        <w:t xml:space="preserve"> Описание модульной структуры</w:t>
      </w:r>
      <w:r>
        <w:t xml:space="preserve"> программного средства</w:t>
      </w:r>
      <w:bookmarkEnd w:id="376"/>
    </w:p>
    <w:p w14:paraId="74406BFC" w14:textId="3029F631" w:rsidR="0094611C" w:rsidRDefault="0094611C" w:rsidP="002857A4">
      <w:r w:rsidRPr="0094611C">
        <w:t>Программно</w:t>
      </w:r>
      <w:r w:rsidR="002857A4">
        <w:t xml:space="preserve">й код онлайн-платформы разделен на множество модулей. </w:t>
      </w:r>
      <w:ins w:id="377" w:author="Автор">
        <w:r w:rsidR="00662DB6">
          <w:t>Рассмотрим подробно каждый из них.</w:t>
        </w:r>
      </w:ins>
    </w:p>
    <w:p w14:paraId="24C8294C" w14:textId="0D261A4C" w:rsidR="002857A4" w:rsidRPr="002857A4" w:rsidRDefault="00BB45B9" w:rsidP="00BB45B9">
      <w:pPr>
        <w:pStyle w:val="3"/>
      </w:pPr>
      <w:bookmarkStart w:id="378" w:name="_Toc166412930"/>
      <w:bookmarkStart w:id="379" w:name="_Toc166914873"/>
      <w:bookmarkStart w:id="380" w:name="_Toc167623502"/>
      <w:r>
        <w:lastRenderedPageBreak/>
        <w:t xml:space="preserve">3.2.1 </w:t>
      </w:r>
      <w:r w:rsidR="002857A4">
        <w:t>Описание модуля «</w:t>
      </w:r>
      <w:r w:rsidR="002857A4">
        <w:rPr>
          <w:lang w:val="en-US"/>
        </w:rPr>
        <w:t>web</w:t>
      </w:r>
      <w:r w:rsidR="002857A4">
        <w:t>»</w:t>
      </w:r>
      <w:bookmarkEnd w:id="378"/>
      <w:bookmarkEnd w:id="379"/>
      <w:bookmarkEnd w:id="380"/>
    </w:p>
    <w:p w14:paraId="18AFAB0E" w14:textId="1F8A259C" w:rsidR="00086177" w:rsidRPr="00E53373" w:rsidRDefault="00086177" w:rsidP="00086177">
      <w:r>
        <w:t xml:space="preserve">Модуль </w:t>
      </w:r>
      <w:r>
        <w:rPr>
          <w:lang w:val="en-US"/>
        </w:rPr>
        <w:t>web</w:t>
      </w:r>
      <w:r w:rsidRPr="00086177">
        <w:t xml:space="preserve"> </w:t>
      </w:r>
      <w:r>
        <w:t>отвечает за взаимодействие с пользователем. Он состоит из нескольких пакетов</w:t>
      </w:r>
      <w:r w:rsidR="003B4174" w:rsidRPr="003B4174">
        <w:t xml:space="preserve">: </w:t>
      </w:r>
      <w:r w:rsidR="003B4174">
        <w:rPr>
          <w:lang w:val="en-US"/>
        </w:rPr>
        <w:t>playground</w:t>
      </w:r>
      <w:r w:rsidR="003B4174" w:rsidRPr="003B4174">
        <w:t xml:space="preserve">, </w:t>
      </w:r>
      <w:r w:rsidR="003B4174">
        <w:rPr>
          <w:lang w:val="en-US"/>
        </w:rPr>
        <w:t>problem</w:t>
      </w:r>
      <w:r w:rsidR="003B4174" w:rsidRPr="003B4174">
        <w:t xml:space="preserve">, </w:t>
      </w:r>
      <w:r w:rsidR="003B4174">
        <w:rPr>
          <w:lang w:val="en-US"/>
        </w:rPr>
        <w:t>statistics</w:t>
      </w:r>
      <w:r w:rsidR="003B4174" w:rsidRPr="003B4174">
        <w:t xml:space="preserve">, </w:t>
      </w:r>
      <w:r w:rsidR="003B4174">
        <w:rPr>
          <w:lang w:val="en-US"/>
        </w:rPr>
        <w:t>user</w:t>
      </w:r>
      <w:r w:rsidR="00E53373">
        <w:t xml:space="preserve">. </w:t>
      </w:r>
    </w:p>
    <w:p w14:paraId="2E9B29BA" w14:textId="0CF7B36C" w:rsidR="00086177" w:rsidRPr="00086177" w:rsidRDefault="00086177" w:rsidP="00622D9C">
      <w:r>
        <w:t xml:space="preserve">Начнем с описания пакета </w:t>
      </w:r>
      <w:r>
        <w:rPr>
          <w:lang w:val="en-US"/>
        </w:rPr>
        <w:t>problem</w:t>
      </w:r>
      <w:r>
        <w:t xml:space="preserve">. В нем содержатся классы по работе </w:t>
      </w:r>
      <w:commentRangeStart w:id="381"/>
      <w:r>
        <w:t>с задачами</w:t>
      </w:r>
      <w:ins w:id="382" w:author="Автор">
        <w:r w:rsidR="002B1128">
          <w:t xml:space="preserve"> и</w:t>
        </w:r>
      </w:ins>
      <w:r>
        <w:t xml:space="preserve"> их решениями</w:t>
      </w:r>
      <w:commentRangeEnd w:id="381"/>
      <w:r w:rsidR="00A261D5">
        <w:rPr>
          <w:rStyle w:val="aff9"/>
        </w:rPr>
        <w:commentReference w:id="381"/>
      </w:r>
      <w:r>
        <w:t xml:space="preserve">. На рисунке 3.1 представлена </w:t>
      </w:r>
      <w:commentRangeStart w:id="383"/>
      <w:r>
        <w:t>диаграмма классов</w:t>
      </w:r>
      <w:commentRangeEnd w:id="383"/>
      <w:r w:rsidR="00B315C1">
        <w:rPr>
          <w:rStyle w:val="aff9"/>
        </w:rPr>
        <w:commentReference w:id="383"/>
      </w:r>
      <w:ins w:id="384" w:author="Автор">
        <w:r w:rsidR="002C4726">
          <w:t xml:space="preserve"> пакета </w:t>
        </w:r>
        <w:r w:rsidR="002C4726">
          <w:rPr>
            <w:lang w:val="en-US"/>
          </w:rPr>
          <w:t>problem</w:t>
        </w:r>
      </w:ins>
      <w:r>
        <w:t xml:space="preserve">. </w:t>
      </w:r>
    </w:p>
    <w:p w14:paraId="542CEFE3" w14:textId="6D2B080F" w:rsidR="002857A4" w:rsidRDefault="002857A4" w:rsidP="00086177">
      <w:pPr>
        <w:pStyle w:val="afa"/>
      </w:pPr>
      <w:r w:rsidRPr="002857A4">
        <w:drawing>
          <wp:inline distT="0" distB="0" distL="0" distR="0" wp14:anchorId="1A6E3CBA" wp14:editId="00FF69F0">
            <wp:extent cx="5940425" cy="44278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C9CC" w14:textId="31090815" w:rsidR="00086177" w:rsidRDefault="00086177" w:rsidP="00086177">
      <w:pPr>
        <w:pStyle w:val="afb"/>
        <w:rPr>
          <w:rFonts w:eastAsia="Calibri"/>
        </w:rPr>
      </w:pPr>
      <w:r w:rsidRPr="00086177">
        <w:t>Рисунок 3</w:t>
      </w:r>
      <w:r w:rsidR="00964A7E">
        <w:t>.1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пакета </w:t>
      </w:r>
      <w:r>
        <w:rPr>
          <w:rFonts w:eastAsia="Calibri"/>
          <w:lang w:val="en-US"/>
        </w:rPr>
        <w:t>problem</w:t>
      </w:r>
    </w:p>
    <w:p w14:paraId="3285C1B8" w14:textId="60081C6C" w:rsidR="00917EAC" w:rsidRPr="00BE1235" w:rsidDel="00BA4527" w:rsidRDefault="00917EAC" w:rsidP="00BA4527">
      <w:pPr>
        <w:rPr>
          <w:del w:id="385" w:author="Автор"/>
          <w:rFonts w:eastAsia="Calibri"/>
        </w:rPr>
      </w:pPr>
      <w:r>
        <w:rPr>
          <w:rFonts w:eastAsia="Calibri"/>
        </w:rPr>
        <w:t xml:space="preserve">Класс </w:t>
      </w:r>
      <w:proofErr w:type="spellStart"/>
      <w:r>
        <w:rPr>
          <w:rFonts w:eastAsia="Calibri"/>
          <w:lang w:val="en-US"/>
        </w:rPr>
        <w:t>ProblemController</w:t>
      </w:r>
      <w:proofErr w:type="spellEnd"/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обрабатывает запросы на получение информации о задачах, принимает решения задач от пользователей. Он отправляет сообщение с решением в очередь </w:t>
      </w:r>
      <w:r>
        <w:rPr>
          <w:rFonts w:eastAsia="Calibri"/>
          <w:lang w:val="en-US"/>
        </w:rPr>
        <w:t>Kafka</w:t>
      </w:r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через класс </w:t>
      </w:r>
      <w:proofErr w:type="spellStart"/>
      <w:r>
        <w:rPr>
          <w:rFonts w:eastAsia="Calibri"/>
          <w:lang w:val="en-US"/>
        </w:rPr>
        <w:t>TestRunnerSenderService</w:t>
      </w:r>
      <w:proofErr w:type="spellEnd"/>
      <w:r>
        <w:rPr>
          <w:rFonts w:eastAsia="Calibri"/>
        </w:rPr>
        <w:t xml:space="preserve"> и подписывается к классу </w:t>
      </w:r>
      <w:proofErr w:type="spellStart"/>
      <w:r>
        <w:rPr>
          <w:rFonts w:eastAsia="Calibri"/>
          <w:lang w:val="en-US"/>
        </w:rPr>
        <w:t>TestRunnerChannelService</w:t>
      </w:r>
      <w:proofErr w:type="spellEnd"/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на результаты тестирования решения. </w:t>
      </w:r>
      <w:proofErr w:type="spellStart"/>
      <w:r>
        <w:rPr>
          <w:rFonts w:eastAsia="Calibri"/>
          <w:lang w:val="en-US"/>
        </w:rPr>
        <w:t>TestRunnerChannelService</w:t>
      </w:r>
      <w:proofErr w:type="spellEnd"/>
      <w:r>
        <w:rPr>
          <w:rFonts w:eastAsia="Calibri"/>
        </w:rPr>
        <w:t xml:space="preserve"> слушает сообщения из очереди </w:t>
      </w:r>
      <w:r>
        <w:rPr>
          <w:rFonts w:eastAsia="Calibri"/>
          <w:lang w:val="en-US"/>
        </w:rPr>
        <w:t>Kafka</w:t>
      </w:r>
      <w:r>
        <w:rPr>
          <w:rFonts w:eastAsia="Calibri"/>
        </w:rPr>
        <w:t xml:space="preserve">. При получении сообщения с </w:t>
      </w:r>
      <w:commentRangeStart w:id="386"/>
      <w:r>
        <w:rPr>
          <w:rFonts w:eastAsia="Calibri"/>
        </w:rPr>
        <w:t>результат</w:t>
      </w:r>
      <w:del w:id="387" w:author="Автор">
        <w:r w:rsidDel="00FD0B16">
          <w:rPr>
            <w:rFonts w:eastAsia="Calibri"/>
          </w:rPr>
          <w:delText>ы</w:delText>
        </w:r>
      </w:del>
      <w:commentRangeEnd w:id="386"/>
      <w:ins w:id="388" w:author="Автор">
        <w:r w:rsidR="00FD0B16">
          <w:rPr>
            <w:rFonts w:eastAsia="Calibri"/>
          </w:rPr>
          <w:t>ами</w:t>
        </w:r>
      </w:ins>
      <w:del w:id="389" w:author="Автор">
        <w:r w:rsidR="00057AEA" w:rsidDel="00FD0B16">
          <w:rPr>
            <w:rStyle w:val="aff9"/>
          </w:rPr>
          <w:commentReference w:id="386"/>
        </w:r>
        <w:r w:rsidDel="00FD0B16">
          <w:rPr>
            <w:rFonts w:eastAsia="Calibri"/>
          </w:rPr>
          <w:delText>,</w:delText>
        </w:r>
      </w:del>
      <w:r>
        <w:rPr>
          <w:rFonts w:eastAsia="Calibri"/>
        </w:rPr>
        <w:t xml:space="preserve"> оно </w:t>
      </w:r>
      <w:r>
        <w:rPr>
          <w:rFonts w:eastAsia="Calibri"/>
        </w:rPr>
        <w:lastRenderedPageBreak/>
        <w:t xml:space="preserve">обрабатывается </w:t>
      </w:r>
      <w:commentRangeStart w:id="390"/>
      <w:del w:id="391" w:author="Автор">
        <w:r w:rsidDel="00753C78">
          <w:rPr>
            <w:rFonts w:eastAsia="Calibri"/>
          </w:rPr>
          <w:delText>классов</w:delText>
        </w:r>
        <w:commentRangeEnd w:id="390"/>
        <w:r w:rsidR="008F508F" w:rsidDel="00753C78">
          <w:rPr>
            <w:rStyle w:val="aff9"/>
          </w:rPr>
          <w:commentReference w:id="390"/>
        </w:r>
        <w:r w:rsidDel="00753C78">
          <w:rPr>
            <w:rFonts w:eastAsia="Calibri"/>
          </w:rPr>
          <w:delText xml:space="preserve"> </w:delText>
        </w:r>
      </w:del>
      <w:ins w:id="392" w:author="Автор">
        <w:r w:rsidR="00753C78">
          <w:rPr>
            <w:rFonts w:eastAsia="Calibri"/>
          </w:rPr>
          <w:t>классо</w:t>
        </w:r>
        <w:r w:rsidR="00753C78">
          <w:rPr>
            <w:rFonts w:eastAsia="Calibri"/>
          </w:rPr>
          <w:t xml:space="preserve">м </w:t>
        </w:r>
      </w:ins>
      <w:proofErr w:type="spellStart"/>
      <w:r>
        <w:rPr>
          <w:rFonts w:eastAsia="Calibri"/>
          <w:lang w:val="en-US"/>
        </w:rPr>
        <w:t>TestResultAnalyzerService</w:t>
      </w:r>
      <w:proofErr w:type="spellEnd"/>
      <w:r>
        <w:rPr>
          <w:rFonts w:eastAsia="Calibri"/>
        </w:rPr>
        <w:t xml:space="preserve">, который определяет по выходному файлу тестирования правильно ли решена задача. Для чтения и записи данных в базу данных используются классы </w:t>
      </w:r>
      <w:proofErr w:type="spellStart"/>
      <w:r>
        <w:rPr>
          <w:rFonts w:eastAsia="Calibri"/>
          <w:lang w:val="en-US"/>
        </w:rPr>
        <w:t>SolutionResultRepository</w:t>
      </w:r>
      <w:proofErr w:type="spellEnd"/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и </w:t>
      </w:r>
      <w:commentRangeStart w:id="393"/>
      <w:proofErr w:type="spellStart"/>
      <w:r>
        <w:rPr>
          <w:rFonts w:eastAsia="Calibri"/>
          <w:lang w:val="en-US"/>
        </w:rPr>
        <w:t>SolutionRepository</w:t>
      </w:r>
      <w:commentRangeEnd w:id="393"/>
      <w:proofErr w:type="spellEnd"/>
      <w:r w:rsidR="00AE2A13">
        <w:rPr>
          <w:rStyle w:val="aff9"/>
        </w:rPr>
        <w:commentReference w:id="393"/>
      </w:r>
      <w:r>
        <w:rPr>
          <w:rFonts w:eastAsia="Calibri"/>
        </w:rPr>
        <w:t>.</w:t>
      </w:r>
    </w:p>
    <w:p w14:paraId="336D3BE9" w14:textId="072BD466" w:rsidR="00964A7E" w:rsidRPr="00917EAC" w:rsidRDefault="00964A7E" w:rsidP="00BA4527">
      <w:pPr>
        <w:rPr>
          <w:rFonts w:eastAsia="Calibri"/>
        </w:rPr>
        <w:pPrChange w:id="394" w:author="Автор">
          <w:pPr/>
        </w:pPrChange>
      </w:pPr>
    </w:p>
    <w:p w14:paraId="26E11E10" w14:textId="5697C758" w:rsidR="00086177" w:rsidRDefault="00262CE7" w:rsidP="00917EAC">
      <w:ins w:id="395" w:author="Автор">
        <w:r>
          <w:t xml:space="preserve">Пакет </w:t>
        </w:r>
      </w:ins>
      <w:del w:id="396" w:author="Автор">
        <w:r w:rsidR="008B5E39" w:rsidDel="00262CE7">
          <w:delText>Модуль</w:delText>
        </w:r>
        <w:r w:rsidR="008B5E39" w:rsidRPr="008B5E39" w:rsidDel="00262CE7">
          <w:delText xml:space="preserve"> </w:delText>
        </w:r>
      </w:del>
      <w:commentRangeStart w:id="397"/>
      <w:r w:rsidR="008B5E39">
        <w:rPr>
          <w:lang w:val="en-US"/>
        </w:rPr>
        <w:t>user</w:t>
      </w:r>
      <w:r w:rsidR="008B5E39" w:rsidRPr="008B5E39">
        <w:t xml:space="preserve"> </w:t>
      </w:r>
      <w:commentRangeEnd w:id="397"/>
      <w:r w:rsidR="00D53A2B">
        <w:rPr>
          <w:rStyle w:val="aff9"/>
        </w:rPr>
        <w:commentReference w:id="397"/>
      </w:r>
      <w:r w:rsidR="008B5E39">
        <w:t xml:space="preserve">отвечает за авторизацию и аутентификацию пользователя, безопасность доступа к другим модулям, создание и удаление пользователей, получение информации о пользователе. </w:t>
      </w:r>
      <w:commentRangeStart w:id="398"/>
      <w:r w:rsidR="004F3A4A" w:rsidRPr="004F3A4A">
        <w:t>Подробное изложение</w:t>
      </w:r>
      <w:r w:rsidR="004F3A4A">
        <w:t xml:space="preserve"> пакета</w:t>
      </w:r>
      <w:r w:rsidR="004F3A4A" w:rsidRPr="004F3A4A">
        <w:t xml:space="preserve"> </w:t>
      </w:r>
      <w:proofErr w:type="spellStart"/>
      <w:r w:rsidR="004F3A4A" w:rsidRPr="004F3A4A">
        <w:t>user</w:t>
      </w:r>
      <w:proofErr w:type="spellEnd"/>
      <w:r w:rsidR="004F3A4A" w:rsidRPr="004F3A4A">
        <w:t xml:space="preserve"> не представляет актуального интереса</w:t>
      </w:r>
      <w:ins w:id="399" w:author="Автор">
        <w:r w:rsidR="00C923B3" w:rsidRPr="00C923B3">
          <w:t xml:space="preserve"> </w:t>
        </w:r>
        <w:r w:rsidR="00C923B3" w:rsidRPr="004F3A4A">
          <w:t>и будет опущено</w:t>
        </w:r>
        <w:commentRangeStart w:id="400"/>
        <w:commentRangeStart w:id="401"/>
        <w:commentRangeEnd w:id="400"/>
        <w:r w:rsidR="00C923B3">
          <w:rPr>
            <w:rStyle w:val="aff9"/>
          </w:rPr>
          <w:commentReference w:id="400"/>
        </w:r>
      </w:ins>
      <w:commentRangeEnd w:id="401"/>
      <w:r w:rsidR="007B02F7">
        <w:rPr>
          <w:rStyle w:val="aff9"/>
        </w:rPr>
        <w:commentReference w:id="401"/>
      </w:r>
      <w:ins w:id="402" w:author="Автор">
        <w:r w:rsidR="00C923B3">
          <w:t xml:space="preserve">, потому что </w:t>
        </w:r>
        <w:del w:id="403" w:author="Автор">
          <w:r w:rsidR="00C923B3" w:rsidDel="00175FC2">
            <w:delText xml:space="preserve">является тривиальной </w:delText>
          </w:r>
        </w:del>
        <w:r w:rsidR="00C923B3">
          <w:t>реализац</w:t>
        </w:r>
        <w:r w:rsidR="00175FC2">
          <w:t>ия является тривиальной</w:t>
        </w:r>
        <w:del w:id="404" w:author="Автор">
          <w:r w:rsidR="00C923B3" w:rsidDel="00175FC2">
            <w:delText>ией</w:delText>
          </w:r>
        </w:del>
      </w:ins>
      <w:del w:id="405" w:author="Автор">
        <w:r w:rsidR="004F3A4A" w:rsidRPr="004F3A4A" w:rsidDel="00C923B3">
          <w:delText xml:space="preserve"> и будет опущено</w:delText>
        </w:r>
        <w:commentRangeEnd w:id="398"/>
        <w:r w:rsidR="00B05723" w:rsidDel="00C923B3">
          <w:rPr>
            <w:rStyle w:val="aff9"/>
          </w:rPr>
          <w:commentReference w:id="398"/>
        </w:r>
      </w:del>
      <w:r w:rsidR="004F3A4A" w:rsidRPr="004F3A4A">
        <w:t xml:space="preserve">. Соответствующие классы </w:t>
      </w:r>
      <w:del w:id="406" w:author="Автор">
        <w:r w:rsidR="004F3A4A" w:rsidRPr="004F3A4A" w:rsidDel="00324A38">
          <w:delText xml:space="preserve">данного </w:delText>
        </w:r>
      </w:del>
      <w:commentRangeStart w:id="407"/>
      <w:r w:rsidR="004F3A4A" w:rsidRPr="004F3A4A">
        <w:t xml:space="preserve">пакета </w:t>
      </w:r>
      <w:commentRangeEnd w:id="407"/>
      <w:r w:rsidR="0001587F">
        <w:rPr>
          <w:rStyle w:val="aff9"/>
        </w:rPr>
        <w:commentReference w:id="407"/>
      </w:r>
      <w:ins w:id="408" w:author="Автор">
        <w:r w:rsidR="00324A38">
          <w:rPr>
            <w:lang w:val="en-US"/>
          </w:rPr>
          <w:t>user</w:t>
        </w:r>
        <w:r w:rsidR="00324A38" w:rsidRPr="00C923B3">
          <w:rPr>
            <w:rPrChange w:id="409" w:author="Автор">
              <w:rPr>
                <w:lang w:val="en-US"/>
              </w:rPr>
            </w:rPrChange>
          </w:rPr>
          <w:t xml:space="preserve"> </w:t>
        </w:r>
      </w:ins>
      <w:r w:rsidR="004F3A4A" w:rsidRPr="004F3A4A">
        <w:t>доступны в исходных файлах проекта.</w:t>
      </w:r>
    </w:p>
    <w:p w14:paraId="2E145E51" w14:textId="573A541F" w:rsidR="00D5452D" w:rsidRDefault="00262CE7" w:rsidP="00917EAC">
      <w:ins w:id="410" w:author="Автор">
        <w:r>
          <w:t xml:space="preserve">Пакет </w:t>
        </w:r>
      </w:ins>
      <w:commentRangeStart w:id="411"/>
      <w:del w:id="412" w:author="Автор">
        <w:r w:rsidR="00F4597B" w:rsidDel="00262CE7">
          <w:delText>Модуль</w:delText>
        </w:r>
        <w:r w:rsidR="00F4597B" w:rsidRPr="008B5E39" w:rsidDel="00262CE7">
          <w:delText xml:space="preserve"> </w:delText>
        </w:r>
      </w:del>
      <w:commentRangeEnd w:id="411"/>
      <w:r w:rsidR="008D114A">
        <w:rPr>
          <w:rStyle w:val="aff9"/>
        </w:rPr>
        <w:commentReference w:id="411"/>
      </w:r>
      <w:r w:rsidR="00F4597B">
        <w:rPr>
          <w:lang w:val="en-US"/>
        </w:rPr>
        <w:t>statistics</w:t>
      </w:r>
      <w:r w:rsidR="00F4597B" w:rsidRPr="008B5E39">
        <w:t xml:space="preserve"> </w:t>
      </w:r>
      <w:r w:rsidR="00F4597B">
        <w:t xml:space="preserve">отвечает за предоставление статистики онлайн-платформы по решению задач пользователями. </w:t>
      </w:r>
      <w:r w:rsidR="000F10D3">
        <w:t xml:space="preserve">На рисунке 3.2 представлена </w:t>
      </w:r>
      <w:commentRangeStart w:id="413"/>
      <w:r w:rsidR="000F10D3">
        <w:t>диаграмма классов</w:t>
      </w:r>
      <w:commentRangeEnd w:id="413"/>
      <w:r w:rsidR="00B315C1">
        <w:rPr>
          <w:rStyle w:val="aff9"/>
        </w:rPr>
        <w:commentReference w:id="413"/>
      </w:r>
      <w:ins w:id="414" w:author="Автор">
        <w:r w:rsidR="007B02F7">
          <w:t xml:space="preserve"> пакета </w:t>
        </w:r>
        <w:r w:rsidR="007B02F7">
          <w:rPr>
            <w:lang w:val="en-US"/>
          </w:rPr>
          <w:t>statistics</w:t>
        </w:r>
      </w:ins>
      <w:r w:rsidR="000F10D3">
        <w:t xml:space="preserve">. </w:t>
      </w:r>
    </w:p>
    <w:p w14:paraId="1571FA9B" w14:textId="77777777" w:rsidR="00D5452D" w:rsidRDefault="00D5452D" w:rsidP="00D5452D">
      <w:pPr>
        <w:pStyle w:val="afa"/>
      </w:pPr>
      <w:r w:rsidRPr="00DE3301">
        <w:drawing>
          <wp:inline distT="0" distB="0" distL="0" distR="0" wp14:anchorId="515DDDB2" wp14:editId="190EE490">
            <wp:extent cx="5940425" cy="26130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0928" w14:textId="6B631531" w:rsidR="00D5452D" w:rsidRPr="00BE1235" w:rsidRDefault="00D5452D" w:rsidP="00D5452D">
      <w:pPr>
        <w:pStyle w:val="afb"/>
        <w:rPr>
          <w:rFonts w:eastAsia="Calibri"/>
        </w:rPr>
      </w:pPr>
      <w:r w:rsidRPr="00086177">
        <w:t>Рисунок 3</w:t>
      </w:r>
      <w:r>
        <w:t>.</w:t>
      </w:r>
      <w:r w:rsidRPr="00BE1235">
        <w:t>2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пакета </w:t>
      </w:r>
      <w:r>
        <w:rPr>
          <w:rFonts w:eastAsia="Calibri"/>
          <w:lang w:val="en-US"/>
        </w:rPr>
        <w:t>statistics</w:t>
      </w:r>
    </w:p>
    <w:p w14:paraId="6FE6BD5D" w14:textId="67A7DE9F" w:rsidR="00F4597B" w:rsidRDefault="000F10D3" w:rsidP="00917EAC">
      <w:r>
        <w:t xml:space="preserve">Опишем назначение методов класса </w:t>
      </w:r>
      <w:proofErr w:type="spellStart"/>
      <w:r>
        <w:rPr>
          <w:lang w:val="en-US"/>
        </w:rPr>
        <w:t>StatisticsService</w:t>
      </w:r>
      <w:proofErr w:type="spellEnd"/>
      <w:r>
        <w:t>:</w:t>
      </w:r>
    </w:p>
    <w:p w14:paraId="1D282C58" w14:textId="65CE76DE" w:rsidR="000F10D3" w:rsidRPr="000F10D3" w:rsidRDefault="000F10D3" w:rsidP="000F10D3">
      <w:pPr>
        <w:pStyle w:val="a"/>
      </w:pPr>
      <w:proofErr w:type="spellStart"/>
      <w:r w:rsidRPr="000F10D3">
        <w:t>topSolved</w:t>
      </w:r>
      <w:proofErr w:type="spellEnd"/>
      <w:r w:rsidRPr="000F10D3">
        <w:t xml:space="preserve"> возвращает список наиболее часто решаемых задач;</w:t>
      </w:r>
    </w:p>
    <w:p w14:paraId="2939DCC0" w14:textId="3A47F0AD" w:rsidR="000F10D3" w:rsidRPr="000F10D3" w:rsidRDefault="000F10D3" w:rsidP="000F10D3">
      <w:pPr>
        <w:pStyle w:val="a"/>
      </w:pPr>
      <w:proofErr w:type="spellStart"/>
      <w:r w:rsidRPr="000F10D3">
        <w:t>topAttempted</w:t>
      </w:r>
      <w:proofErr w:type="spellEnd"/>
      <w:r w:rsidRPr="000F10D3">
        <w:t xml:space="preserve"> возвращает список задач, на которые пользователи пытались найти решение;</w:t>
      </w:r>
    </w:p>
    <w:p w14:paraId="2BD66EBE" w14:textId="28552F39" w:rsidR="000F10D3" w:rsidRPr="000F10D3" w:rsidRDefault="000F10D3" w:rsidP="000F10D3">
      <w:pPr>
        <w:pStyle w:val="a"/>
      </w:pPr>
      <w:proofErr w:type="spellStart"/>
      <w:r w:rsidRPr="000F10D3">
        <w:lastRenderedPageBreak/>
        <w:t>topAttemptedNotSolved</w:t>
      </w:r>
      <w:proofErr w:type="spellEnd"/>
      <w:r w:rsidRPr="000F10D3">
        <w:t xml:space="preserve"> возвращает список задач, на которые пользователи пытались найти решение, но не смогли его найти;</w:t>
      </w:r>
    </w:p>
    <w:p w14:paraId="5C634351" w14:textId="3C6B5D84" w:rsidR="000F10D3" w:rsidRPr="000F10D3" w:rsidRDefault="000F10D3" w:rsidP="000F10D3">
      <w:pPr>
        <w:pStyle w:val="a"/>
      </w:pPr>
      <w:proofErr w:type="spellStart"/>
      <w:r w:rsidRPr="000F10D3">
        <w:t>difficultyCounts</w:t>
      </w:r>
      <w:proofErr w:type="spellEnd"/>
      <w:r w:rsidRPr="000F10D3">
        <w:t xml:space="preserve"> возвращает количество задач по каждому уровню сложности;</w:t>
      </w:r>
    </w:p>
    <w:p w14:paraId="671A6186" w14:textId="6650AEDD" w:rsidR="000F10D3" w:rsidRPr="000F10D3" w:rsidRDefault="000F10D3" w:rsidP="000F10D3">
      <w:pPr>
        <w:pStyle w:val="a"/>
      </w:pPr>
      <w:proofErr w:type="spellStart"/>
      <w:r w:rsidRPr="000F10D3">
        <w:t>languageCounts</w:t>
      </w:r>
      <w:proofErr w:type="spellEnd"/>
      <w:r w:rsidRPr="000F10D3">
        <w:t xml:space="preserve"> возвращает количество задач, решенных на каждом языке программирования;</w:t>
      </w:r>
    </w:p>
    <w:p w14:paraId="7A1C4F7B" w14:textId="7DE79C85" w:rsidR="000F10D3" w:rsidRPr="000F10D3" w:rsidRDefault="000F10D3" w:rsidP="000F10D3">
      <w:pPr>
        <w:pStyle w:val="a"/>
      </w:pPr>
      <w:proofErr w:type="spellStart"/>
      <w:r w:rsidRPr="000F10D3">
        <w:t>difficultyCounts</w:t>
      </w:r>
      <w:proofErr w:type="spellEnd"/>
      <w:r w:rsidRPr="000F10D3">
        <w:t xml:space="preserve"> возвращает количество задач по каждому уровню сложности для конкретного пользователя;</w:t>
      </w:r>
    </w:p>
    <w:p w14:paraId="2B2220EA" w14:textId="4CE2EB10" w:rsidR="000F10D3" w:rsidRPr="000F10D3" w:rsidRDefault="000F10D3" w:rsidP="000F10D3">
      <w:pPr>
        <w:pStyle w:val="a"/>
      </w:pPr>
      <w:proofErr w:type="spellStart"/>
      <w:r w:rsidRPr="000F10D3">
        <w:t>languageCounts</w:t>
      </w:r>
      <w:proofErr w:type="spellEnd"/>
      <w:r w:rsidRPr="000F10D3">
        <w:t xml:space="preserve"> возвращает количество задач, решенных на каждом языке программирования для конкретного пользователя;</w:t>
      </w:r>
    </w:p>
    <w:p w14:paraId="575574F7" w14:textId="425CF2B1" w:rsidR="000F10D3" w:rsidRDefault="000F10D3" w:rsidP="000F10D3">
      <w:pPr>
        <w:pStyle w:val="a"/>
      </w:pPr>
      <w:proofErr w:type="spellStart"/>
      <w:r w:rsidRPr="000F10D3">
        <w:t>solvedAndAttempted</w:t>
      </w:r>
      <w:proofErr w:type="spellEnd"/>
      <w:r w:rsidR="00B27904" w:rsidRPr="00B27904">
        <w:t xml:space="preserve"> </w:t>
      </w:r>
      <w:r w:rsidRPr="000F10D3">
        <w:t>возвращает количество решенных и попыток решения задач для конкретного пользователя.</w:t>
      </w:r>
    </w:p>
    <w:p w14:paraId="78973231" w14:textId="51ECE897" w:rsidR="00562B78" w:rsidRPr="001937FB" w:rsidRDefault="00562B78" w:rsidP="00562B78">
      <w:pPr>
        <w:rPr>
          <w:rPrChange w:id="415" w:author="Автор">
            <w:rPr/>
          </w:rPrChange>
        </w:rPr>
      </w:pPr>
      <w:proofErr w:type="spellStart"/>
      <w:r w:rsidRPr="00562B78">
        <w:t>StatisticsService</w:t>
      </w:r>
      <w:proofErr w:type="spellEnd"/>
      <w:r w:rsidRPr="00562B78">
        <w:t xml:space="preserve"> взаимодействует с </w:t>
      </w:r>
      <w:proofErr w:type="spellStart"/>
      <w:r w:rsidRPr="00562B78">
        <w:t>StatisticsRepository</w:t>
      </w:r>
      <w:proofErr w:type="spellEnd"/>
      <w:r w:rsidRPr="00562B78">
        <w:t xml:space="preserve"> для получения статистических данных о решенных задачах пользователей. </w:t>
      </w:r>
      <w:commentRangeStart w:id="416"/>
      <w:commentRangeStart w:id="417"/>
      <w:r w:rsidRPr="00562B78">
        <w:t xml:space="preserve">За каждым из этих методов стоит сложный SQL запрос к базе данных </w:t>
      </w:r>
      <w:proofErr w:type="spellStart"/>
      <w:r w:rsidRPr="00562B78">
        <w:t>PostgreSQL</w:t>
      </w:r>
      <w:proofErr w:type="spellEnd"/>
      <w:r w:rsidRPr="00562B78">
        <w:t>.</w:t>
      </w:r>
      <w:commentRangeEnd w:id="416"/>
      <w:r w:rsidR="00062DBF">
        <w:rPr>
          <w:rStyle w:val="aff9"/>
        </w:rPr>
        <w:commentReference w:id="416"/>
      </w:r>
      <w:commentRangeEnd w:id="417"/>
      <w:r w:rsidR="001937FB">
        <w:rPr>
          <w:rStyle w:val="aff9"/>
        </w:rPr>
        <w:commentReference w:id="417"/>
      </w:r>
      <w:r w:rsidRPr="00562B78">
        <w:t xml:space="preserve"> </w:t>
      </w:r>
      <w:commentRangeStart w:id="418"/>
      <w:del w:id="419" w:author="Автор">
        <w:r w:rsidRPr="00562B78" w:rsidDel="00586FF0">
          <w:delText>Эти запросы можно найти в исходных файлах проекта.</w:delText>
        </w:r>
        <w:commentRangeEnd w:id="418"/>
        <w:r w:rsidR="00062DBF" w:rsidDel="00586FF0">
          <w:rPr>
            <w:rStyle w:val="aff9"/>
          </w:rPr>
          <w:commentReference w:id="418"/>
        </w:r>
      </w:del>
    </w:p>
    <w:p w14:paraId="5B6D6F92" w14:textId="2CF5228D" w:rsidR="00562B78" w:rsidRPr="00562B78" w:rsidRDefault="00562B78" w:rsidP="00562B78">
      <w:r w:rsidRPr="00562B78">
        <w:t>Сервисный слой (</w:t>
      </w:r>
      <w:proofErr w:type="spellStart"/>
      <w:r w:rsidRPr="00562B78">
        <w:t>StatisticsService</w:t>
      </w:r>
      <w:proofErr w:type="spellEnd"/>
      <w:r w:rsidRPr="00562B78">
        <w:t xml:space="preserve">) </w:t>
      </w:r>
      <w:commentRangeStart w:id="420"/>
      <w:del w:id="421" w:author="Автор">
        <w:r w:rsidRPr="00562B78" w:rsidDel="00E72643">
          <w:delText>необходим для реализации бизнес-логики приложения</w:delText>
        </w:r>
        <w:commentRangeEnd w:id="420"/>
        <w:r w:rsidR="00B81166" w:rsidDel="00E72643">
          <w:rPr>
            <w:rStyle w:val="aff9"/>
          </w:rPr>
          <w:commentReference w:id="420"/>
        </w:r>
        <w:r w:rsidRPr="00562B78" w:rsidDel="00E72643">
          <w:delText xml:space="preserve">. Он </w:delText>
        </w:r>
      </w:del>
      <w:r w:rsidRPr="00562B78">
        <w:t>абстрагирует сложность доступа к данным и предоставляет удобный интерфейс для работы с ними. Кроме того, сервисный слой объедин</w:t>
      </w:r>
      <w:r>
        <w:t>яет</w:t>
      </w:r>
      <w:r w:rsidRPr="00562B78">
        <w:t xml:space="preserve"> несколько источников данных, в том числе и базу данных, для предоставления полезной информации.</w:t>
      </w:r>
    </w:p>
    <w:p w14:paraId="105E11ED" w14:textId="1BF58D2C" w:rsidR="00562B78" w:rsidRPr="00562B78" w:rsidRDefault="00562B78" w:rsidP="00562B78">
      <w:r w:rsidRPr="00562B78">
        <w:t>Контроллер</w:t>
      </w:r>
      <w:r w:rsidR="00307B8F">
        <w:t xml:space="preserve"> </w:t>
      </w:r>
      <w:proofErr w:type="spellStart"/>
      <w:r w:rsidR="00307B8F">
        <w:rPr>
          <w:lang w:val="en-US"/>
        </w:rPr>
        <w:t>StatisticsController</w:t>
      </w:r>
      <w:proofErr w:type="spellEnd"/>
      <w:r w:rsidRPr="00562B78">
        <w:t xml:space="preserve">, который предоставляет информацию о </w:t>
      </w:r>
      <w:proofErr w:type="spellStart"/>
      <w:r w:rsidRPr="00562B78">
        <w:t>userId</w:t>
      </w:r>
      <w:proofErr w:type="spellEnd"/>
      <w:r w:rsidRPr="00562B78">
        <w:t>, взаимодействует с сервисным слоем для получения статистических данных о задачах, решенных пользователем с указанным идентификатором пользователя. Это позволяет предоставлять персонализированную статистику для каждого пользователя.</w:t>
      </w:r>
    </w:p>
    <w:p w14:paraId="03AFDB36" w14:textId="27FD4B47" w:rsidR="00025149" w:rsidRDefault="00025149" w:rsidP="00D5452D">
      <w:pPr>
        <w:pStyle w:val="3"/>
      </w:pPr>
      <w:bookmarkStart w:id="422" w:name="_Toc166412931"/>
      <w:bookmarkStart w:id="423" w:name="_Toc166914874"/>
      <w:bookmarkStart w:id="424" w:name="_Toc167623503"/>
      <w:r w:rsidRPr="00D5452D">
        <w:t>3.2.2</w:t>
      </w:r>
      <w:r w:rsidR="000C60E3" w:rsidRPr="00D5452D">
        <w:t xml:space="preserve"> Описание модуля «</w:t>
      </w:r>
      <w:proofErr w:type="spellStart"/>
      <w:r w:rsidR="000C60E3" w:rsidRPr="00D5452D">
        <w:t>test-runner</w:t>
      </w:r>
      <w:proofErr w:type="spellEnd"/>
      <w:r w:rsidR="000C60E3" w:rsidRPr="00D5452D">
        <w:t>»</w:t>
      </w:r>
      <w:bookmarkEnd w:id="422"/>
      <w:bookmarkEnd w:id="423"/>
      <w:bookmarkEnd w:id="424"/>
      <w:r w:rsidRPr="00D5452D">
        <w:t xml:space="preserve"> </w:t>
      </w:r>
    </w:p>
    <w:p w14:paraId="3B3D9E49" w14:textId="5C98F31E" w:rsidR="00DA60C0" w:rsidRPr="00DA60C0" w:rsidRDefault="00DA60C0" w:rsidP="00DA60C0">
      <w:pPr>
        <w:rPr>
          <w:rFonts w:eastAsiaTheme="minorHAnsi"/>
        </w:rPr>
      </w:pPr>
      <w:r>
        <w:t xml:space="preserve">Модуль </w:t>
      </w:r>
      <w:proofErr w:type="spellStart"/>
      <w:r>
        <w:t>test-runner</w:t>
      </w:r>
      <w:proofErr w:type="spellEnd"/>
      <w:r>
        <w:t xml:space="preserve"> отвечает за выполнение тестирования пользовательских решений алгоритмических задач. </w:t>
      </w:r>
      <w:commentRangeStart w:id="425"/>
      <w:r>
        <w:t xml:space="preserve">Он получает код решения </w:t>
      </w:r>
      <w:r>
        <w:lastRenderedPageBreak/>
        <w:t>от пользователя</w:t>
      </w:r>
      <w:commentRangeEnd w:id="425"/>
      <w:r w:rsidR="00A36E05">
        <w:rPr>
          <w:rStyle w:val="aff9"/>
        </w:rPr>
        <w:commentReference w:id="425"/>
      </w:r>
      <w:r>
        <w:t xml:space="preserve">, создает изолированный </w:t>
      </w:r>
      <w:proofErr w:type="spellStart"/>
      <w:r>
        <w:t>Docker</w:t>
      </w:r>
      <w:proofErr w:type="spellEnd"/>
      <w:r>
        <w:t xml:space="preserve"> контейнер, в котором запускает пользовательский код и набор тестов. На рисунке 3.3 представлена диаграмма классов. </w:t>
      </w:r>
    </w:p>
    <w:p w14:paraId="332493E0" w14:textId="10A63566" w:rsidR="00F4597B" w:rsidRPr="00DA60C0" w:rsidRDefault="00DA60C0" w:rsidP="00DA60C0">
      <w:pPr>
        <w:pStyle w:val="afa"/>
        <w:rPr>
          <w:rFonts w:eastAsia="Calibri"/>
        </w:rPr>
      </w:pPr>
      <w:r w:rsidRPr="00DA60C0">
        <w:rPr>
          <w:rFonts w:eastAsia="Calibri"/>
        </w:rPr>
        <w:drawing>
          <wp:inline distT="0" distB="0" distL="0" distR="0" wp14:anchorId="0A3F5440" wp14:editId="4EFBABDE">
            <wp:extent cx="5940425" cy="40144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C3A4" w14:textId="29C805EE" w:rsidR="00DA60C0" w:rsidRPr="00DA60C0" w:rsidRDefault="00DA60C0" w:rsidP="00DA60C0">
      <w:pPr>
        <w:pStyle w:val="afb"/>
        <w:rPr>
          <w:rFonts w:eastAsia="Calibri"/>
        </w:rPr>
      </w:pPr>
      <w:r w:rsidRPr="00086177">
        <w:t>Рисунок 3</w:t>
      </w:r>
      <w:r>
        <w:t>.3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модуля </w:t>
      </w:r>
      <w:r>
        <w:rPr>
          <w:rFonts w:eastAsia="Calibri"/>
          <w:lang w:val="en-US"/>
        </w:rPr>
        <w:t>test</w:t>
      </w:r>
      <w:r w:rsidRPr="00DA60C0">
        <w:rPr>
          <w:rFonts w:eastAsia="Calibri"/>
        </w:rPr>
        <w:t>-</w:t>
      </w:r>
      <w:r>
        <w:rPr>
          <w:rFonts w:eastAsia="Calibri"/>
          <w:lang w:val="en-US"/>
        </w:rPr>
        <w:t>runner</w:t>
      </w:r>
    </w:p>
    <w:p w14:paraId="146BA904" w14:textId="33FDE80A" w:rsidR="00B83592" w:rsidRDefault="00B83592" w:rsidP="00B83592">
      <w:r>
        <w:t xml:space="preserve">В данной иерархии классов есть три различных тестера: </w:t>
      </w:r>
      <w:proofErr w:type="spellStart"/>
      <w:r>
        <w:t>CppTester</w:t>
      </w:r>
      <w:proofErr w:type="spellEnd"/>
      <w:r>
        <w:t xml:space="preserve">, </w:t>
      </w:r>
      <w:proofErr w:type="spellStart"/>
      <w:r>
        <w:t>JavaTester</w:t>
      </w:r>
      <w:proofErr w:type="spellEnd"/>
      <w:r>
        <w:t xml:space="preserve"> и </w:t>
      </w:r>
      <w:proofErr w:type="spellStart"/>
      <w:r>
        <w:t>JavascriptTester</w:t>
      </w:r>
      <w:proofErr w:type="spellEnd"/>
      <w:r>
        <w:t>. Каждый из этих тестеров отвечает за тестирование кода, написанного на соответствующем языке программирования. У каждого тестера есть методы для создания контейнера, выполнения тестов, а также для обработки результатов тестирования.</w:t>
      </w:r>
    </w:p>
    <w:p w14:paraId="07821C22" w14:textId="2EBB854D" w:rsidR="00B83592" w:rsidRDefault="00B83592" w:rsidP="00B83592">
      <w:proofErr w:type="spellStart"/>
      <w:r>
        <w:t>Tester</w:t>
      </w:r>
      <w:proofErr w:type="spellEnd"/>
      <w:r>
        <w:t xml:space="preserve"> является базовым классом для всех тестеров и содержит общие методы и свойства, которые могут быть использованы всеми тестерами. Он также определяет абстрактные методы, которые должны быть реализованы в каждом конкретном тестере.</w:t>
      </w:r>
    </w:p>
    <w:p w14:paraId="6A54B74F" w14:textId="6D3BEB72" w:rsidR="00B83592" w:rsidRDefault="00B83592" w:rsidP="00B83592">
      <w:proofErr w:type="spellStart"/>
      <w:r>
        <w:t>Listener</w:t>
      </w:r>
      <w:proofErr w:type="spellEnd"/>
      <w:r>
        <w:t xml:space="preserve"> </w:t>
      </w:r>
      <w:r w:rsidRPr="00086177">
        <w:rPr>
          <w:rFonts w:eastAsia="Calibri"/>
        </w:rPr>
        <w:t>–</w:t>
      </w:r>
      <w:r>
        <w:t xml:space="preserve"> это класс, отвечающий за прослушивание сообщений от брокера </w:t>
      </w:r>
      <w:r>
        <w:rPr>
          <w:lang w:val="en-US"/>
        </w:rPr>
        <w:t>Kafka</w:t>
      </w:r>
      <w:r>
        <w:t xml:space="preserve"> и передачу их соответствующему тестеру для выполнения. </w:t>
      </w:r>
      <w:r>
        <w:lastRenderedPageBreak/>
        <w:t xml:space="preserve">Каждый тестер имеет связь с </w:t>
      </w:r>
      <w:proofErr w:type="spellStart"/>
      <w:r>
        <w:t>Listener</w:t>
      </w:r>
      <w:proofErr w:type="spellEnd"/>
      <w:r>
        <w:t>, чтобы получать сообщения о тестировании, которые нужно выполнить.</w:t>
      </w:r>
    </w:p>
    <w:p w14:paraId="66C5FD31" w14:textId="2F7E5F51" w:rsidR="00DE3301" w:rsidRDefault="00B83592" w:rsidP="00B83592">
      <w:r>
        <w:t>Таким образом, иерархия классов позволяет абстрагировать логику тестирования кода на различных языках программирования и обеспечивает гибкость и расширяемость системы.</w:t>
      </w:r>
    </w:p>
    <w:p w14:paraId="1DB03DEC" w14:textId="763424F6" w:rsidR="009E72F9" w:rsidRPr="00C22E50" w:rsidRDefault="009E72F9" w:rsidP="009E72F9">
      <w:pPr>
        <w:pStyle w:val="3"/>
      </w:pPr>
      <w:bookmarkStart w:id="426" w:name="_Toc166412932"/>
      <w:bookmarkStart w:id="427" w:name="_Toc166914875"/>
      <w:bookmarkStart w:id="428" w:name="_Toc167623504"/>
      <w:r w:rsidRPr="00C22E50">
        <w:t>3.2.</w:t>
      </w:r>
      <w:r>
        <w:t>3</w:t>
      </w:r>
      <w:r w:rsidRPr="00C22E50">
        <w:t xml:space="preserve"> </w:t>
      </w:r>
      <w:r w:rsidRPr="00D5452D">
        <w:t>Описание</w:t>
      </w:r>
      <w:r w:rsidRPr="00C22E50">
        <w:t xml:space="preserve"> </w:t>
      </w:r>
      <w:r w:rsidRPr="00D5452D">
        <w:t>модуля</w:t>
      </w:r>
      <w:r w:rsidRPr="00C22E50">
        <w:t xml:space="preserve"> «</w:t>
      </w:r>
      <w:r w:rsidRPr="009E72F9">
        <w:rPr>
          <w:lang w:val="en-US"/>
        </w:rPr>
        <w:t>t</w:t>
      </w:r>
      <w:r>
        <w:rPr>
          <w:lang w:val="en-US"/>
        </w:rPr>
        <w:t>ask</w:t>
      </w:r>
      <w:r w:rsidRPr="00C22E50">
        <w:t>-</w:t>
      </w:r>
      <w:r w:rsidRPr="009E72F9">
        <w:rPr>
          <w:lang w:val="en-US"/>
        </w:rPr>
        <w:t>runner</w:t>
      </w:r>
      <w:r w:rsidRPr="00C22E50">
        <w:t>»</w:t>
      </w:r>
      <w:bookmarkEnd w:id="426"/>
      <w:bookmarkEnd w:id="427"/>
      <w:bookmarkEnd w:id="428"/>
      <w:r w:rsidRPr="00C22E50">
        <w:t xml:space="preserve"> </w:t>
      </w:r>
    </w:p>
    <w:p w14:paraId="1080C40E" w14:textId="400873E9" w:rsidR="00C22E50" w:rsidRPr="008A754F" w:rsidRDefault="00C22E50" w:rsidP="00C22E50">
      <w:pPr>
        <w:rPr>
          <w:rFonts w:eastAsiaTheme="minorHAnsi"/>
        </w:rPr>
      </w:pPr>
      <w:r>
        <w:t>Модуль t</w:t>
      </w:r>
      <w:r>
        <w:rPr>
          <w:lang w:val="en-US"/>
        </w:rPr>
        <w:t>ask</w:t>
      </w:r>
      <w:r>
        <w:t>-</w:t>
      </w:r>
      <w:proofErr w:type="spellStart"/>
      <w:r>
        <w:t>runner</w:t>
      </w:r>
      <w:proofErr w:type="spellEnd"/>
      <w:r>
        <w:t xml:space="preserve"> отвечает за выполнение кода пользовательских программ. </w:t>
      </w:r>
      <w:commentRangeStart w:id="429"/>
      <w:r>
        <w:t>Он получает программу от пользователя</w:t>
      </w:r>
      <w:commentRangeEnd w:id="429"/>
      <w:r w:rsidR="00C42044">
        <w:rPr>
          <w:rStyle w:val="aff9"/>
        </w:rPr>
        <w:commentReference w:id="429"/>
      </w:r>
      <w:r>
        <w:t xml:space="preserve">, создает изолированный </w:t>
      </w:r>
      <w:proofErr w:type="spellStart"/>
      <w:r>
        <w:t>Docker</w:t>
      </w:r>
      <w:proofErr w:type="spellEnd"/>
      <w:r>
        <w:t xml:space="preserve"> контейнер, в котором запускает пользовательский код. На рисунке 3.4 представлена диаграмма </w:t>
      </w:r>
      <w:commentRangeStart w:id="430"/>
      <w:r>
        <w:t>классов</w:t>
      </w:r>
      <w:commentRangeEnd w:id="430"/>
      <w:r w:rsidR="002158EB">
        <w:rPr>
          <w:rStyle w:val="aff9"/>
        </w:rPr>
        <w:commentReference w:id="430"/>
      </w:r>
      <w:r>
        <w:t>.</w:t>
      </w:r>
      <w:r w:rsidR="008A754F">
        <w:t xml:space="preserve"> </w:t>
      </w:r>
    </w:p>
    <w:p w14:paraId="497AF949" w14:textId="77777777" w:rsidR="00C22E50" w:rsidRPr="00C22E50" w:rsidRDefault="00C22E50" w:rsidP="00C22E50"/>
    <w:p w14:paraId="1E1B704F" w14:textId="7B01B64A" w:rsidR="009E72F9" w:rsidRDefault="00C83800" w:rsidP="00C83800">
      <w:pPr>
        <w:pStyle w:val="afa"/>
      </w:pPr>
      <w:r w:rsidRPr="00C83800">
        <w:lastRenderedPageBreak/>
        <w:drawing>
          <wp:inline distT="0" distB="0" distL="0" distR="0" wp14:anchorId="7C8FA701" wp14:editId="07D9C3AC">
            <wp:extent cx="5259831" cy="521035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088" cy="521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B4BE" w14:textId="5723FB9F" w:rsidR="00C87C61" w:rsidRPr="00BE1235" w:rsidRDefault="00C87C61" w:rsidP="00C87C61">
      <w:pPr>
        <w:pStyle w:val="afb"/>
        <w:rPr>
          <w:rFonts w:eastAsia="Calibri"/>
        </w:rPr>
      </w:pPr>
      <w:r w:rsidRPr="00086177">
        <w:t>Рисунок 3</w:t>
      </w:r>
      <w:r>
        <w:t>.4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модуля </w:t>
      </w:r>
      <w:r>
        <w:rPr>
          <w:rFonts w:eastAsia="Calibri"/>
          <w:lang w:val="en-US"/>
        </w:rPr>
        <w:t>task</w:t>
      </w:r>
      <w:r w:rsidRPr="00C87C61">
        <w:rPr>
          <w:rFonts w:eastAsia="Calibri"/>
        </w:rPr>
        <w:t>-</w:t>
      </w:r>
      <w:r>
        <w:rPr>
          <w:rFonts w:eastAsia="Calibri"/>
          <w:lang w:val="en-US"/>
        </w:rPr>
        <w:t>runner</w:t>
      </w:r>
    </w:p>
    <w:p w14:paraId="6F134210" w14:textId="774286E0" w:rsidR="007A1528" w:rsidRDefault="007A1528" w:rsidP="007A1528">
      <w:r>
        <w:t>Эта иерархия классов представляет собой архитектуру системы для запуска кода на различных языках программирования и обработки событий, связанных с выполнением этого кода.</w:t>
      </w:r>
    </w:p>
    <w:p w14:paraId="6435101D" w14:textId="7FF50EB7" w:rsidR="007A1528" w:rsidRDefault="007A1528" w:rsidP="007A1528">
      <w:commentRangeStart w:id="431"/>
      <w:r>
        <w:t xml:space="preserve">В системе есть три типа </w:t>
      </w:r>
      <w:proofErr w:type="spellStart"/>
      <w:r>
        <w:t>Runner</w:t>
      </w:r>
      <w:commentRangeEnd w:id="431"/>
      <w:proofErr w:type="spellEnd"/>
      <w:r w:rsidR="00D3770A">
        <w:rPr>
          <w:rStyle w:val="aff9"/>
        </w:rPr>
        <w:commentReference w:id="431"/>
      </w:r>
      <w:r>
        <w:t xml:space="preserve"> - </w:t>
      </w:r>
      <w:proofErr w:type="spellStart"/>
      <w:r>
        <w:t>CppRunner</w:t>
      </w:r>
      <w:proofErr w:type="spellEnd"/>
      <w:r>
        <w:t xml:space="preserve">, </w:t>
      </w:r>
      <w:proofErr w:type="spellStart"/>
      <w:r>
        <w:t>JavaRunner</w:t>
      </w:r>
      <w:proofErr w:type="spellEnd"/>
      <w:r>
        <w:t xml:space="preserve"> и </w:t>
      </w:r>
      <w:proofErr w:type="spellStart"/>
      <w:r>
        <w:t>JavascriptRunner</w:t>
      </w:r>
      <w:proofErr w:type="spellEnd"/>
      <w:r>
        <w:t xml:space="preserve">, каждый из которых предназначен для запуска кода на соответствующем языке программирования. У каждого </w:t>
      </w:r>
      <w:proofErr w:type="spellStart"/>
      <w:r>
        <w:t>Runner</w:t>
      </w:r>
      <w:proofErr w:type="spellEnd"/>
      <w:r>
        <w:t xml:space="preserve"> есть методы для создания контейнера, в котором будет выполняться код, и получения имени файла с кодом.</w:t>
      </w:r>
    </w:p>
    <w:p w14:paraId="49B2BDDD" w14:textId="1EAA225D" w:rsidR="007A1528" w:rsidRDefault="007A1528" w:rsidP="007A1528">
      <w:r>
        <w:t xml:space="preserve">Также в системе есть классы </w:t>
      </w:r>
      <w:proofErr w:type="spellStart"/>
      <w:r>
        <w:t>ErrorEvent</w:t>
      </w:r>
      <w:proofErr w:type="spellEnd"/>
      <w:r>
        <w:t xml:space="preserve">, </w:t>
      </w:r>
      <w:proofErr w:type="spellStart"/>
      <w:r>
        <w:t>InfoEvent</w:t>
      </w:r>
      <w:proofErr w:type="spellEnd"/>
      <w:r>
        <w:t xml:space="preserve"> и </w:t>
      </w:r>
      <w:proofErr w:type="spellStart"/>
      <w:r>
        <w:t>LogEvent</w:t>
      </w:r>
      <w:proofErr w:type="spellEnd"/>
      <w:r>
        <w:t xml:space="preserve">, которые представляют различные события, связанные с выполнением кода. Эти </w:t>
      </w:r>
      <w:r>
        <w:lastRenderedPageBreak/>
        <w:t>события используются для передачи информации о процессе выполнения кода и любых возникающих ошибках или исключениях.</w:t>
      </w:r>
    </w:p>
    <w:p w14:paraId="09332442" w14:textId="0A02C05C" w:rsidR="004477B7" w:rsidRPr="004477B7" w:rsidRDefault="007A1528" w:rsidP="004477B7">
      <w:proofErr w:type="spellStart"/>
      <w:r>
        <w:t>RunnerController</w:t>
      </w:r>
      <w:proofErr w:type="spellEnd"/>
      <w:r>
        <w:t xml:space="preserve"> является контроллером, который принимает запросы на запуск кода от клиентов и передает их в </w:t>
      </w:r>
      <w:proofErr w:type="spellStart"/>
      <w:r>
        <w:t>RunnerService</w:t>
      </w:r>
      <w:proofErr w:type="spellEnd"/>
      <w:r>
        <w:t xml:space="preserve"> для выполнения. </w:t>
      </w:r>
      <w:proofErr w:type="spellStart"/>
      <w:r>
        <w:t>RunnerService</w:t>
      </w:r>
      <w:proofErr w:type="spellEnd"/>
      <w:r>
        <w:t xml:space="preserve"> в свою очередь использует соответствующий </w:t>
      </w:r>
      <w:proofErr w:type="spellStart"/>
      <w:r>
        <w:t>Runner</w:t>
      </w:r>
      <w:proofErr w:type="spellEnd"/>
      <w:r>
        <w:t xml:space="preserve"> в зависимости от языка программирования </w:t>
      </w:r>
      <w:commentRangeStart w:id="432"/>
      <w:r>
        <w:t xml:space="preserve">и возвращает </w:t>
      </w:r>
      <w:proofErr w:type="spellStart"/>
      <w:r>
        <w:t>Flux</w:t>
      </w:r>
      <w:proofErr w:type="spellEnd"/>
      <w:r>
        <w:t xml:space="preserve"> </w:t>
      </w:r>
      <w:commentRangeEnd w:id="432"/>
      <w:r w:rsidR="00701DF3">
        <w:rPr>
          <w:rStyle w:val="aff9"/>
        </w:rPr>
        <w:commentReference w:id="432"/>
      </w:r>
      <w:r>
        <w:t>с событиями, связанными с выполнением кода.</w:t>
      </w:r>
    </w:p>
    <w:p w14:paraId="5CA172A8" w14:textId="4CA40CC0" w:rsidR="00634DE7" w:rsidRPr="00634DE7" w:rsidRDefault="00F42A85" w:rsidP="00634DE7">
      <w:pPr>
        <w:pStyle w:val="2"/>
        <w:rPr>
          <w:rFonts w:eastAsiaTheme="minorHAnsi"/>
          <w:lang w:eastAsia="en-US"/>
        </w:rPr>
      </w:pPr>
      <w:bookmarkStart w:id="433" w:name="_Toc167623505"/>
      <w:r w:rsidRPr="00385AD6">
        <w:rPr>
          <w:rFonts w:eastAsiaTheme="minorHAnsi"/>
          <w:lang w:eastAsia="en-US"/>
        </w:rPr>
        <w:t>3.</w:t>
      </w:r>
      <w:r w:rsidR="004477B7">
        <w:rPr>
          <w:rFonts w:eastAsiaTheme="minorHAnsi"/>
          <w:lang w:eastAsia="en-US"/>
        </w:rPr>
        <w:t>3 Описание</w:t>
      </w:r>
      <w:r w:rsidR="00921200">
        <w:rPr>
          <w:rFonts w:eastAsiaTheme="minorHAnsi"/>
          <w:lang w:eastAsia="en-US"/>
        </w:rPr>
        <w:t xml:space="preserve"> структуры</w:t>
      </w:r>
      <w:r w:rsidR="004477B7">
        <w:rPr>
          <w:rFonts w:eastAsiaTheme="minorHAnsi"/>
          <w:lang w:eastAsia="en-US"/>
        </w:rPr>
        <w:t xml:space="preserve"> хранения </w:t>
      </w:r>
      <w:r w:rsidR="00385AD6">
        <w:rPr>
          <w:rFonts w:eastAsiaTheme="minorHAnsi"/>
          <w:lang w:eastAsia="en-US"/>
        </w:rPr>
        <w:t>контента онлайн-платформы</w:t>
      </w:r>
      <w:bookmarkEnd w:id="433"/>
    </w:p>
    <w:p w14:paraId="7EB54971" w14:textId="77777777" w:rsidR="003A1CD6" w:rsidRDefault="003A1CD6" w:rsidP="00634DE7">
      <w:pPr>
        <w:rPr>
          <w:rFonts w:eastAsiaTheme="minorHAnsi"/>
          <w:lang w:eastAsia="en-US"/>
        </w:rPr>
      </w:pPr>
      <w:r w:rsidRPr="003A1CD6">
        <w:rPr>
          <w:rFonts w:eastAsiaTheme="minorHAnsi"/>
          <w:lang w:eastAsia="en-US"/>
        </w:rPr>
        <w:t xml:space="preserve">Материалы, доступные пользователям для </w:t>
      </w:r>
      <w:commentRangeStart w:id="434"/>
      <w:r w:rsidRPr="003A1CD6">
        <w:rPr>
          <w:rFonts w:eastAsiaTheme="minorHAnsi"/>
          <w:lang w:eastAsia="en-US"/>
        </w:rPr>
        <w:t>взаимодействия</w:t>
      </w:r>
      <w:commentRangeEnd w:id="434"/>
      <w:r w:rsidR="0021451F">
        <w:rPr>
          <w:rStyle w:val="aff9"/>
        </w:rPr>
        <w:commentReference w:id="434"/>
      </w:r>
      <w:r w:rsidRPr="003A1CD6">
        <w:rPr>
          <w:rFonts w:eastAsiaTheme="minorHAnsi"/>
          <w:lang w:eastAsia="en-US"/>
        </w:rPr>
        <w:t>, называются контентом. Контент является статичной частью онлайн-платформы, поскольку его содержание и форма редко изменяются. В настоящее время контент представлен задачами, но в будущем могут появиться и другие сущности.</w:t>
      </w:r>
    </w:p>
    <w:p w14:paraId="5F67EB43" w14:textId="199B53D2" w:rsidR="00D12A95" w:rsidRDefault="00D12A95" w:rsidP="00634DE7">
      <w:pPr>
        <w:rPr>
          <w:rFonts w:eastAsiaTheme="minorHAnsi"/>
          <w:lang w:eastAsia="en-US"/>
        </w:rPr>
      </w:pPr>
      <w:r w:rsidRPr="00D12A95">
        <w:rPr>
          <w:rFonts w:eastAsiaTheme="minorHAnsi"/>
          <w:lang w:eastAsia="en-US"/>
        </w:rPr>
        <w:t>Хранение контента в виде файлов обеспечивает гибкость и простоту управления. Файловая структура облегчает добавление, изменение и удаление контента с помощью инструмент</w:t>
      </w:r>
      <w:r w:rsidR="00233388">
        <w:rPr>
          <w:rFonts w:eastAsiaTheme="minorHAnsi"/>
          <w:lang w:eastAsia="en-US"/>
        </w:rPr>
        <w:t xml:space="preserve">а </w:t>
      </w:r>
      <w:r w:rsidRPr="00D12A95">
        <w:rPr>
          <w:rFonts w:eastAsiaTheme="minorHAnsi"/>
          <w:lang w:eastAsia="en-US"/>
        </w:rPr>
        <w:t xml:space="preserve">управления версиями </w:t>
      </w:r>
      <w:proofErr w:type="spellStart"/>
      <w:r w:rsidRPr="00D12A95">
        <w:rPr>
          <w:rFonts w:eastAsiaTheme="minorHAnsi"/>
          <w:lang w:eastAsia="en-US"/>
        </w:rPr>
        <w:t>Git</w:t>
      </w:r>
      <w:proofErr w:type="spellEnd"/>
      <w:r w:rsidRPr="00D12A95">
        <w:rPr>
          <w:rFonts w:eastAsiaTheme="minorHAnsi"/>
          <w:lang w:eastAsia="en-US"/>
        </w:rPr>
        <w:t xml:space="preserve">. </w:t>
      </w:r>
      <w:r w:rsidR="00B93DC0">
        <w:rPr>
          <w:rFonts w:eastAsiaTheme="minorHAnsi"/>
          <w:lang w:eastAsia="en-US"/>
        </w:rPr>
        <w:t>Ф</w:t>
      </w:r>
      <w:r w:rsidRPr="00D12A95">
        <w:rPr>
          <w:rFonts w:eastAsiaTheme="minorHAnsi"/>
          <w:lang w:eastAsia="en-US"/>
        </w:rPr>
        <w:t>айловый подход позволяет сохранить контент в читаемом формате, облегчая совместную работу над ним и упрощая резервное копирование и восстановление данных.</w:t>
      </w:r>
      <w:r>
        <w:rPr>
          <w:rFonts w:eastAsiaTheme="minorHAnsi"/>
          <w:lang w:eastAsia="en-US"/>
        </w:rPr>
        <w:t xml:space="preserve"> </w:t>
      </w:r>
    </w:p>
    <w:p w14:paraId="03F90D3E" w14:textId="4D1A81E0" w:rsidR="008646CD" w:rsidRDefault="00B93DC0" w:rsidP="00634DE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Применение </w:t>
      </w:r>
      <w:proofErr w:type="spellStart"/>
      <w:r w:rsidR="00D12A95" w:rsidRPr="00D12A95">
        <w:rPr>
          <w:rFonts w:eastAsiaTheme="minorHAnsi"/>
          <w:lang w:eastAsia="en-US"/>
        </w:rPr>
        <w:t>Git</w:t>
      </w:r>
      <w:proofErr w:type="spellEnd"/>
      <w:r w:rsidR="00D12A95" w:rsidRPr="00D12A95">
        <w:rPr>
          <w:rFonts w:eastAsiaTheme="minorHAnsi"/>
          <w:lang w:eastAsia="en-US"/>
        </w:rPr>
        <w:t xml:space="preserve"> для контроля версий контента</w:t>
      </w:r>
      <w:r>
        <w:rPr>
          <w:rFonts w:eastAsiaTheme="minorHAnsi"/>
          <w:lang w:eastAsia="en-US"/>
        </w:rPr>
        <w:t xml:space="preserve"> приносит надежность в процесс сопровождения контента онлайн-платформы. </w:t>
      </w:r>
      <w:commentRangeStart w:id="435"/>
      <w:r>
        <w:rPr>
          <w:rFonts w:eastAsiaTheme="minorHAnsi"/>
          <w:lang w:eastAsia="en-US"/>
        </w:rPr>
        <w:t>Н</w:t>
      </w:r>
      <w:r w:rsidR="00D12A95" w:rsidRPr="00D12A95">
        <w:rPr>
          <w:rFonts w:eastAsiaTheme="minorHAnsi"/>
          <w:lang w:eastAsia="en-US"/>
        </w:rPr>
        <w:t>и одна CMS</w:t>
      </w:r>
      <w:ins w:id="436" w:author="Автор">
        <w:r w:rsidR="00CC5B44">
          <w:rPr>
            <w:rFonts w:eastAsiaTheme="minorHAnsi"/>
            <w:lang w:eastAsia="en-US"/>
          </w:rPr>
          <w:t xml:space="preserve"> </w:t>
        </w:r>
      </w:ins>
      <w:r w:rsidR="00C868EA" w:rsidRPr="00C868EA">
        <w:rPr>
          <w:rFonts w:eastAsiaTheme="minorHAnsi"/>
          <w:lang w:eastAsia="en-US"/>
        </w:rPr>
        <w:t>[14]</w:t>
      </w:r>
      <w:r w:rsidR="00D12A95" w:rsidRPr="00D12A95">
        <w:rPr>
          <w:rFonts w:eastAsiaTheme="minorHAnsi"/>
          <w:lang w:eastAsia="en-US"/>
        </w:rPr>
        <w:t xml:space="preserve"> не предоставит такого уровня удобства и гибкости</w:t>
      </w:r>
      <w:r w:rsidR="00D12A95">
        <w:rPr>
          <w:rFonts w:eastAsiaTheme="minorHAnsi"/>
          <w:lang w:eastAsia="en-US"/>
        </w:rPr>
        <w:t xml:space="preserve"> работы с контентом</w:t>
      </w:r>
      <w:commentRangeEnd w:id="435"/>
      <w:r w:rsidR="00F679D6">
        <w:rPr>
          <w:rStyle w:val="aff9"/>
        </w:rPr>
        <w:commentReference w:id="435"/>
      </w:r>
      <w:r w:rsidR="00D12A95" w:rsidRPr="00D12A95">
        <w:rPr>
          <w:rFonts w:eastAsiaTheme="minorHAnsi"/>
          <w:lang w:eastAsia="en-US"/>
        </w:rPr>
        <w:t xml:space="preserve">. </w:t>
      </w:r>
      <w:proofErr w:type="spellStart"/>
      <w:r w:rsidR="00D12A95" w:rsidRPr="00D12A95">
        <w:rPr>
          <w:rFonts w:eastAsiaTheme="minorHAnsi"/>
          <w:lang w:eastAsia="en-US"/>
        </w:rPr>
        <w:t>Git</w:t>
      </w:r>
      <w:proofErr w:type="spellEnd"/>
      <w:r w:rsidR="00D12A95" w:rsidRPr="00D12A95">
        <w:rPr>
          <w:rFonts w:eastAsiaTheme="minorHAnsi"/>
          <w:lang w:eastAsia="en-US"/>
        </w:rPr>
        <w:t xml:space="preserve"> позволяет создавать ветки для разработки новых функций или исправлений, а также откатывать или </w:t>
      </w:r>
      <w:commentRangeStart w:id="437"/>
      <w:r w:rsidR="00D12A95" w:rsidRPr="00D12A95">
        <w:rPr>
          <w:rFonts w:eastAsiaTheme="minorHAnsi"/>
          <w:lang w:eastAsia="en-US"/>
        </w:rPr>
        <w:t xml:space="preserve">накатывать </w:t>
      </w:r>
      <w:commentRangeEnd w:id="437"/>
      <w:r w:rsidR="005B6BD2">
        <w:rPr>
          <w:rStyle w:val="aff9"/>
        </w:rPr>
        <w:commentReference w:id="437"/>
      </w:r>
      <w:r w:rsidR="00D12A95" w:rsidRPr="00D12A95">
        <w:rPr>
          <w:rFonts w:eastAsiaTheme="minorHAnsi"/>
          <w:lang w:eastAsia="en-US"/>
        </w:rPr>
        <w:t xml:space="preserve">версии контента в случае необходимости. Это обеспечивает спокойную работу с контентом без страха потери данных, поскольку каждое изменение фиксируется и хранится в истории изменений. </w:t>
      </w:r>
      <w:commentRangeStart w:id="438"/>
      <w:r w:rsidR="00D12A95" w:rsidRPr="00D12A95">
        <w:rPr>
          <w:rFonts w:eastAsiaTheme="minorHAnsi"/>
          <w:lang w:eastAsia="en-US"/>
        </w:rPr>
        <w:t xml:space="preserve">Кроме того, </w:t>
      </w:r>
      <w:proofErr w:type="spellStart"/>
      <w:r w:rsidR="00D12A95" w:rsidRPr="00D12A95">
        <w:rPr>
          <w:rFonts w:eastAsiaTheme="minorHAnsi"/>
          <w:lang w:eastAsia="en-US"/>
        </w:rPr>
        <w:t>Git</w:t>
      </w:r>
      <w:proofErr w:type="spellEnd"/>
      <w:r w:rsidR="00D12A95" w:rsidRPr="00D12A95">
        <w:rPr>
          <w:rFonts w:eastAsiaTheme="minorHAnsi"/>
          <w:lang w:eastAsia="en-US"/>
        </w:rPr>
        <w:t xml:space="preserve"> позволяет управлять доступом к отдельным задачам или репозиторию в целом, регулируя права доступа для различных пользователей </w:t>
      </w:r>
      <w:r w:rsidR="00D12A95" w:rsidRPr="00D12A95">
        <w:rPr>
          <w:rFonts w:eastAsiaTheme="minorHAnsi"/>
          <w:lang w:eastAsia="en-US"/>
        </w:rPr>
        <w:lastRenderedPageBreak/>
        <w:t>или групп.</w:t>
      </w:r>
      <w:commentRangeEnd w:id="438"/>
      <w:r w:rsidR="00B17E27">
        <w:rPr>
          <w:rStyle w:val="aff9"/>
        </w:rPr>
        <w:commentReference w:id="438"/>
      </w:r>
      <w:r w:rsidR="00205FB6">
        <w:rPr>
          <w:rFonts w:eastAsiaTheme="minorHAnsi"/>
          <w:lang w:eastAsia="en-US"/>
        </w:rPr>
        <w:t xml:space="preserve"> С</w:t>
      </w:r>
      <w:r w:rsidR="008646CD">
        <w:rPr>
          <w:rFonts w:eastAsiaTheme="minorHAnsi"/>
          <w:lang w:eastAsia="en-US"/>
        </w:rPr>
        <w:t xml:space="preserve"> помощью </w:t>
      </w:r>
      <w:r w:rsidR="008646CD">
        <w:rPr>
          <w:rFonts w:eastAsiaTheme="minorHAnsi"/>
          <w:lang w:val="en-US" w:eastAsia="en-US"/>
        </w:rPr>
        <w:t>Git</w:t>
      </w:r>
      <w:r w:rsidR="008646CD" w:rsidRPr="008646CD">
        <w:rPr>
          <w:rFonts w:eastAsiaTheme="minorHAnsi"/>
          <w:lang w:eastAsia="en-US"/>
        </w:rPr>
        <w:t xml:space="preserve"> </w:t>
      </w:r>
      <w:r w:rsidR="008646CD">
        <w:rPr>
          <w:rFonts w:eastAsiaTheme="minorHAnsi"/>
          <w:lang w:eastAsia="en-US"/>
        </w:rPr>
        <w:t xml:space="preserve">подмодулей осуществимо добавление пользовательских задач. </w:t>
      </w:r>
    </w:p>
    <w:p w14:paraId="67E551BB" w14:textId="0B0DF608" w:rsidR="00B93DC0" w:rsidRPr="00D9024A" w:rsidRDefault="00B93DC0" w:rsidP="00634DE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Контентный репозиторий представляет собой древовидную структуру. </w:t>
      </w:r>
    </w:p>
    <w:p w14:paraId="2E4E8FC3" w14:textId="2FBA21D1" w:rsidR="00D12A95" w:rsidRPr="00BF3750" w:rsidRDefault="00D12A95" w:rsidP="00D12A95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На рисунке 3.5 представлена</w:t>
      </w:r>
      <w:r w:rsidR="00C05AA2" w:rsidRPr="00C05AA2">
        <w:rPr>
          <w:rFonts w:eastAsiaTheme="minorHAnsi"/>
          <w:lang w:eastAsia="en-US"/>
        </w:rPr>
        <w:t xml:space="preserve"> </w:t>
      </w:r>
      <w:r w:rsidR="00C05AA2">
        <w:rPr>
          <w:rFonts w:eastAsiaTheme="minorHAnsi"/>
          <w:lang w:eastAsia="en-US"/>
        </w:rPr>
        <w:t>схема</w:t>
      </w:r>
      <w:r w:rsidR="00BF3750">
        <w:rPr>
          <w:rFonts w:eastAsiaTheme="minorHAnsi"/>
          <w:lang w:eastAsia="en-US"/>
        </w:rPr>
        <w:t xml:space="preserve"> иерархическ</w:t>
      </w:r>
      <w:r w:rsidR="00C05AA2">
        <w:rPr>
          <w:rFonts w:eastAsiaTheme="minorHAnsi"/>
          <w:lang w:eastAsia="en-US"/>
        </w:rPr>
        <w:t>ой</w:t>
      </w:r>
      <w:r w:rsidR="0008559F">
        <w:rPr>
          <w:rFonts w:eastAsiaTheme="minorHAnsi"/>
          <w:lang w:eastAsia="en-US"/>
        </w:rPr>
        <w:t xml:space="preserve"> структур</w:t>
      </w:r>
      <w:r w:rsidR="00C05AA2">
        <w:rPr>
          <w:rFonts w:eastAsiaTheme="minorHAnsi"/>
          <w:lang w:eastAsia="en-US"/>
        </w:rPr>
        <w:t>ы</w:t>
      </w:r>
      <w:r>
        <w:rPr>
          <w:rFonts w:eastAsiaTheme="minorHAnsi"/>
          <w:lang w:eastAsia="en-US"/>
        </w:rPr>
        <w:t xml:space="preserve"> контентного репозитория</w:t>
      </w:r>
      <w:r w:rsidR="00BF3750">
        <w:rPr>
          <w:rFonts w:eastAsiaTheme="minorHAnsi"/>
          <w:lang w:eastAsia="en-US"/>
        </w:rPr>
        <w:t>, состоящ</w:t>
      </w:r>
      <w:r w:rsidR="007E6AA6">
        <w:rPr>
          <w:rFonts w:eastAsiaTheme="minorHAnsi"/>
          <w:lang w:eastAsia="en-US"/>
        </w:rPr>
        <w:t>ей</w:t>
      </w:r>
      <w:r w:rsidR="00BF3750">
        <w:rPr>
          <w:rFonts w:eastAsiaTheme="minorHAnsi"/>
          <w:lang w:eastAsia="en-US"/>
        </w:rPr>
        <w:t xml:space="preserve"> из файлов и папок</w:t>
      </w:r>
      <w:r>
        <w:rPr>
          <w:rFonts w:eastAsiaTheme="minorHAnsi"/>
          <w:lang w:eastAsia="en-US"/>
        </w:rPr>
        <w:t>.</w:t>
      </w:r>
      <w:r w:rsidR="00BF3750">
        <w:rPr>
          <w:rFonts w:eastAsiaTheme="minorHAnsi"/>
          <w:lang w:eastAsia="en-US"/>
        </w:rPr>
        <w:t xml:space="preserve"> Папки обозначены прямоугольниками со скругленными углами.</w:t>
      </w:r>
      <w:r>
        <w:rPr>
          <w:rFonts w:eastAsiaTheme="minorHAnsi"/>
          <w:lang w:eastAsia="en-US"/>
        </w:rPr>
        <w:t xml:space="preserve"> </w:t>
      </w:r>
      <w:r w:rsidR="00634DE7" w:rsidRPr="00634DE7">
        <w:rPr>
          <w:rFonts w:eastAsiaTheme="minorHAnsi"/>
          <w:lang w:eastAsia="en-US"/>
        </w:rPr>
        <w:t>Структура начинается с корневого каталога контентного репозитория</w:t>
      </w:r>
      <w:r w:rsidR="00BF3750">
        <w:rPr>
          <w:rFonts w:eastAsiaTheme="minorHAnsi"/>
          <w:lang w:eastAsia="en-US"/>
        </w:rPr>
        <w:t xml:space="preserve"> с</w:t>
      </w:r>
      <w:r w:rsidR="00634DE7" w:rsidRPr="00634DE7">
        <w:rPr>
          <w:rFonts w:eastAsiaTheme="minorHAnsi"/>
          <w:lang w:eastAsia="en-US"/>
        </w:rPr>
        <w:t xml:space="preserve"> подкаталог</w:t>
      </w:r>
      <w:r w:rsidR="00BF3750">
        <w:rPr>
          <w:rFonts w:eastAsiaTheme="minorHAnsi"/>
          <w:lang w:eastAsia="en-US"/>
        </w:rPr>
        <w:t>ами</w:t>
      </w:r>
      <w:r w:rsidR="00634DE7" w:rsidRPr="00634DE7">
        <w:rPr>
          <w:rFonts w:eastAsiaTheme="minorHAnsi"/>
          <w:lang w:eastAsia="en-US"/>
        </w:rPr>
        <w:t xml:space="preserve">: </w:t>
      </w:r>
      <w:proofErr w:type="spellStart"/>
      <w:r w:rsidR="00634DE7" w:rsidRPr="00634DE7">
        <w:rPr>
          <w:rFonts w:eastAsiaTheme="minorHAnsi"/>
          <w:lang w:eastAsia="en-US"/>
        </w:rPr>
        <w:t>content</w:t>
      </w:r>
      <w:proofErr w:type="spellEnd"/>
      <w:r w:rsidR="00634DE7" w:rsidRPr="00634DE7">
        <w:rPr>
          <w:rFonts w:eastAsiaTheme="minorHAnsi"/>
          <w:lang w:eastAsia="en-US"/>
        </w:rPr>
        <w:t xml:space="preserve">, </w:t>
      </w:r>
      <w:proofErr w:type="spellStart"/>
      <w:r w:rsidR="00634DE7" w:rsidRPr="00634DE7">
        <w:rPr>
          <w:rFonts w:eastAsiaTheme="minorHAnsi"/>
          <w:lang w:eastAsia="en-US"/>
        </w:rPr>
        <w:t>schemas</w:t>
      </w:r>
      <w:proofErr w:type="spellEnd"/>
      <w:r w:rsidR="00634DE7" w:rsidRPr="00634DE7">
        <w:rPr>
          <w:rFonts w:eastAsiaTheme="minorHAnsi"/>
          <w:lang w:eastAsia="en-US"/>
        </w:rPr>
        <w:t xml:space="preserve"> и </w:t>
      </w:r>
      <w:proofErr w:type="spellStart"/>
      <w:r w:rsidR="00634DE7" w:rsidRPr="00634DE7">
        <w:rPr>
          <w:rFonts w:eastAsiaTheme="minorHAnsi"/>
          <w:lang w:eastAsia="en-US"/>
        </w:rPr>
        <w:t>template</w:t>
      </w:r>
      <w:proofErr w:type="spellEnd"/>
      <w:r w:rsidR="00634DE7" w:rsidRPr="00634DE7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 xml:space="preserve"> </w:t>
      </w:r>
    </w:p>
    <w:p w14:paraId="6C205265" w14:textId="1D17687E" w:rsidR="00D12A95" w:rsidRDefault="00BF3750" w:rsidP="00D12A95">
      <w:pPr>
        <w:pStyle w:val="afa"/>
        <w:rPr>
          <w:rFonts w:eastAsiaTheme="minorHAnsi"/>
          <w:lang w:val="en-US" w:eastAsia="en-US"/>
        </w:rPr>
      </w:pPr>
      <w:r w:rsidRPr="00BF3750">
        <w:rPr>
          <w:rFonts w:eastAsiaTheme="minorHAnsi"/>
        </w:rPr>
        <w:drawing>
          <wp:inline distT="0" distB="0" distL="0" distR="0" wp14:anchorId="26106D83" wp14:editId="1759CA88">
            <wp:extent cx="6093341" cy="2510287"/>
            <wp:effectExtent l="0" t="0" r="317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6650" cy="25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E9D1" w14:textId="75119075" w:rsidR="00BF3750" w:rsidRDefault="00D12A95" w:rsidP="00DF0E97">
      <w:pPr>
        <w:pStyle w:val="afb"/>
        <w:rPr>
          <w:rFonts w:eastAsia="Calibri"/>
        </w:rPr>
      </w:pPr>
      <w:r w:rsidRPr="00086177">
        <w:t>Рисунок 3</w:t>
      </w:r>
      <w:r>
        <w:t>.5</w:t>
      </w:r>
      <w:r w:rsidRPr="00086177">
        <w:t xml:space="preserve"> </w:t>
      </w:r>
      <w:r w:rsidRPr="00086177">
        <w:rPr>
          <w:rFonts w:eastAsia="Calibri"/>
        </w:rPr>
        <w:t>–</w:t>
      </w:r>
      <w:r w:rsidR="0008559F">
        <w:rPr>
          <w:rFonts w:eastAsia="Calibri"/>
        </w:rPr>
        <w:t xml:space="preserve"> </w:t>
      </w:r>
      <w:r w:rsidR="008615B5">
        <w:rPr>
          <w:rFonts w:eastAsia="Calibri"/>
        </w:rPr>
        <w:t>Иерархическая с</w:t>
      </w:r>
      <w:r w:rsidR="0008559F">
        <w:rPr>
          <w:rFonts w:eastAsia="Calibri"/>
        </w:rPr>
        <w:t xml:space="preserve">труктура </w:t>
      </w:r>
      <w:r>
        <w:rPr>
          <w:rFonts w:eastAsia="Calibri"/>
        </w:rPr>
        <w:t>контентного репозитория</w:t>
      </w:r>
    </w:p>
    <w:p w14:paraId="360B9F6B" w14:textId="77777777" w:rsidR="00DF0E97" w:rsidRDefault="00DF0E97" w:rsidP="00BF3750">
      <w:pPr>
        <w:rPr>
          <w:rFonts w:eastAsia="Calibri"/>
        </w:rPr>
      </w:pPr>
    </w:p>
    <w:p w14:paraId="6313E485" w14:textId="77777777" w:rsidR="00DF0E97" w:rsidRDefault="00DF0E97" w:rsidP="00BF3750">
      <w:pPr>
        <w:rPr>
          <w:rFonts w:eastAsia="Calibri"/>
        </w:rPr>
      </w:pPr>
    </w:p>
    <w:p w14:paraId="432684C1" w14:textId="76EFA82E" w:rsidR="00BF3750" w:rsidRDefault="00BF3750" w:rsidP="00DF0E97">
      <w:pPr>
        <w:rPr>
          <w:rFonts w:eastAsia="Calibri"/>
        </w:rPr>
      </w:pPr>
      <w:r>
        <w:rPr>
          <w:rFonts w:eastAsia="Calibri"/>
        </w:rPr>
        <w:t>Рассмотрим назначение каждой папки корневого каталога:</w:t>
      </w:r>
    </w:p>
    <w:p w14:paraId="0ADEC7ED" w14:textId="093212A9" w:rsidR="00BF3750" w:rsidRDefault="00053E76" w:rsidP="00BF3750">
      <w:pPr>
        <w:pStyle w:val="a"/>
        <w:rPr>
          <w:rFonts w:eastAsia="Calibri"/>
        </w:rPr>
      </w:pPr>
      <w:ins w:id="439" w:author="Автор">
        <w:r>
          <w:rPr>
            <w:rFonts w:eastAsia="Calibri"/>
          </w:rPr>
          <w:t xml:space="preserve">Папка </w:t>
        </w:r>
      </w:ins>
      <w:r w:rsidR="00BF3750">
        <w:rPr>
          <w:rFonts w:eastAsia="Calibri"/>
          <w:lang w:val="en-US"/>
        </w:rPr>
        <w:t>template</w:t>
      </w:r>
      <w:r w:rsidR="00BF3750" w:rsidRPr="00BF3750">
        <w:rPr>
          <w:rFonts w:eastAsia="Calibri"/>
        </w:rPr>
        <w:t xml:space="preserve"> </w:t>
      </w:r>
      <w:r w:rsidR="00BF3750">
        <w:rPr>
          <w:rFonts w:eastAsia="Calibri"/>
        </w:rPr>
        <w:t>содержит шаблон для создания задачи;</w:t>
      </w:r>
    </w:p>
    <w:p w14:paraId="7D5F0199" w14:textId="6864F315" w:rsidR="00BF3750" w:rsidRDefault="00BF3750" w:rsidP="00BF3750">
      <w:pPr>
        <w:pStyle w:val="a"/>
        <w:rPr>
          <w:rFonts w:eastAsia="Calibri"/>
        </w:rPr>
      </w:pPr>
      <w:r>
        <w:rPr>
          <w:rFonts w:eastAsia="Calibri"/>
          <w:lang w:val="en-US"/>
        </w:rPr>
        <w:t>content</w:t>
      </w:r>
      <w:r w:rsidRPr="00BF3750">
        <w:rPr>
          <w:rFonts w:eastAsia="Calibri"/>
        </w:rPr>
        <w:t xml:space="preserve"> </w:t>
      </w:r>
      <w:commentRangeStart w:id="440"/>
      <w:r>
        <w:rPr>
          <w:rFonts w:eastAsia="Calibri"/>
        </w:rPr>
        <w:t>содержит</w:t>
      </w:r>
      <w:r w:rsidRPr="00BF3750">
        <w:rPr>
          <w:rFonts w:eastAsia="Calibri"/>
        </w:rPr>
        <w:t xml:space="preserve"> </w:t>
      </w:r>
      <w:proofErr w:type="gramStart"/>
      <w:r>
        <w:rPr>
          <w:rFonts w:eastAsia="Calibri"/>
          <w:lang w:val="en-US"/>
        </w:rPr>
        <w:t>manifest</w:t>
      </w:r>
      <w:r w:rsidRPr="00BF3750">
        <w:rPr>
          <w:rFonts w:eastAsia="Calibri"/>
        </w:rPr>
        <w:t>.</w:t>
      </w:r>
      <w:proofErr w:type="spellStart"/>
      <w:r>
        <w:rPr>
          <w:rFonts w:eastAsia="Calibri"/>
          <w:lang w:val="en-US"/>
        </w:rPr>
        <w:t>yaml</w:t>
      </w:r>
      <w:commentRangeEnd w:id="440"/>
      <w:proofErr w:type="spellEnd"/>
      <w:proofErr w:type="gramEnd"/>
      <w:r w:rsidR="001915EE">
        <w:rPr>
          <w:rStyle w:val="aff9"/>
          <w:lang w:eastAsia="ru-RU"/>
        </w:rPr>
        <w:commentReference w:id="440"/>
      </w:r>
      <w:r w:rsidRPr="00BF3750">
        <w:rPr>
          <w:rFonts w:eastAsia="Calibri"/>
        </w:rPr>
        <w:t xml:space="preserve">, </w:t>
      </w:r>
      <w:r>
        <w:rPr>
          <w:rFonts w:eastAsia="Calibri"/>
        </w:rPr>
        <w:t>описывающий список содержимого в контентном репозитории и подкаталоги под каждую категорию контента;</w:t>
      </w:r>
    </w:p>
    <w:p w14:paraId="03CE4858" w14:textId="146B3040" w:rsidR="00BF3750" w:rsidRDefault="00BF3750" w:rsidP="00BF3750">
      <w:pPr>
        <w:pStyle w:val="a"/>
        <w:rPr>
          <w:rFonts w:eastAsia="Calibri"/>
        </w:rPr>
      </w:pPr>
      <w:r>
        <w:rPr>
          <w:rFonts w:eastAsia="Calibri"/>
          <w:lang w:val="en-US"/>
        </w:rPr>
        <w:t>schemas</w:t>
      </w:r>
      <w:r w:rsidRPr="00BF3750">
        <w:rPr>
          <w:rFonts w:eastAsia="Calibri"/>
        </w:rPr>
        <w:t xml:space="preserve"> </w:t>
      </w:r>
      <w:r>
        <w:rPr>
          <w:rFonts w:eastAsia="Calibri"/>
        </w:rPr>
        <w:t>содержит схемы валидации данных, содержимых в репозитории.</w:t>
      </w:r>
    </w:p>
    <w:p w14:paraId="6F26C1FE" w14:textId="0F12C8B1" w:rsidR="00730D08" w:rsidRPr="00730D08" w:rsidRDefault="00730D08" w:rsidP="00730D08">
      <w:pPr>
        <w:rPr>
          <w:rFonts w:eastAsia="Calibri"/>
        </w:rPr>
      </w:pPr>
      <w:r>
        <w:rPr>
          <w:rFonts w:eastAsia="Calibri"/>
        </w:rPr>
        <w:t xml:space="preserve">Далее </w:t>
      </w:r>
      <w:r w:rsidR="00DF34DD">
        <w:rPr>
          <w:rFonts w:eastAsia="Calibri"/>
        </w:rPr>
        <w:t xml:space="preserve">подробно </w:t>
      </w:r>
      <w:r>
        <w:rPr>
          <w:rFonts w:eastAsia="Calibri"/>
        </w:rPr>
        <w:t>рассмотрим содержимое каждого из подкаталогов.</w:t>
      </w:r>
    </w:p>
    <w:p w14:paraId="72CC876A" w14:textId="3C16B7B7" w:rsidR="003A119A" w:rsidRPr="00634DE7" w:rsidRDefault="003A119A" w:rsidP="003A119A">
      <w:pPr>
        <w:pStyle w:val="3"/>
        <w:rPr>
          <w:rFonts w:eastAsiaTheme="minorHAnsi"/>
          <w:lang w:eastAsia="en-US"/>
        </w:rPr>
      </w:pPr>
      <w:bookmarkStart w:id="441" w:name="_Toc166412934"/>
      <w:bookmarkStart w:id="442" w:name="_Toc166914877"/>
      <w:bookmarkStart w:id="443" w:name="_Toc167623506"/>
      <w:r w:rsidRPr="00385AD6">
        <w:rPr>
          <w:rFonts w:eastAsiaTheme="minorHAnsi"/>
          <w:lang w:eastAsia="en-US"/>
        </w:rPr>
        <w:lastRenderedPageBreak/>
        <w:t>3.</w:t>
      </w:r>
      <w:r>
        <w:rPr>
          <w:rFonts w:eastAsiaTheme="minorHAnsi"/>
          <w:lang w:eastAsia="en-US"/>
        </w:rPr>
        <w:t>3.1 Описание</w:t>
      </w:r>
      <w:r w:rsidR="00356BD0">
        <w:rPr>
          <w:rFonts w:eastAsiaTheme="minorHAnsi"/>
          <w:lang w:eastAsia="en-US"/>
        </w:rPr>
        <w:t xml:space="preserve"> структуры</w:t>
      </w:r>
      <w:r>
        <w:rPr>
          <w:rFonts w:eastAsiaTheme="minorHAnsi"/>
          <w:lang w:eastAsia="en-US"/>
        </w:rPr>
        <w:t xml:space="preserve"> хранения задачи</w:t>
      </w:r>
      <w:bookmarkEnd w:id="441"/>
      <w:bookmarkEnd w:id="442"/>
      <w:bookmarkEnd w:id="443"/>
    </w:p>
    <w:p w14:paraId="2DAB1CB0" w14:textId="1B2E7CC2" w:rsidR="00765FDF" w:rsidRDefault="00765FDF" w:rsidP="00765FDF">
      <w:pPr>
        <w:rPr>
          <w:rFonts w:eastAsiaTheme="minorHAnsi"/>
          <w:lang w:eastAsia="en-US"/>
        </w:rPr>
      </w:pPr>
      <w:r w:rsidRPr="00634DE7">
        <w:rPr>
          <w:rFonts w:eastAsiaTheme="minorHAnsi"/>
          <w:lang w:eastAsia="en-US"/>
        </w:rPr>
        <w:t xml:space="preserve">Подкаталог </w:t>
      </w:r>
      <w:proofErr w:type="spellStart"/>
      <w:r w:rsidRPr="00634DE7">
        <w:rPr>
          <w:rFonts w:eastAsiaTheme="minorHAnsi"/>
          <w:lang w:eastAsia="en-US"/>
        </w:rPr>
        <w:t>content</w:t>
      </w:r>
      <w:proofErr w:type="spellEnd"/>
      <w:r w:rsidRPr="00634DE7">
        <w:rPr>
          <w:rFonts w:eastAsiaTheme="minorHAnsi"/>
          <w:lang w:eastAsia="en-US"/>
        </w:rPr>
        <w:t xml:space="preserve"> содержит информацию о задачах. Внутри него находится папка </w:t>
      </w:r>
      <w:proofErr w:type="spellStart"/>
      <w:r w:rsidRPr="00634DE7">
        <w:rPr>
          <w:rFonts w:eastAsiaTheme="minorHAnsi"/>
          <w:lang w:eastAsia="en-US"/>
        </w:rPr>
        <w:t>problems</w:t>
      </w:r>
      <w:proofErr w:type="spellEnd"/>
      <w:r w:rsidRPr="00634DE7">
        <w:rPr>
          <w:rFonts w:eastAsiaTheme="minorHAnsi"/>
          <w:lang w:eastAsia="en-US"/>
        </w:rPr>
        <w:t>, в которой каждая задача представлена отдельной папкой.</w:t>
      </w:r>
      <w:r>
        <w:rPr>
          <w:rFonts w:eastAsiaTheme="minorHAnsi"/>
          <w:lang w:eastAsia="en-US"/>
        </w:rPr>
        <w:t xml:space="preserve"> Пример </w:t>
      </w:r>
      <w:ins w:id="444" w:author="Автор">
        <w:r w:rsidR="00E60394">
          <w:rPr>
            <w:rFonts w:eastAsiaTheme="minorHAnsi"/>
            <w:lang w:eastAsia="en-US"/>
          </w:rPr>
          <w:t xml:space="preserve">хранения </w:t>
        </w:r>
      </w:ins>
      <w:r>
        <w:rPr>
          <w:rFonts w:eastAsiaTheme="minorHAnsi"/>
          <w:lang w:eastAsia="en-US"/>
        </w:rPr>
        <w:t>задачи представлен на рисунке 3.6. Задачи хранятся в виде папки с уникальным названием. Уникальность обеспечивается хранением папок в общей директории.</w:t>
      </w:r>
      <w:r w:rsidRPr="00634DE7">
        <w:rPr>
          <w:rFonts w:eastAsiaTheme="minorHAnsi"/>
          <w:lang w:eastAsia="en-US"/>
        </w:rPr>
        <w:t xml:space="preserve"> </w:t>
      </w:r>
    </w:p>
    <w:p w14:paraId="7F5F9724" w14:textId="77777777" w:rsidR="00765FDF" w:rsidRDefault="00765FDF" w:rsidP="00765FDF">
      <w:pPr>
        <w:pStyle w:val="afa"/>
        <w:rPr>
          <w:rFonts w:eastAsia="Calibri"/>
        </w:rPr>
      </w:pPr>
      <w:r w:rsidRPr="00634DE7">
        <w:rPr>
          <w:rFonts w:eastAsia="Calibri"/>
        </w:rPr>
        <w:drawing>
          <wp:inline distT="0" distB="0" distL="0" distR="0" wp14:anchorId="6A10531B" wp14:editId="0F512DD8">
            <wp:extent cx="2812211" cy="3579179"/>
            <wp:effectExtent l="0" t="0" r="7620" b="2540"/>
            <wp:docPr id="1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8E64F54A-A10A-4E46-B1C5-22029A9924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8E64F54A-A10A-4E46-B1C5-22029A9924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666" cy="358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16E1" w14:textId="4F9C22AF" w:rsidR="00765FDF" w:rsidRDefault="00765FDF" w:rsidP="00765FDF">
      <w:pPr>
        <w:pStyle w:val="afb"/>
        <w:rPr>
          <w:rFonts w:eastAsia="Calibri"/>
        </w:rPr>
      </w:pPr>
      <w:r w:rsidRPr="00086177">
        <w:t>Рисунок 3</w:t>
      </w:r>
      <w:r>
        <w:t>.6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Пример хранимой задачи</w:t>
      </w:r>
    </w:p>
    <w:p w14:paraId="33EB6360" w14:textId="5CCB07CB" w:rsidR="00F65C5F" w:rsidRPr="00C05AA2" w:rsidRDefault="00F65C5F" w:rsidP="00F65C5F">
      <w:pPr>
        <w:rPr>
          <w:rFonts w:eastAsiaTheme="minorHAnsi"/>
          <w:lang w:eastAsia="en-US"/>
        </w:rPr>
      </w:pPr>
      <w:r w:rsidRPr="00634DE7">
        <w:rPr>
          <w:rFonts w:eastAsiaTheme="minorHAnsi"/>
          <w:lang w:eastAsia="en-US"/>
        </w:rPr>
        <w:t xml:space="preserve">Каждая задача включает в себя файл </w:t>
      </w:r>
      <w:proofErr w:type="spellStart"/>
      <w:proofErr w:type="gramStart"/>
      <w:r w:rsidRPr="00634DE7">
        <w:rPr>
          <w:rFonts w:eastAsiaTheme="minorHAnsi"/>
          <w:lang w:eastAsia="en-US"/>
        </w:rPr>
        <w:t>manifest.yaml</w:t>
      </w:r>
      <w:proofErr w:type="spellEnd"/>
      <w:proofErr w:type="gramEnd"/>
      <w:r w:rsidRPr="00634DE7">
        <w:rPr>
          <w:rFonts w:eastAsiaTheme="minorHAnsi"/>
          <w:lang w:eastAsia="en-US"/>
        </w:rPr>
        <w:t>, описывающий ее параметры, и отдельные подкаталоги для каждого реализованного языка программирования: /</w:t>
      </w:r>
      <w:proofErr w:type="spellStart"/>
      <w:r w:rsidRPr="00634DE7">
        <w:rPr>
          <w:rFonts w:eastAsiaTheme="minorHAnsi"/>
          <w:lang w:eastAsia="en-US"/>
        </w:rPr>
        <w:t>Cpp</w:t>
      </w:r>
      <w:proofErr w:type="spellEnd"/>
      <w:r w:rsidRPr="00634DE7">
        <w:rPr>
          <w:rFonts w:eastAsiaTheme="minorHAnsi"/>
          <w:lang w:eastAsia="en-US"/>
        </w:rPr>
        <w:t>, /Java, /</w:t>
      </w:r>
      <w:proofErr w:type="spellStart"/>
      <w:r w:rsidRPr="00634DE7">
        <w:rPr>
          <w:rFonts w:eastAsiaTheme="minorHAnsi"/>
          <w:lang w:eastAsia="en-US"/>
        </w:rPr>
        <w:t>Javascript</w:t>
      </w:r>
      <w:proofErr w:type="spellEnd"/>
      <w:r w:rsidRPr="00634DE7">
        <w:rPr>
          <w:rFonts w:eastAsiaTheme="minorHAnsi"/>
          <w:lang w:eastAsia="en-US"/>
        </w:rPr>
        <w:t>.</w:t>
      </w:r>
    </w:p>
    <w:p w14:paraId="5E2B81FB" w14:textId="77777777" w:rsidR="0009330C" w:rsidRPr="00D12A95" w:rsidRDefault="0009330C" w:rsidP="0009330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Подкаталог </w:t>
      </w:r>
      <w:r>
        <w:rPr>
          <w:rFonts w:eastAsiaTheme="minorHAnsi"/>
          <w:lang w:val="en-US" w:eastAsia="en-US"/>
        </w:rPr>
        <w:t>template</w:t>
      </w:r>
      <w:r w:rsidRPr="00D12A95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содержит шаблон для создания задачи. Данный шаблон можно скопировать в папку </w:t>
      </w:r>
      <w:r>
        <w:rPr>
          <w:rFonts w:eastAsiaTheme="minorHAnsi"/>
          <w:lang w:val="en-US" w:eastAsia="en-US"/>
        </w:rPr>
        <w:t>problems</w:t>
      </w:r>
      <w:r w:rsidRPr="000F0983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и отредактировать под конкретную задачу. Шаблон ускоряет создание задач, поскольку структура у них одинаковая. </w:t>
      </w:r>
    </w:p>
    <w:p w14:paraId="008CE4E5" w14:textId="520B074E" w:rsidR="00D9024A" w:rsidRDefault="0009330C" w:rsidP="00BF3750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Хранение контента в виде файлов и папок </w:t>
      </w:r>
      <w:r w:rsidRPr="00634DE7">
        <w:rPr>
          <w:rFonts w:eastAsiaTheme="minorHAnsi"/>
          <w:lang w:eastAsia="en-US"/>
        </w:rPr>
        <w:t xml:space="preserve">обеспечивает структурированное хранение задач, что упрощает управление ими и </w:t>
      </w:r>
      <w:r w:rsidRPr="00634DE7">
        <w:rPr>
          <w:rFonts w:eastAsiaTheme="minorHAnsi"/>
          <w:lang w:eastAsia="en-US"/>
        </w:rPr>
        <w:lastRenderedPageBreak/>
        <w:t xml:space="preserve">обеспечивает четкое разделение по языкам программирования. Использование </w:t>
      </w:r>
      <w:proofErr w:type="spellStart"/>
      <w:r w:rsidRPr="00634DE7">
        <w:rPr>
          <w:rFonts w:eastAsiaTheme="minorHAnsi"/>
          <w:lang w:eastAsia="en-US"/>
        </w:rPr>
        <w:t>Git</w:t>
      </w:r>
      <w:proofErr w:type="spellEnd"/>
      <w:r w:rsidRPr="00634DE7">
        <w:rPr>
          <w:rFonts w:eastAsiaTheme="minorHAnsi"/>
          <w:lang w:eastAsia="en-US"/>
        </w:rPr>
        <w:t xml:space="preserve"> позволяет отслеживать изменения в задачах и контролировать версии. Применение YAML</w:t>
      </w:r>
      <w:ins w:id="445" w:author="Автор">
        <w:r w:rsidR="003C4CB9">
          <w:rPr>
            <w:rFonts w:eastAsiaTheme="minorHAnsi"/>
            <w:lang w:eastAsia="en-US"/>
          </w:rPr>
          <w:t xml:space="preserve"> </w:t>
        </w:r>
      </w:ins>
      <w:r w:rsidR="00C868EA" w:rsidRPr="00C868EA">
        <w:rPr>
          <w:rFonts w:eastAsiaTheme="minorHAnsi"/>
          <w:lang w:eastAsia="en-US"/>
        </w:rPr>
        <w:t>[15]</w:t>
      </w:r>
      <w:r w:rsidRPr="00634DE7">
        <w:rPr>
          <w:rFonts w:eastAsiaTheme="minorHAnsi"/>
          <w:lang w:eastAsia="en-US"/>
        </w:rPr>
        <w:t xml:space="preserve"> формата для хранения данных обеспечивает читаемость и легкость в редактировании задач. Разделение задач по папкам по языкам программирования позволяет легко находить и обновлять решения для каждого языка.</w:t>
      </w:r>
    </w:p>
    <w:p w14:paraId="33AD3380" w14:textId="692765B3" w:rsidR="00F65C5F" w:rsidRPr="0009330C" w:rsidRDefault="0009330C" w:rsidP="0009330C">
      <w:pPr>
        <w:pStyle w:val="3"/>
        <w:rPr>
          <w:rFonts w:eastAsiaTheme="minorHAnsi"/>
          <w:lang w:eastAsia="en-US"/>
        </w:rPr>
      </w:pPr>
      <w:bookmarkStart w:id="446" w:name="_Toc166412935"/>
      <w:bookmarkStart w:id="447" w:name="_Toc166914878"/>
      <w:bookmarkStart w:id="448" w:name="_Toc167623507"/>
      <w:r w:rsidRPr="00385AD6">
        <w:rPr>
          <w:rFonts w:eastAsiaTheme="minorHAnsi"/>
          <w:lang w:eastAsia="en-US"/>
        </w:rPr>
        <w:t>3.</w:t>
      </w:r>
      <w:r>
        <w:rPr>
          <w:rFonts w:eastAsiaTheme="minorHAnsi"/>
          <w:lang w:eastAsia="en-US"/>
        </w:rPr>
        <w:t>3.2 Описание схемы валидации данных</w:t>
      </w:r>
      <w:bookmarkEnd w:id="446"/>
      <w:bookmarkEnd w:id="447"/>
      <w:bookmarkEnd w:id="448"/>
    </w:p>
    <w:p w14:paraId="30027757" w14:textId="5CE3E769" w:rsidR="00D12A95" w:rsidRDefault="00D12A95" w:rsidP="0027515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Подкаталог </w:t>
      </w:r>
      <w:r>
        <w:rPr>
          <w:rFonts w:eastAsiaTheme="minorHAnsi"/>
          <w:lang w:val="en-US" w:eastAsia="en-US"/>
        </w:rPr>
        <w:t>schemas</w:t>
      </w:r>
      <w:r w:rsidRPr="00D12A95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содержит схемы валидации данных.</w:t>
      </w:r>
      <w:r w:rsidR="0009330C">
        <w:rPr>
          <w:rFonts w:eastAsiaTheme="minorHAnsi"/>
          <w:lang w:eastAsia="en-US"/>
        </w:rPr>
        <w:t xml:space="preserve"> Для валидации файлов</w:t>
      </w:r>
      <w:r w:rsidR="0009330C" w:rsidRPr="0009330C">
        <w:rPr>
          <w:rFonts w:eastAsiaTheme="minorHAnsi"/>
          <w:lang w:eastAsia="en-US"/>
        </w:rPr>
        <w:t xml:space="preserve"> </w:t>
      </w:r>
      <w:r w:rsidR="0009330C">
        <w:rPr>
          <w:rFonts w:eastAsiaTheme="minorHAnsi"/>
          <w:lang w:val="en-US" w:eastAsia="en-US"/>
        </w:rPr>
        <w:t>YAML</w:t>
      </w:r>
      <w:r w:rsidR="0009330C" w:rsidRPr="0009330C">
        <w:rPr>
          <w:rFonts w:eastAsiaTheme="minorHAnsi"/>
          <w:lang w:eastAsia="en-US"/>
        </w:rPr>
        <w:t xml:space="preserve"> </w:t>
      </w:r>
      <w:r w:rsidR="0009330C">
        <w:rPr>
          <w:rFonts w:eastAsiaTheme="minorHAnsi"/>
          <w:lang w:eastAsia="en-US"/>
        </w:rPr>
        <w:t xml:space="preserve">формата используется </w:t>
      </w:r>
      <w:r w:rsidR="00C868EA">
        <w:rPr>
          <w:rFonts w:eastAsiaTheme="minorHAnsi"/>
          <w:lang w:val="en-US" w:eastAsia="en-US"/>
        </w:rPr>
        <w:t>JSON</w:t>
      </w:r>
      <w:r w:rsidR="00C868EA" w:rsidRPr="0009330C">
        <w:rPr>
          <w:rFonts w:eastAsiaTheme="minorHAnsi"/>
          <w:lang w:eastAsia="en-US"/>
        </w:rPr>
        <w:t xml:space="preserve"> </w:t>
      </w:r>
      <w:proofErr w:type="gramStart"/>
      <w:r w:rsidR="00C868EA">
        <w:rPr>
          <w:rFonts w:eastAsiaTheme="minorHAnsi"/>
          <w:lang w:val="en-US" w:eastAsia="en-US"/>
        </w:rPr>
        <w:t>Schema</w:t>
      </w:r>
      <w:r w:rsidR="00C868EA" w:rsidRPr="00C868EA">
        <w:rPr>
          <w:rFonts w:eastAsiaTheme="minorHAnsi"/>
          <w:lang w:eastAsia="en-US"/>
        </w:rPr>
        <w:t>[</w:t>
      </w:r>
      <w:proofErr w:type="gramEnd"/>
      <w:r w:rsidR="00C868EA" w:rsidRPr="00C868EA">
        <w:rPr>
          <w:rFonts w:eastAsiaTheme="minorHAnsi"/>
          <w:lang w:eastAsia="en-US"/>
        </w:rPr>
        <w:t>16]</w:t>
      </w:r>
      <w:r w:rsidR="0009330C">
        <w:rPr>
          <w:rFonts w:eastAsiaTheme="minorHAnsi"/>
          <w:lang w:eastAsia="en-US"/>
        </w:rPr>
        <w:t xml:space="preserve">. </w:t>
      </w:r>
    </w:p>
    <w:p w14:paraId="554D2D75" w14:textId="024F64CE" w:rsidR="0009330C" w:rsidRPr="0009330C" w:rsidRDefault="0009330C" w:rsidP="0027515C">
      <w:pPr>
        <w:rPr>
          <w:rFonts w:eastAsiaTheme="minorHAnsi"/>
          <w:lang w:eastAsia="en-US"/>
        </w:rPr>
      </w:pPr>
      <w:r w:rsidRPr="0009330C">
        <w:rPr>
          <w:rFonts w:eastAsiaTheme="minorHAnsi"/>
          <w:lang w:eastAsia="en-US"/>
        </w:rPr>
        <w:t xml:space="preserve">Применение валидации через JSON </w:t>
      </w:r>
      <w:proofErr w:type="spellStart"/>
      <w:r w:rsidRPr="0009330C">
        <w:rPr>
          <w:rFonts w:eastAsiaTheme="minorHAnsi"/>
          <w:lang w:eastAsia="en-US"/>
        </w:rPr>
        <w:t>Schema</w:t>
      </w:r>
      <w:proofErr w:type="spellEnd"/>
      <w:r w:rsidRPr="0009330C">
        <w:rPr>
          <w:rFonts w:eastAsiaTheme="minorHAnsi"/>
          <w:lang w:eastAsia="en-US"/>
        </w:rPr>
        <w:t xml:space="preserve"> файлы YAML обеспечивает надежность и </w:t>
      </w:r>
      <w:proofErr w:type="spellStart"/>
      <w:r w:rsidRPr="0009330C">
        <w:rPr>
          <w:rFonts w:eastAsiaTheme="minorHAnsi"/>
          <w:lang w:eastAsia="en-US"/>
        </w:rPr>
        <w:t>консистентность</w:t>
      </w:r>
      <w:proofErr w:type="spellEnd"/>
      <w:r w:rsidRPr="0009330C">
        <w:rPr>
          <w:rFonts w:eastAsiaTheme="minorHAnsi"/>
          <w:lang w:eastAsia="en-US"/>
        </w:rPr>
        <w:t xml:space="preserve"> данных, сохраненных в YAML формате. JSON </w:t>
      </w:r>
      <w:proofErr w:type="spellStart"/>
      <w:r w:rsidRPr="0009330C">
        <w:rPr>
          <w:rFonts w:eastAsiaTheme="minorHAnsi"/>
          <w:lang w:eastAsia="en-US"/>
        </w:rPr>
        <w:t>Schema</w:t>
      </w:r>
      <w:proofErr w:type="spellEnd"/>
      <w:r w:rsidRPr="0009330C">
        <w:rPr>
          <w:rFonts w:eastAsiaTheme="minorHAnsi"/>
          <w:lang w:eastAsia="en-US"/>
        </w:rPr>
        <w:t xml:space="preserve"> позволяет определить требования к структуре и содержанию данных, что облегчает обнаружение и предотвращение ошибок еще на этапе ввода информации. Плюсы такого подхода включают повышение </w:t>
      </w:r>
      <w:commentRangeStart w:id="449"/>
      <w:r w:rsidRPr="0009330C">
        <w:rPr>
          <w:rFonts w:eastAsiaTheme="minorHAnsi"/>
          <w:lang w:eastAsia="en-US"/>
        </w:rPr>
        <w:t>качества данных</w:t>
      </w:r>
      <w:commentRangeEnd w:id="449"/>
      <w:r w:rsidR="00D31E0F">
        <w:rPr>
          <w:rStyle w:val="aff9"/>
        </w:rPr>
        <w:commentReference w:id="449"/>
      </w:r>
      <w:r w:rsidRPr="0009330C">
        <w:rPr>
          <w:rFonts w:eastAsiaTheme="minorHAnsi"/>
          <w:lang w:eastAsia="en-US"/>
        </w:rPr>
        <w:t>, уменьшение вероятности ошибок и обеспечение согласованности формата данных.</w:t>
      </w:r>
    </w:p>
    <w:p w14:paraId="5952BAB7" w14:textId="4132E86D" w:rsidR="002F457B" w:rsidRDefault="002F457B" w:rsidP="0027515C">
      <w:pPr>
        <w:rPr>
          <w:rFonts w:eastAsiaTheme="minorHAnsi"/>
          <w:lang w:eastAsia="en-US"/>
        </w:rPr>
      </w:pPr>
      <w:r w:rsidRPr="002F457B">
        <w:rPr>
          <w:rFonts w:eastAsiaTheme="minorHAnsi"/>
          <w:lang w:eastAsia="en-US"/>
        </w:rPr>
        <w:t xml:space="preserve">Кроме того, использование JSON </w:t>
      </w:r>
      <w:proofErr w:type="spellStart"/>
      <w:r w:rsidRPr="002F457B">
        <w:rPr>
          <w:rFonts w:eastAsiaTheme="minorHAnsi"/>
          <w:lang w:eastAsia="en-US"/>
        </w:rPr>
        <w:t>Schema</w:t>
      </w:r>
      <w:proofErr w:type="spellEnd"/>
      <w:r w:rsidRPr="002F457B">
        <w:rPr>
          <w:rFonts w:eastAsiaTheme="minorHAnsi"/>
          <w:lang w:eastAsia="en-US"/>
        </w:rPr>
        <w:t xml:space="preserve"> в файлах YAML поддерживается </w:t>
      </w:r>
      <w:commentRangeStart w:id="450"/>
      <w:r w:rsidRPr="002F457B">
        <w:rPr>
          <w:rFonts w:eastAsiaTheme="minorHAnsi"/>
          <w:lang w:eastAsia="en-US"/>
        </w:rPr>
        <w:t xml:space="preserve">средой разработки </w:t>
      </w:r>
      <w:proofErr w:type="spellStart"/>
      <w:r w:rsidRPr="002F457B">
        <w:rPr>
          <w:rFonts w:eastAsiaTheme="minorHAnsi"/>
          <w:lang w:eastAsia="en-US"/>
        </w:rPr>
        <w:t>IntelliJ</w:t>
      </w:r>
      <w:proofErr w:type="spellEnd"/>
      <w:r w:rsidRPr="002F457B">
        <w:rPr>
          <w:rFonts w:eastAsiaTheme="minorHAnsi"/>
          <w:lang w:eastAsia="en-US"/>
        </w:rPr>
        <w:t xml:space="preserve"> IDEA, что существенно </w:t>
      </w:r>
      <w:commentRangeEnd w:id="450"/>
      <w:r w:rsidR="00563D35">
        <w:rPr>
          <w:rStyle w:val="aff9"/>
        </w:rPr>
        <w:commentReference w:id="450"/>
      </w:r>
      <w:r w:rsidRPr="002F457B">
        <w:rPr>
          <w:rFonts w:eastAsiaTheme="minorHAnsi"/>
          <w:lang w:eastAsia="en-US"/>
        </w:rPr>
        <w:t>улучшает удобство разработки новых задач. Поддержка IDEA обеспечивает автозаполнение (</w:t>
      </w:r>
      <w:proofErr w:type="spellStart"/>
      <w:r w:rsidRPr="002F457B">
        <w:rPr>
          <w:rFonts w:eastAsiaTheme="minorHAnsi"/>
          <w:lang w:eastAsia="en-US"/>
        </w:rPr>
        <w:t>autocomplete</w:t>
      </w:r>
      <w:proofErr w:type="spellEnd"/>
      <w:r w:rsidRPr="002F457B">
        <w:rPr>
          <w:rFonts w:eastAsiaTheme="minorHAnsi"/>
          <w:lang w:eastAsia="en-US"/>
        </w:rPr>
        <w:t xml:space="preserve">) и другие инструменты для удобной работы с </w:t>
      </w:r>
      <w:proofErr w:type="spellStart"/>
      <w:r w:rsidRPr="002F457B">
        <w:rPr>
          <w:rFonts w:eastAsiaTheme="minorHAnsi"/>
          <w:lang w:eastAsia="en-US"/>
        </w:rPr>
        <w:t>валидируемыми</w:t>
      </w:r>
      <w:proofErr w:type="spellEnd"/>
      <w:r w:rsidRPr="002F457B">
        <w:rPr>
          <w:rFonts w:eastAsiaTheme="minorHAnsi"/>
          <w:lang w:eastAsia="en-US"/>
        </w:rPr>
        <w:t xml:space="preserve"> файлами, что упрощает процесс разработки и сокращает время на поиск и исправление ошибок в данных.</w:t>
      </w:r>
    </w:p>
    <w:p w14:paraId="62C44D33" w14:textId="59E77397" w:rsidR="00634DE7" w:rsidRPr="004B55AD" w:rsidRDefault="00371A5A" w:rsidP="004B55AD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Схема валидации задачи является </w:t>
      </w:r>
      <w:r w:rsidR="00C16023">
        <w:rPr>
          <w:rFonts w:eastAsiaTheme="minorHAnsi"/>
          <w:lang w:val="en-US" w:eastAsia="en-US"/>
        </w:rPr>
        <w:t>json</w:t>
      </w:r>
      <w:r w:rsidRPr="00371A5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файлом, в котором определены поля задачи. На рисунке 3.7 представлен отрывок </w:t>
      </w:r>
      <w:r>
        <w:rPr>
          <w:rFonts w:eastAsiaTheme="minorHAnsi"/>
          <w:lang w:val="en-US" w:eastAsia="en-US"/>
        </w:rPr>
        <w:t>JSON</w:t>
      </w:r>
      <w:r w:rsidRPr="00B51BA8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val="en-US" w:eastAsia="en-US"/>
        </w:rPr>
        <w:t>Schema</w:t>
      </w:r>
      <w:r>
        <w:rPr>
          <w:rFonts w:eastAsiaTheme="minorHAnsi"/>
          <w:lang w:eastAsia="en-US"/>
        </w:rPr>
        <w:t xml:space="preserve"> задачи.</w:t>
      </w:r>
      <w:r w:rsidR="00C16023">
        <w:rPr>
          <w:rFonts w:eastAsiaTheme="minorHAnsi"/>
          <w:lang w:eastAsia="en-US"/>
        </w:rPr>
        <w:t xml:space="preserve"> </w:t>
      </w:r>
      <w:r w:rsidR="004B55AD" w:rsidRPr="004B55AD">
        <w:rPr>
          <w:rFonts w:eastAsiaTheme="minorHAnsi"/>
          <w:lang w:eastAsia="en-US"/>
        </w:rPr>
        <w:t xml:space="preserve">Отрывок из JSON </w:t>
      </w:r>
      <w:proofErr w:type="spellStart"/>
      <w:r w:rsidR="004B55AD" w:rsidRPr="004B55AD">
        <w:rPr>
          <w:rFonts w:eastAsiaTheme="minorHAnsi"/>
          <w:lang w:eastAsia="en-US"/>
        </w:rPr>
        <w:t>Schema</w:t>
      </w:r>
      <w:proofErr w:type="spellEnd"/>
      <w:r w:rsidR="004B55AD" w:rsidRPr="004B55AD">
        <w:rPr>
          <w:rFonts w:eastAsiaTheme="minorHAnsi"/>
          <w:lang w:eastAsia="en-US"/>
        </w:rPr>
        <w:t xml:space="preserve"> определяет структуру поля "</w:t>
      </w:r>
      <w:proofErr w:type="spellStart"/>
      <w:r w:rsidR="004B55AD" w:rsidRPr="004B55AD">
        <w:rPr>
          <w:rFonts w:eastAsiaTheme="minorHAnsi"/>
          <w:lang w:eastAsia="en-US"/>
        </w:rPr>
        <w:t>languages</w:t>
      </w:r>
      <w:proofErr w:type="spellEnd"/>
      <w:r w:rsidR="004B55AD" w:rsidRPr="004B55AD">
        <w:rPr>
          <w:rFonts w:eastAsiaTheme="minorHAnsi"/>
          <w:lang w:eastAsia="en-US"/>
        </w:rPr>
        <w:t>". Это поле представляет собой массив строк, где каждая строка должна быть уникальной (параметр "</w:t>
      </w:r>
      <w:proofErr w:type="spellStart"/>
      <w:r w:rsidR="004B55AD" w:rsidRPr="004B55AD">
        <w:rPr>
          <w:rFonts w:eastAsiaTheme="minorHAnsi"/>
          <w:lang w:eastAsia="en-US"/>
        </w:rPr>
        <w:t>uniqueItems</w:t>
      </w:r>
      <w:proofErr w:type="spellEnd"/>
      <w:r w:rsidR="004B55AD" w:rsidRPr="004B55AD">
        <w:rPr>
          <w:rFonts w:eastAsiaTheme="minorHAnsi"/>
          <w:lang w:eastAsia="en-US"/>
        </w:rPr>
        <w:t xml:space="preserve">": </w:t>
      </w:r>
      <w:proofErr w:type="spellStart"/>
      <w:r w:rsidR="004B55AD" w:rsidRPr="004B55AD">
        <w:rPr>
          <w:rFonts w:eastAsiaTheme="minorHAnsi"/>
          <w:lang w:eastAsia="en-US"/>
        </w:rPr>
        <w:t>true</w:t>
      </w:r>
      <w:proofErr w:type="spellEnd"/>
      <w:r w:rsidR="004B55AD" w:rsidRPr="004B55AD">
        <w:rPr>
          <w:rFonts w:eastAsiaTheme="minorHAnsi"/>
          <w:lang w:eastAsia="en-US"/>
        </w:rPr>
        <w:t>). Элементы массива могут быть только строкового типа (параметр "</w:t>
      </w:r>
      <w:proofErr w:type="spellStart"/>
      <w:r w:rsidR="004B55AD" w:rsidRPr="004B55AD">
        <w:rPr>
          <w:rFonts w:eastAsiaTheme="minorHAnsi"/>
          <w:lang w:eastAsia="en-US"/>
        </w:rPr>
        <w:t>type</w:t>
      </w:r>
      <w:proofErr w:type="spellEnd"/>
      <w:r w:rsidR="004B55AD" w:rsidRPr="004B55AD">
        <w:rPr>
          <w:rFonts w:eastAsiaTheme="minorHAnsi"/>
          <w:lang w:eastAsia="en-US"/>
        </w:rPr>
        <w:t>": "</w:t>
      </w:r>
      <w:proofErr w:type="spellStart"/>
      <w:r w:rsidR="004B55AD" w:rsidRPr="004B55AD">
        <w:rPr>
          <w:rFonts w:eastAsiaTheme="minorHAnsi"/>
          <w:lang w:eastAsia="en-US"/>
        </w:rPr>
        <w:t>string</w:t>
      </w:r>
      <w:proofErr w:type="spellEnd"/>
      <w:r w:rsidR="004B55AD" w:rsidRPr="004B55AD">
        <w:rPr>
          <w:rFonts w:eastAsiaTheme="minorHAnsi"/>
          <w:lang w:eastAsia="en-US"/>
        </w:rPr>
        <w:t xml:space="preserve">") и должны соответствовать одному </w:t>
      </w:r>
      <w:r w:rsidR="004B55AD" w:rsidRPr="004B55AD">
        <w:rPr>
          <w:rFonts w:eastAsiaTheme="minorHAnsi"/>
          <w:lang w:eastAsia="en-US"/>
        </w:rPr>
        <w:lastRenderedPageBreak/>
        <w:t>из значений: "</w:t>
      </w:r>
      <w:proofErr w:type="spellStart"/>
      <w:r w:rsidR="004B55AD" w:rsidRPr="004B55AD">
        <w:rPr>
          <w:rFonts w:eastAsiaTheme="minorHAnsi"/>
          <w:lang w:eastAsia="en-US"/>
        </w:rPr>
        <w:t>Cpp</w:t>
      </w:r>
      <w:proofErr w:type="spellEnd"/>
      <w:r w:rsidR="004B55AD" w:rsidRPr="004B55AD">
        <w:rPr>
          <w:rFonts w:eastAsiaTheme="minorHAnsi"/>
          <w:lang w:eastAsia="en-US"/>
        </w:rPr>
        <w:t>", "Java" или "</w:t>
      </w:r>
      <w:proofErr w:type="spellStart"/>
      <w:r w:rsidR="004B55AD" w:rsidRPr="004B55AD">
        <w:rPr>
          <w:rFonts w:eastAsiaTheme="minorHAnsi"/>
          <w:lang w:eastAsia="en-US"/>
        </w:rPr>
        <w:t>Javascript</w:t>
      </w:r>
      <w:proofErr w:type="spellEnd"/>
      <w:r w:rsidR="004B55AD" w:rsidRPr="004B55AD">
        <w:rPr>
          <w:rFonts w:eastAsiaTheme="minorHAnsi"/>
          <w:lang w:eastAsia="en-US"/>
        </w:rPr>
        <w:t>" (параметр "</w:t>
      </w:r>
      <w:proofErr w:type="spellStart"/>
      <w:r w:rsidR="004B55AD" w:rsidRPr="004B55AD">
        <w:rPr>
          <w:rFonts w:eastAsiaTheme="minorHAnsi"/>
          <w:lang w:eastAsia="en-US"/>
        </w:rPr>
        <w:t>anyOf</w:t>
      </w:r>
      <w:proofErr w:type="spellEnd"/>
      <w:r w:rsidR="004B55AD" w:rsidRPr="004B55AD">
        <w:rPr>
          <w:rFonts w:eastAsiaTheme="minorHAnsi"/>
          <w:lang w:eastAsia="en-US"/>
        </w:rPr>
        <w:t>", содержащий константы "</w:t>
      </w:r>
      <w:proofErr w:type="spellStart"/>
      <w:r w:rsidR="004B55AD" w:rsidRPr="004B55AD">
        <w:rPr>
          <w:rFonts w:eastAsiaTheme="minorHAnsi"/>
          <w:lang w:eastAsia="en-US"/>
        </w:rPr>
        <w:t>const</w:t>
      </w:r>
      <w:proofErr w:type="spellEnd"/>
      <w:r w:rsidR="004B55AD" w:rsidRPr="004B55AD">
        <w:rPr>
          <w:rFonts w:eastAsiaTheme="minorHAnsi"/>
          <w:lang w:eastAsia="en-US"/>
        </w:rPr>
        <w:t xml:space="preserve">" с указанными значениями). Таким образом, данный отрывок JSON </w:t>
      </w:r>
      <w:proofErr w:type="spellStart"/>
      <w:r w:rsidR="004B55AD" w:rsidRPr="004B55AD">
        <w:rPr>
          <w:rFonts w:eastAsiaTheme="minorHAnsi"/>
          <w:lang w:eastAsia="en-US"/>
        </w:rPr>
        <w:t>Schema</w:t>
      </w:r>
      <w:proofErr w:type="spellEnd"/>
      <w:r w:rsidR="004B55AD" w:rsidRPr="004B55AD">
        <w:rPr>
          <w:rFonts w:eastAsiaTheme="minorHAnsi"/>
          <w:lang w:eastAsia="en-US"/>
        </w:rPr>
        <w:t xml:space="preserve"> обеспечивает валидацию массива языков программирования, допуская только указанные варианты и обеспечивая уникальность элементов в массиве.</w:t>
      </w:r>
    </w:p>
    <w:p w14:paraId="0711EE18" w14:textId="23903D3A" w:rsidR="00B51BA8" w:rsidRDefault="004B55AD" w:rsidP="00B51BA8">
      <w:pPr>
        <w:pStyle w:val="afa"/>
        <w:rPr>
          <w:rFonts w:eastAsia="Calibri"/>
        </w:rPr>
      </w:pPr>
      <w:r w:rsidRPr="004B55AD">
        <w:rPr>
          <w:rFonts w:eastAsia="Calibri"/>
        </w:rPr>
        <w:drawing>
          <wp:inline distT="0" distB="0" distL="0" distR="0" wp14:anchorId="6F89A91E" wp14:editId="26561B2F">
            <wp:extent cx="2558446" cy="4183811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0824" cy="420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C4D5" w14:textId="580427C8" w:rsidR="00B51BA8" w:rsidRPr="00B51BA8" w:rsidRDefault="00B51BA8" w:rsidP="00B51BA8">
      <w:pPr>
        <w:pStyle w:val="afb"/>
        <w:rPr>
          <w:rFonts w:eastAsia="Calibri"/>
        </w:rPr>
      </w:pPr>
      <w:r w:rsidRPr="00086177">
        <w:t>Рисунок 3</w:t>
      </w:r>
      <w:r>
        <w:t>.</w:t>
      </w:r>
      <w:r w:rsidRPr="00B51BA8">
        <w:t>7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отрывок </w:t>
      </w:r>
      <w:r>
        <w:rPr>
          <w:rFonts w:eastAsia="Calibri"/>
          <w:lang w:val="en-US"/>
        </w:rPr>
        <w:t>JSON</w:t>
      </w:r>
      <w:r w:rsidRPr="00B51BA8">
        <w:rPr>
          <w:rFonts w:eastAsia="Calibri"/>
        </w:rPr>
        <w:t xml:space="preserve"> </w:t>
      </w:r>
      <w:r>
        <w:rPr>
          <w:rFonts w:eastAsia="Calibri"/>
          <w:lang w:val="en-US"/>
        </w:rPr>
        <w:t>Schema</w:t>
      </w:r>
      <w:r>
        <w:rPr>
          <w:rFonts w:eastAsia="Calibri"/>
        </w:rPr>
        <w:t xml:space="preserve"> задачи</w:t>
      </w:r>
    </w:p>
    <w:p w14:paraId="3659F824" w14:textId="5B16D216" w:rsidR="004A51CC" w:rsidRPr="0009330C" w:rsidRDefault="004A51CC" w:rsidP="002D0720">
      <w:pPr>
        <w:pStyle w:val="2"/>
        <w:rPr>
          <w:rFonts w:eastAsiaTheme="minorHAnsi"/>
          <w:lang w:eastAsia="en-US"/>
        </w:rPr>
      </w:pPr>
      <w:bookmarkStart w:id="451" w:name="_Toc167623508"/>
      <w:r w:rsidRPr="00385AD6">
        <w:rPr>
          <w:rFonts w:eastAsiaTheme="minorHAnsi"/>
          <w:lang w:eastAsia="en-US"/>
        </w:rPr>
        <w:t>3.</w:t>
      </w:r>
      <w:r>
        <w:rPr>
          <w:rFonts w:eastAsiaTheme="minorHAnsi"/>
          <w:lang w:eastAsia="en-US"/>
        </w:rPr>
        <w:t>4 Выводы по главе</w:t>
      </w:r>
      <w:bookmarkEnd w:id="451"/>
    </w:p>
    <w:p w14:paraId="68638B45" w14:textId="02A1A21E" w:rsidR="00634DE7" w:rsidRDefault="000B72FC" w:rsidP="00634DE7">
      <w:pPr>
        <w:rPr>
          <w:rFonts w:eastAsiaTheme="minorHAnsi"/>
          <w:lang w:eastAsia="en-US"/>
        </w:rPr>
      </w:pPr>
      <w:r w:rsidRPr="000B72FC">
        <w:t xml:space="preserve">В данной главе были обоснованы выборы программных средств для разрабатываемой системы, включая выбор языка программирования Java. Преимущества использования данных инструментов были рассмотрены подробно, а также проанализированы преимущества и недостатки программных комплексов разработки, необходимых для выполнения поставленных в работе задач. Кроме того, были рассмотрены модули и классы </w:t>
      </w:r>
      <w:r w:rsidRPr="000B72FC">
        <w:lastRenderedPageBreak/>
        <w:t xml:space="preserve">разрабатываемого программного средства, и для каждого из них представлены диаграммы с краткими описаниями классов и </w:t>
      </w:r>
      <w:commentRangeStart w:id="452"/>
      <w:r w:rsidRPr="000B72FC">
        <w:t xml:space="preserve">их методов, указаны типы входных параметров и возвращаемых </w:t>
      </w:r>
      <w:commentRangeStart w:id="453"/>
      <w:r w:rsidRPr="000B72FC">
        <w:t>значений</w:t>
      </w:r>
      <w:commentRangeEnd w:id="452"/>
      <w:r w:rsidR="00806EB3">
        <w:rPr>
          <w:rStyle w:val="aff9"/>
        </w:rPr>
        <w:commentReference w:id="452"/>
      </w:r>
      <w:commentRangeEnd w:id="453"/>
      <w:r w:rsidR="00255842">
        <w:rPr>
          <w:rStyle w:val="aff9"/>
        </w:rPr>
        <w:commentReference w:id="453"/>
      </w:r>
      <w:r w:rsidRPr="000B72FC">
        <w:t>.</w:t>
      </w:r>
    </w:p>
    <w:p w14:paraId="69F63A78" w14:textId="1C45F8C9" w:rsidR="002E3199" w:rsidRDefault="002E3199" w:rsidP="002E3199">
      <w:pPr>
        <w:pStyle w:val="1"/>
      </w:pPr>
      <w:bookmarkStart w:id="454" w:name="_Toc167623509"/>
      <w:r w:rsidRPr="002E3199">
        <w:lastRenderedPageBreak/>
        <w:t>4</w:t>
      </w:r>
      <w:r w:rsidR="00356BD0">
        <w:t xml:space="preserve"> Демонстрация</w:t>
      </w:r>
      <w:r>
        <w:t xml:space="preserve"> онлайн-платформы «</w:t>
      </w:r>
      <w:proofErr w:type="spellStart"/>
      <w:r>
        <w:rPr>
          <w:lang w:val="en-US"/>
        </w:rPr>
        <w:t>SupremeCode</w:t>
      </w:r>
      <w:proofErr w:type="spellEnd"/>
      <w:r>
        <w:t>»</w:t>
      </w:r>
      <w:bookmarkEnd w:id="454"/>
    </w:p>
    <w:p w14:paraId="58163B43" w14:textId="1EDD7BDC" w:rsidR="001634CC" w:rsidRPr="00324C76" w:rsidRDefault="00324C76" w:rsidP="001634CC">
      <w:r>
        <w:t>В данном разделе продемонстрирован</w:t>
      </w:r>
      <w:r w:rsidR="00AB0378">
        <w:t xml:space="preserve">а работа </w:t>
      </w:r>
      <w:r>
        <w:t>онлайн-платформы «</w:t>
      </w:r>
      <w:proofErr w:type="spellStart"/>
      <w:r>
        <w:rPr>
          <w:lang w:val="en-US"/>
        </w:rPr>
        <w:t>SupremeCode</w:t>
      </w:r>
      <w:proofErr w:type="spellEnd"/>
      <w:r>
        <w:t>».</w:t>
      </w:r>
    </w:p>
    <w:p w14:paraId="5C622359" w14:textId="38069C75" w:rsidR="001634CC" w:rsidRPr="0009330C" w:rsidRDefault="001634CC" w:rsidP="006C1B1D">
      <w:pPr>
        <w:pStyle w:val="2"/>
        <w:rPr>
          <w:rFonts w:eastAsiaTheme="minorHAnsi"/>
          <w:lang w:eastAsia="en-US"/>
        </w:rPr>
      </w:pPr>
      <w:bookmarkStart w:id="455" w:name="_Toc167623510"/>
      <w:r>
        <w:rPr>
          <w:rFonts w:eastAsiaTheme="minorHAnsi"/>
          <w:lang w:eastAsia="en-US"/>
        </w:rPr>
        <w:t>4</w:t>
      </w:r>
      <w:r w:rsidRPr="00385AD6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 xml:space="preserve">1 Описание процесса </w:t>
      </w:r>
      <w:r w:rsidR="00E70221">
        <w:rPr>
          <w:rFonts w:eastAsiaTheme="minorHAnsi"/>
          <w:lang w:eastAsia="en-US"/>
        </w:rPr>
        <w:t>демонстрации</w:t>
      </w:r>
      <w:bookmarkEnd w:id="455"/>
    </w:p>
    <w:p w14:paraId="51A0F6B5" w14:textId="7233CBF6" w:rsidR="00F42A85" w:rsidRDefault="00CF0D13" w:rsidP="00195DC9">
      <w:r w:rsidRPr="00CF0D13">
        <w:t>После открытия сайта, пользователь видит стартовую страницу, содержащую мотивирующий контент для обучения. На рисунке 4.1 представлен интерфейс этой страницы веб-сервиса.</w:t>
      </w:r>
    </w:p>
    <w:p w14:paraId="48248B56" w14:textId="44714BB8" w:rsidR="00CF0D13" w:rsidRDefault="00CF0D13" w:rsidP="00CF0D13">
      <w:pPr>
        <w:pStyle w:val="afa"/>
      </w:pPr>
      <w:r w:rsidRPr="00CF0D13">
        <w:drawing>
          <wp:inline distT="0" distB="0" distL="0" distR="0" wp14:anchorId="4972AF6E" wp14:editId="13634BAD">
            <wp:extent cx="5515018" cy="373523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0558" cy="373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86BC" w14:textId="259C0FAF" w:rsidR="00CF0D13" w:rsidRPr="00B51BA8" w:rsidRDefault="00CF0D13" w:rsidP="00CF0D13">
      <w:pPr>
        <w:pStyle w:val="afb"/>
        <w:rPr>
          <w:rFonts w:eastAsia="Calibri"/>
        </w:rPr>
      </w:pPr>
      <w:r w:rsidRPr="00086177">
        <w:t xml:space="preserve">Рисунок </w:t>
      </w:r>
      <w:r w:rsidR="00AD4737">
        <w:t>4.1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AD4737">
        <w:rPr>
          <w:rFonts w:eastAsia="Calibri"/>
        </w:rPr>
        <w:t>Начальная страница</w:t>
      </w:r>
    </w:p>
    <w:p w14:paraId="38AA6BC9" w14:textId="47AB99A9" w:rsidR="00CF0D13" w:rsidRDefault="00CF0D13" w:rsidP="00195DC9">
      <w:r>
        <w:t>При нажатии на кнопку «Начать работу» неавторизованный пользователь будет перенаправлен на форму регистрации, она показана на рисунке 4.2.</w:t>
      </w:r>
    </w:p>
    <w:p w14:paraId="1D32B25A" w14:textId="1F19D0D8" w:rsidR="00AD4737" w:rsidRDefault="00AD4737" w:rsidP="00AD4737">
      <w:pPr>
        <w:pStyle w:val="afa"/>
      </w:pPr>
      <w:r w:rsidRPr="00AD4737">
        <w:lastRenderedPageBreak/>
        <w:drawing>
          <wp:inline distT="0" distB="0" distL="0" distR="0" wp14:anchorId="14F95867" wp14:editId="75A6E7DC">
            <wp:extent cx="4899804" cy="3687292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0231" cy="369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A5FE" w14:textId="11E4DA68" w:rsidR="00AD4737" w:rsidRDefault="00AD4737" w:rsidP="00AD4737">
      <w:pPr>
        <w:pStyle w:val="afb"/>
        <w:rPr>
          <w:rFonts w:eastAsia="Calibri"/>
        </w:rPr>
      </w:pPr>
      <w:r w:rsidRPr="00086177">
        <w:t xml:space="preserve">Рисунок </w:t>
      </w:r>
      <w:r w:rsidR="00A13BAF">
        <w:t>4.2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037F00">
        <w:rPr>
          <w:rFonts w:eastAsia="Calibri"/>
        </w:rPr>
        <w:t>С</w:t>
      </w:r>
      <w:r w:rsidR="00A13BAF">
        <w:rPr>
          <w:rFonts w:eastAsia="Calibri"/>
        </w:rPr>
        <w:t>траница авторизации</w:t>
      </w:r>
    </w:p>
    <w:p w14:paraId="00C1CA48" w14:textId="1D4DC925" w:rsidR="0036430A" w:rsidRDefault="0036430A" w:rsidP="0036430A">
      <w:pPr>
        <w:rPr>
          <w:rFonts w:eastAsia="Calibri"/>
        </w:rPr>
      </w:pPr>
      <w:r>
        <w:rPr>
          <w:rFonts w:eastAsia="Calibri"/>
        </w:rPr>
        <w:t>При успешной авторизации попадаем на страницу со списком задач. Интерфейс этой страницы представлен на рисунке 4.3.</w:t>
      </w:r>
    </w:p>
    <w:p w14:paraId="4C2A590C" w14:textId="51750A82" w:rsidR="0036430A" w:rsidRDefault="0036430A" w:rsidP="0036430A">
      <w:pPr>
        <w:pStyle w:val="afa"/>
        <w:rPr>
          <w:rFonts w:eastAsia="Calibri"/>
        </w:rPr>
      </w:pPr>
      <w:r w:rsidRPr="0036430A">
        <w:rPr>
          <w:rFonts w:eastAsia="Calibri"/>
        </w:rPr>
        <w:drawing>
          <wp:inline distT="0" distB="0" distL="0" distR="0" wp14:anchorId="2C2E1BDC" wp14:editId="500F7984">
            <wp:extent cx="4856672" cy="3660544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4062" cy="367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CE11" w14:textId="5980D164" w:rsidR="0036430A" w:rsidRDefault="0036430A" w:rsidP="0036430A">
      <w:pPr>
        <w:pStyle w:val="afb"/>
        <w:rPr>
          <w:rFonts w:eastAsia="Calibri"/>
        </w:rPr>
      </w:pPr>
      <w:r w:rsidRPr="00086177">
        <w:t xml:space="preserve">Рисунок </w:t>
      </w:r>
      <w:r>
        <w:t>4.3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списка задач</w:t>
      </w:r>
    </w:p>
    <w:p w14:paraId="3DEDDF7E" w14:textId="17351801" w:rsidR="00DF6D3C" w:rsidRPr="00DF6D3C" w:rsidRDefault="00CF7012" w:rsidP="00DF6D3C">
      <w:pPr>
        <w:rPr>
          <w:rFonts w:eastAsia="Calibri"/>
        </w:rPr>
      </w:pPr>
      <w:r>
        <w:rPr>
          <w:rFonts w:eastAsia="Calibri"/>
        </w:rPr>
        <w:lastRenderedPageBreak/>
        <w:t xml:space="preserve">Кликнув на любую задачу, откроется страница решения задачи. На странице есть подробное описание задачи, примеры входных и выходных данных, ограничения по входным данным. </w:t>
      </w:r>
      <w:r w:rsidR="004806FF">
        <w:rPr>
          <w:rFonts w:eastAsia="Calibri"/>
        </w:rPr>
        <w:t xml:space="preserve">Можно выбрать один из трех языков программирования. </w:t>
      </w:r>
    </w:p>
    <w:p w14:paraId="003BF36D" w14:textId="678770A1" w:rsidR="0036430A" w:rsidRDefault="00A238B7" w:rsidP="00A238B7">
      <w:pPr>
        <w:pStyle w:val="afa"/>
        <w:rPr>
          <w:rFonts w:eastAsia="Calibri"/>
          <w:lang w:val="en-US"/>
        </w:rPr>
      </w:pPr>
      <w:r w:rsidRPr="00A238B7">
        <w:rPr>
          <w:rFonts w:eastAsia="Calibri"/>
        </w:rPr>
        <w:drawing>
          <wp:inline distT="0" distB="0" distL="0" distR="0" wp14:anchorId="6A66BBCC" wp14:editId="5C05D9F5">
            <wp:extent cx="5940425" cy="37642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CE84" w14:textId="6ED9DA46" w:rsidR="00A238B7" w:rsidRPr="00CE3DFB" w:rsidRDefault="00A238B7" w:rsidP="00CE3DFB">
      <w:pPr>
        <w:pStyle w:val="afb"/>
        <w:rPr>
          <w:rFonts w:eastAsia="Calibri"/>
        </w:rPr>
      </w:pPr>
      <w:r w:rsidRPr="00CE3DFB">
        <w:rPr>
          <w:rFonts w:eastAsia="Calibri"/>
        </w:rPr>
        <w:t>Рисунок 4.4</w:t>
      </w:r>
      <w:r w:rsidRPr="00CE3DFB">
        <w:t xml:space="preserve"> </w:t>
      </w:r>
      <w:r w:rsidRPr="00CE3DFB">
        <w:rPr>
          <w:rFonts w:eastAsia="Calibri"/>
        </w:rPr>
        <w:t>– Страница решения задачи</w:t>
      </w:r>
    </w:p>
    <w:p w14:paraId="6ADF9CF7" w14:textId="47EBE07E" w:rsidR="004F1C25" w:rsidRDefault="00A54F25" w:rsidP="004F1C25">
      <w:pPr>
        <w:rPr>
          <w:rFonts w:eastAsia="Calibri"/>
        </w:rPr>
      </w:pPr>
      <w:r>
        <w:rPr>
          <w:rFonts w:eastAsia="Calibri"/>
        </w:rPr>
        <w:t>Когда напишете код, решающий задачу и будете готовы к проверке решения, нажмите кнопку «Запустить».</w:t>
      </w:r>
      <w:r w:rsidR="00971AAB">
        <w:rPr>
          <w:rFonts w:eastAsia="Calibri"/>
        </w:rPr>
        <w:t xml:space="preserve"> Пока </w:t>
      </w:r>
      <w:r w:rsidR="004F1C25">
        <w:rPr>
          <w:rFonts w:eastAsia="Calibri"/>
        </w:rPr>
        <w:t>решение еще не протестировано</w:t>
      </w:r>
      <w:r w:rsidR="00971AAB">
        <w:rPr>
          <w:rFonts w:eastAsia="Calibri"/>
        </w:rPr>
        <w:t xml:space="preserve">, отображается </w:t>
      </w:r>
      <w:proofErr w:type="spellStart"/>
      <w:r w:rsidR="00971AAB">
        <w:rPr>
          <w:rFonts w:eastAsia="Calibri"/>
        </w:rPr>
        <w:t>спиннер</w:t>
      </w:r>
      <w:proofErr w:type="spellEnd"/>
      <w:r w:rsidR="00971AAB">
        <w:rPr>
          <w:rFonts w:eastAsia="Calibri"/>
        </w:rPr>
        <w:t xml:space="preserve"> загрузки. Перезагружать страницу самостоятельно не требуется. Результаты автоматически отобразятся на страницу без полной перезагрузки. Дождавшись завершения тестирования, можно увидеть</w:t>
      </w:r>
      <w:r w:rsidR="004452F8">
        <w:rPr>
          <w:rFonts w:eastAsia="Calibri"/>
        </w:rPr>
        <w:t xml:space="preserve"> на рисунке 4.5</w:t>
      </w:r>
      <w:r w:rsidR="00971AAB">
        <w:rPr>
          <w:rFonts w:eastAsia="Calibri"/>
        </w:rPr>
        <w:t xml:space="preserve">, что решение было одобрено. В левой панели отображается таблица с результатами решений. Также отображается дополнительная информация со статусом завершения программы, количеством выполненных тестов, ошибок, сбоев и временем выполнения. Как итог, задача решена. Справа от названия задачи отображается </w:t>
      </w:r>
      <w:r w:rsidR="004452F8">
        <w:rPr>
          <w:rFonts w:eastAsia="Calibri"/>
        </w:rPr>
        <w:t>зеленая галочка,</w:t>
      </w:r>
      <w:r w:rsidR="00971AAB">
        <w:rPr>
          <w:rFonts w:eastAsia="Calibri"/>
        </w:rPr>
        <w:t xml:space="preserve"> обозначающая успешное решение задачи. </w:t>
      </w:r>
    </w:p>
    <w:p w14:paraId="3B8D2B24" w14:textId="0263E2F8" w:rsidR="004F1C25" w:rsidRPr="0036430A" w:rsidRDefault="004F1C25" w:rsidP="004F1C25">
      <w:pPr>
        <w:pStyle w:val="afa"/>
        <w:rPr>
          <w:rFonts w:eastAsia="Calibri"/>
        </w:rPr>
      </w:pPr>
      <w:r w:rsidRPr="004F1C25">
        <w:rPr>
          <w:rFonts w:eastAsia="Calibri"/>
        </w:rPr>
        <w:lastRenderedPageBreak/>
        <w:drawing>
          <wp:inline distT="0" distB="0" distL="0" distR="0" wp14:anchorId="4D06EA62" wp14:editId="753B02F3">
            <wp:extent cx="5037826" cy="3195021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39" cy="319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0D88" w14:textId="3A8D0CF0" w:rsidR="004F1C25" w:rsidRPr="00A238B7" w:rsidRDefault="004F1C25" w:rsidP="004F1C25">
      <w:pPr>
        <w:pStyle w:val="afb"/>
        <w:rPr>
          <w:rFonts w:eastAsia="Calibri"/>
        </w:rPr>
      </w:pPr>
      <w:r>
        <w:rPr>
          <w:rFonts w:eastAsia="Calibri"/>
        </w:rPr>
        <w:t>Рисунок 4.5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решения задачи с решенной задачей</w:t>
      </w:r>
    </w:p>
    <w:p w14:paraId="234411DA" w14:textId="6F5199C9" w:rsidR="008E2DD2" w:rsidRPr="00641371" w:rsidRDefault="008E2DD2" w:rsidP="000E3D34">
      <w:pPr>
        <w:rPr>
          <w:rFonts w:eastAsia="Calibri"/>
          <w:lang w:val="en-US"/>
        </w:rPr>
      </w:pPr>
      <w:r>
        <w:rPr>
          <w:rFonts w:eastAsia="Calibri"/>
        </w:rPr>
        <w:t xml:space="preserve">Иногда, самостоятельно решить задачу бывает сложно. В такие моменты можно пригласить более опытного друга для совместного решения проблемы. Для этого нажмите на кнопку «Оффлайн», чтобы перейти в онлайн режим, скопируйте ссылку для совместного редактирования и отправьте ее другу любым удобным способом. </w:t>
      </w:r>
      <w:r w:rsidR="0055466F">
        <w:rPr>
          <w:rFonts w:eastAsia="Calibri"/>
        </w:rPr>
        <w:t>Меню копирования ссылки представлено на рисунке 4.6.</w:t>
      </w:r>
      <w:r w:rsidR="008D55A9">
        <w:rPr>
          <w:rFonts w:eastAsia="Calibri"/>
        </w:rPr>
        <w:t xml:space="preserve"> </w:t>
      </w:r>
    </w:p>
    <w:p w14:paraId="51F50463" w14:textId="6453F3C1" w:rsidR="008E2DD2" w:rsidRDefault="00641371" w:rsidP="00641371">
      <w:pPr>
        <w:pStyle w:val="afa"/>
        <w:rPr>
          <w:rFonts w:eastAsia="Calibri"/>
        </w:rPr>
      </w:pPr>
      <w:r w:rsidRPr="00641371">
        <w:rPr>
          <w:rFonts w:eastAsia="Calibri"/>
        </w:rPr>
        <w:drawing>
          <wp:inline distT="0" distB="0" distL="0" distR="0" wp14:anchorId="42B7DB73" wp14:editId="5E931135">
            <wp:extent cx="3244133" cy="1194117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0027" cy="119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1BCB" w14:textId="7692CE25" w:rsidR="00641371" w:rsidRPr="00641371" w:rsidRDefault="00641371" w:rsidP="00641371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Pr="00641371">
        <w:rPr>
          <w:rFonts w:eastAsia="Calibri"/>
        </w:rPr>
        <w:t>6</w:t>
      </w:r>
      <w:r w:rsidRPr="00086177">
        <w:t xml:space="preserve"> </w:t>
      </w:r>
      <w:r w:rsidRPr="00086177">
        <w:rPr>
          <w:rFonts w:eastAsia="Calibri"/>
        </w:rPr>
        <w:t>–</w:t>
      </w:r>
      <w:r w:rsidR="0055466F">
        <w:rPr>
          <w:rFonts w:eastAsia="Calibri"/>
        </w:rPr>
        <w:t xml:space="preserve"> Меню </w:t>
      </w:r>
      <w:r>
        <w:rPr>
          <w:rFonts w:eastAsia="Calibri"/>
        </w:rPr>
        <w:t>перехода в совместный режим</w:t>
      </w:r>
    </w:p>
    <w:p w14:paraId="3610FE1B" w14:textId="68764734" w:rsidR="00641371" w:rsidRDefault="00E848FA" w:rsidP="000E3D34">
      <w:pPr>
        <w:rPr>
          <w:rFonts w:eastAsia="Calibri"/>
        </w:rPr>
      </w:pPr>
      <w:r>
        <w:rPr>
          <w:rFonts w:eastAsia="Calibri"/>
        </w:rPr>
        <w:t xml:space="preserve">Друг, вставит эту ссылку в адресную строку браузера и подключится к совместному редактированию кода задачи. На рисунке 4.7 представлено два окна, слева владелец, справа гость. </w:t>
      </w:r>
      <w:commentRangeStart w:id="456"/>
      <w:r>
        <w:rPr>
          <w:rFonts w:eastAsia="Calibri"/>
        </w:rPr>
        <w:t xml:space="preserve">Можно заметить, что у каждого из пользователей появился второй курсор оранжевого цвета </w:t>
      </w:r>
      <w:commentRangeEnd w:id="456"/>
      <w:r w:rsidR="000F23DC">
        <w:rPr>
          <w:rStyle w:val="aff9"/>
        </w:rPr>
        <w:commentReference w:id="456"/>
      </w:r>
      <w:r>
        <w:rPr>
          <w:rFonts w:eastAsia="Calibri"/>
        </w:rPr>
        <w:t xml:space="preserve">– это курсор второго </w:t>
      </w:r>
      <w:r>
        <w:rPr>
          <w:rFonts w:eastAsia="Calibri"/>
        </w:rPr>
        <w:lastRenderedPageBreak/>
        <w:t xml:space="preserve">участника совместного редактирования. Стоит отметить, что гостевой пользователь ограничен по возможности запуска проверки программ. </w:t>
      </w:r>
    </w:p>
    <w:p w14:paraId="654DCD86" w14:textId="74A56C1E" w:rsidR="00E848FA" w:rsidRDefault="00E848FA" w:rsidP="00E848FA">
      <w:pPr>
        <w:pStyle w:val="afa"/>
        <w:rPr>
          <w:rFonts w:eastAsia="Calibri"/>
        </w:rPr>
      </w:pPr>
      <w:r w:rsidRPr="00E848FA">
        <w:rPr>
          <w:rFonts w:eastAsia="Calibri"/>
        </w:rPr>
        <w:drawing>
          <wp:inline distT="0" distB="0" distL="0" distR="0" wp14:anchorId="21DC0672" wp14:editId="6FC9E470">
            <wp:extent cx="4625029" cy="2107095"/>
            <wp:effectExtent l="0" t="0" r="444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5546" cy="211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C0CD" w14:textId="46710890" w:rsidR="00E848FA" w:rsidRPr="00E848FA" w:rsidRDefault="00E848FA" w:rsidP="00E848FA">
      <w:pPr>
        <w:pStyle w:val="afb"/>
        <w:rPr>
          <w:rFonts w:eastAsia="Calibri"/>
        </w:rPr>
      </w:pPr>
      <w:r>
        <w:rPr>
          <w:rFonts w:eastAsia="Calibri"/>
        </w:rPr>
        <w:t>Рисунок 4.7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Страницы двух пользователей при совместном редактировании</w:t>
      </w:r>
    </w:p>
    <w:p w14:paraId="12210588" w14:textId="20F3E89A" w:rsidR="0036430A" w:rsidRDefault="008E2DD2" w:rsidP="000E3D34">
      <w:pPr>
        <w:rPr>
          <w:rFonts w:eastAsia="Calibri"/>
        </w:rPr>
      </w:pPr>
      <w:r>
        <w:rPr>
          <w:rFonts w:eastAsia="Calibri"/>
        </w:rPr>
        <w:t>Если вам нужна площадка для программирования вне решения задачи, например, для проверки как работают стандартные функции вашего языка, то можете перейти на страницу «компилятора»</w:t>
      </w:r>
      <w:r w:rsidR="002313AB">
        <w:rPr>
          <w:rFonts w:eastAsia="Calibri"/>
        </w:rPr>
        <w:t>, она представлена на рисунке 4.</w:t>
      </w:r>
      <w:r w:rsidR="00641371" w:rsidRPr="00641371">
        <w:rPr>
          <w:rFonts w:eastAsia="Calibri"/>
        </w:rPr>
        <w:t>8</w:t>
      </w:r>
      <w:r w:rsidR="002313AB">
        <w:rPr>
          <w:rFonts w:eastAsia="Calibri"/>
        </w:rPr>
        <w:t>.</w:t>
      </w:r>
      <w:r w:rsidR="00B41541">
        <w:rPr>
          <w:rFonts w:eastAsia="Calibri"/>
        </w:rPr>
        <w:t xml:space="preserve"> На ней все также есть кнопка для запуска программы. Можно заметить, что текстовые сообщения о результатах выполнения программы появляются в правой панели по мере выполнения программы, а не после завершения. Это сложно передать скриншотом в отчете, но в реальности оно так и работает. </w:t>
      </w:r>
      <w:r>
        <w:rPr>
          <w:rFonts w:eastAsia="Calibri"/>
        </w:rPr>
        <w:t xml:space="preserve"> </w:t>
      </w:r>
    </w:p>
    <w:p w14:paraId="294F031C" w14:textId="34A5DE01" w:rsidR="008E2DD2" w:rsidRDefault="008E2DD2" w:rsidP="008E2DD2">
      <w:pPr>
        <w:pStyle w:val="afa"/>
        <w:rPr>
          <w:rFonts w:eastAsia="Calibri"/>
        </w:rPr>
      </w:pPr>
      <w:r w:rsidRPr="008E2DD2">
        <w:rPr>
          <w:rFonts w:eastAsia="Calibri"/>
        </w:rPr>
        <w:drawing>
          <wp:inline distT="0" distB="0" distL="0" distR="0" wp14:anchorId="23A34DD7" wp14:editId="2D150CA6">
            <wp:extent cx="4606434" cy="2902226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0093" cy="290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E140" w14:textId="5B335C3D" w:rsidR="008E2DD2" w:rsidRDefault="008E2DD2" w:rsidP="008E2DD2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641371" w:rsidRPr="001A7471">
        <w:rPr>
          <w:rFonts w:eastAsia="Calibri"/>
        </w:rPr>
        <w:t>8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онлайн-компилятора</w:t>
      </w:r>
    </w:p>
    <w:p w14:paraId="5C667AEE" w14:textId="2967C1C5" w:rsidR="00534BA8" w:rsidRPr="00534BA8" w:rsidRDefault="00534BA8" w:rsidP="00534BA8">
      <w:pPr>
        <w:rPr>
          <w:rFonts w:eastAsia="Calibri"/>
        </w:rPr>
      </w:pPr>
      <w:r>
        <w:rPr>
          <w:rFonts w:eastAsia="Calibri"/>
        </w:rPr>
        <w:lastRenderedPageBreak/>
        <w:t xml:space="preserve">Если перейти на вкладку «Статистика», то можно обнаружить пользовательскую статистику по работе на онлайн-платформе. На рисунке 4.9 представлены первые два графика из шести существующих на странице статистики. </w:t>
      </w:r>
    </w:p>
    <w:p w14:paraId="699EC570" w14:textId="676938AE" w:rsidR="008B253A" w:rsidRDefault="008B253A" w:rsidP="008B253A">
      <w:pPr>
        <w:pStyle w:val="afa"/>
        <w:rPr>
          <w:rFonts w:eastAsia="Calibri"/>
        </w:rPr>
      </w:pPr>
      <w:r w:rsidRPr="008B253A">
        <w:rPr>
          <w:rFonts w:eastAsia="Calibri"/>
        </w:rPr>
        <w:drawing>
          <wp:inline distT="0" distB="0" distL="0" distR="0" wp14:anchorId="6E8584FD" wp14:editId="3EB601A0">
            <wp:extent cx="4226005" cy="4399472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1061" cy="440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5815" w14:textId="54F52258" w:rsidR="008B253A" w:rsidRPr="008B253A" w:rsidRDefault="008B253A" w:rsidP="008B253A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534BA8">
        <w:rPr>
          <w:rFonts w:eastAsia="Calibri"/>
        </w:rPr>
        <w:t>9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Пользовательская статистика по решению задач</w:t>
      </w:r>
    </w:p>
    <w:p w14:paraId="3C6DB3EE" w14:textId="041E8E82" w:rsidR="00AD4737" w:rsidRPr="00CE3DFB" w:rsidRDefault="001A7471" w:rsidP="001A7471">
      <w:pPr>
        <w:rPr>
          <w:rFonts w:eastAsia="Calibri"/>
        </w:rPr>
      </w:pPr>
      <w:r>
        <w:rPr>
          <w:rFonts w:eastAsia="Calibri"/>
        </w:rPr>
        <w:t>Проверим добавление новых задач. Пусть тестовая задача будет называться «</w:t>
      </w:r>
      <w:r>
        <w:rPr>
          <w:rFonts w:eastAsia="Calibri"/>
          <w:lang w:val="en-US"/>
        </w:rPr>
        <w:t>test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problem</w:t>
      </w:r>
      <w:r>
        <w:rPr>
          <w:rFonts w:eastAsia="Calibri"/>
        </w:rPr>
        <w:t>». В контентном репозитории «</w:t>
      </w:r>
      <w:r>
        <w:rPr>
          <w:rFonts w:eastAsia="Calibri"/>
          <w:lang w:val="en-US"/>
        </w:rPr>
        <w:t>supreme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code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content</w:t>
      </w:r>
      <w:r>
        <w:rPr>
          <w:rFonts w:eastAsia="Calibri"/>
        </w:rPr>
        <w:t>»</w:t>
      </w:r>
      <w:r w:rsidRPr="001A7471">
        <w:rPr>
          <w:rFonts w:eastAsia="Calibri"/>
        </w:rPr>
        <w:t xml:space="preserve"> </w:t>
      </w:r>
      <w:r>
        <w:rPr>
          <w:rFonts w:eastAsia="Calibri"/>
        </w:rPr>
        <w:t>есть шаблон для создания задачи. Скопируйте его в удобное для вас место.</w:t>
      </w:r>
      <w:r w:rsidRPr="001A7471">
        <w:rPr>
          <w:rFonts w:eastAsia="Calibri"/>
        </w:rPr>
        <w:t xml:space="preserve"> </w:t>
      </w:r>
      <w:r>
        <w:rPr>
          <w:rFonts w:eastAsia="Calibri"/>
        </w:rPr>
        <w:t xml:space="preserve">Откройте </w:t>
      </w:r>
      <w:proofErr w:type="gramStart"/>
      <w:r>
        <w:rPr>
          <w:rFonts w:eastAsia="Calibri"/>
          <w:lang w:val="en-US"/>
        </w:rPr>
        <w:t>manifest</w:t>
      </w:r>
      <w:r w:rsidRPr="001A7471">
        <w:rPr>
          <w:rFonts w:eastAsia="Calibri"/>
        </w:rPr>
        <w:t>.</w:t>
      </w:r>
      <w:proofErr w:type="spellStart"/>
      <w:r>
        <w:rPr>
          <w:rFonts w:eastAsia="Calibri"/>
          <w:lang w:val="en-US"/>
        </w:rPr>
        <w:t>yaml</w:t>
      </w:r>
      <w:proofErr w:type="spellEnd"/>
      <w:proofErr w:type="gramEnd"/>
      <w:r>
        <w:rPr>
          <w:rFonts w:eastAsia="Calibri"/>
        </w:rPr>
        <w:t xml:space="preserve"> в редакторе код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IntelliJ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IDEA</w:t>
      </w:r>
      <w:r>
        <w:rPr>
          <w:rFonts w:eastAsia="Calibri"/>
        </w:rPr>
        <w:t>.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</w:rPr>
        <w:t xml:space="preserve">Выделим в атрибуте описания шаблон </w:t>
      </w:r>
      <w:proofErr w:type="gramStart"/>
      <w:r w:rsidR="00CE3DFB">
        <w:rPr>
          <w:rFonts w:eastAsia="Calibri"/>
          <w:lang w:val="en-US"/>
        </w:rPr>
        <w:t>Markdown</w:t>
      </w:r>
      <w:r w:rsidR="00C868EA" w:rsidRPr="00C868EA">
        <w:rPr>
          <w:rFonts w:eastAsia="Calibri"/>
        </w:rPr>
        <w:t>[</w:t>
      </w:r>
      <w:proofErr w:type="gramEnd"/>
      <w:r w:rsidR="00C868EA" w:rsidRPr="00C868EA">
        <w:rPr>
          <w:rFonts w:eastAsia="Calibri"/>
        </w:rPr>
        <w:t>17]</w:t>
      </w:r>
      <w:r w:rsidR="00CE3DFB">
        <w:rPr>
          <w:rFonts w:eastAsia="Calibri"/>
        </w:rPr>
        <w:t xml:space="preserve"> фрагмента и откроем его в отдельном окне с предпросмотром. Правая нижняя панель предпросмотра реагирует на редактирование </w:t>
      </w:r>
      <w:r w:rsidR="00CE3DFB">
        <w:rPr>
          <w:rFonts w:eastAsia="Calibri"/>
          <w:lang w:val="en-US"/>
        </w:rPr>
        <w:t>Markdown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</w:rPr>
        <w:t xml:space="preserve">разметки своевременным отображением результата. Попробуем отредактировать значение атрибута </w:t>
      </w:r>
      <w:r w:rsidR="00CE3DFB">
        <w:rPr>
          <w:rFonts w:eastAsia="Calibri"/>
          <w:lang w:val="en-US"/>
        </w:rPr>
        <w:t>difficulty</w:t>
      </w:r>
      <w:r w:rsidR="00CE3DFB">
        <w:rPr>
          <w:rFonts w:eastAsia="Calibri"/>
        </w:rPr>
        <w:t xml:space="preserve">. Среда </w:t>
      </w:r>
      <w:r w:rsidR="00CE3DFB">
        <w:rPr>
          <w:rFonts w:eastAsia="Calibri"/>
        </w:rPr>
        <w:lastRenderedPageBreak/>
        <w:t>разработки подсказывает возможные значения</w:t>
      </w:r>
      <w:r w:rsidR="00CE3DFB" w:rsidRPr="00CE3DFB">
        <w:rPr>
          <w:rFonts w:eastAsia="Calibri"/>
        </w:rPr>
        <w:t>:</w:t>
      </w:r>
      <w:r w:rsid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Easy</w:t>
      </w:r>
      <w:r w:rsidR="00CE3DFB" w:rsidRPr="00917B82">
        <w:rPr>
          <w:rFonts w:eastAsia="Calibri"/>
        </w:rPr>
        <w:t xml:space="preserve">, </w:t>
      </w:r>
      <w:r w:rsidR="00CE3DFB">
        <w:rPr>
          <w:rFonts w:eastAsia="Calibri"/>
          <w:lang w:val="en-US"/>
        </w:rPr>
        <w:t>Hard</w:t>
      </w:r>
      <w:r w:rsidR="00CE3DFB" w:rsidRPr="00917B82">
        <w:rPr>
          <w:rFonts w:eastAsia="Calibri"/>
        </w:rPr>
        <w:t xml:space="preserve">, </w:t>
      </w:r>
      <w:r w:rsidR="00CE3DFB">
        <w:rPr>
          <w:rFonts w:eastAsia="Calibri"/>
          <w:lang w:val="en-US"/>
        </w:rPr>
        <w:t>Normal</w:t>
      </w:r>
      <w:r w:rsidR="00CE3DFB">
        <w:rPr>
          <w:rFonts w:eastAsia="Calibri"/>
        </w:rPr>
        <w:t xml:space="preserve">. </w:t>
      </w:r>
      <w:r w:rsidR="00605CF1">
        <w:rPr>
          <w:rFonts w:eastAsia="Calibri"/>
        </w:rPr>
        <w:t>Все перечисленное представлено на рисунке 4.10.</w:t>
      </w:r>
    </w:p>
    <w:p w14:paraId="43BDDF04" w14:textId="389B89DA" w:rsidR="001A7471" w:rsidRDefault="00CE3DFB" w:rsidP="001A7471">
      <w:pPr>
        <w:pStyle w:val="afa"/>
        <w:rPr>
          <w:rFonts w:eastAsia="Calibri"/>
          <w:lang w:val="en-US"/>
        </w:rPr>
      </w:pPr>
      <w:r w:rsidRPr="00CE3DFB">
        <w:rPr>
          <w:rFonts w:eastAsia="Calibri"/>
        </w:rPr>
        <w:drawing>
          <wp:inline distT="0" distB="0" distL="0" distR="0" wp14:anchorId="42044311" wp14:editId="74D021BA">
            <wp:extent cx="5940425" cy="415099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5F6A" w14:textId="750D3ACA" w:rsidR="001A7471" w:rsidRDefault="001A7471" w:rsidP="001A7471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534BA8">
        <w:rPr>
          <w:rFonts w:eastAsia="Calibri"/>
        </w:rPr>
        <w:t>10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974E85">
        <w:rPr>
          <w:rFonts w:eastAsia="Calibri"/>
        </w:rPr>
        <w:t>Окно редактирования задачи</w:t>
      </w:r>
    </w:p>
    <w:p w14:paraId="10CD0036" w14:textId="7FC8034C" w:rsidR="00870470" w:rsidRDefault="00870470" w:rsidP="00870470">
      <w:pPr>
        <w:rPr>
          <w:rFonts w:eastAsia="Calibri"/>
        </w:rPr>
      </w:pPr>
      <w:r>
        <w:rPr>
          <w:rFonts w:eastAsia="Calibri"/>
        </w:rPr>
        <w:t xml:space="preserve">Далее скопируйте из шаблона задачи папку </w:t>
      </w:r>
      <w:r w:rsidRPr="00870470">
        <w:rPr>
          <w:rFonts w:eastAsia="Calibri"/>
        </w:rPr>
        <w:t>/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. Напишите шаблон решения в файл </w:t>
      </w:r>
      <w:r>
        <w:rPr>
          <w:rFonts w:eastAsia="Calibri"/>
          <w:lang w:val="en-US"/>
        </w:rPr>
        <w:t>Solution</w:t>
      </w:r>
      <w:r w:rsidRPr="00870470">
        <w:rPr>
          <w:rFonts w:eastAsia="Calibri"/>
        </w:rPr>
        <w:t>.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 и тесты для решения в </w:t>
      </w:r>
      <w:proofErr w:type="spellStart"/>
      <w:r>
        <w:rPr>
          <w:rFonts w:eastAsia="Calibri"/>
          <w:lang w:val="en-US"/>
        </w:rPr>
        <w:t>JunitTest</w:t>
      </w:r>
      <w:proofErr w:type="spellEnd"/>
      <w:r w:rsidRPr="00870470">
        <w:rPr>
          <w:rFonts w:eastAsia="Calibri"/>
        </w:rPr>
        <w:t>.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. Если выполнить все необходимое шаги, то задача появится на странице со списком задач, имея язык 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, как возможный для решения. </w:t>
      </w:r>
    </w:p>
    <w:p w14:paraId="4B7D0096" w14:textId="249DD5FE" w:rsidR="00165078" w:rsidRDefault="00165078" w:rsidP="00165078">
      <w:pPr>
        <w:pStyle w:val="2"/>
        <w:rPr>
          <w:rFonts w:eastAsiaTheme="minorHAnsi"/>
          <w:lang w:eastAsia="en-US"/>
        </w:rPr>
      </w:pPr>
      <w:bookmarkStart w:id="457" w:name="_Toc167623511"/>
      <w:r>
        <w:rPr>
          <w:rFonts w:eastAsiaTheme="minorHAnsi"/>
          <w:lang w:eastAsia="en-US"/>
        </w:rPr>
        <w:t>4</w:t>
      </w:r>
      <w:r w:rsidRPr="00385AD6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>2 Вывод по главе</w:t>
      </w:r>
      <w:bookmarkEnd w:id="457"/>
    </w:p>
    <w:p w14:paraId="040B7262" w14:textId="67202479" w:rsidR="00165078" w:rsidRDefault="00165078" w:rsidP="00165078">
      <w:r>
        <w:t>В этой главе было произведен</w:t>
      </w:r>
      <w:r w:rsidR="009220AE">
        <w:t xml:space="preserve">а демонстрация </w:t>
      </w:r>
      <w:r>
        <w:t>функционал</w:t>
      </w:r>
      <w:r w:rsidR="009220AE">
        <w:t>а</w:t>
      </w:r>
      <w:r>
        <w:t xml:space="preserve"> онлайн-платформы «</w:t>
      </w:r>
      <w:proofErr w:type="spellStart"/>
      <w:r>
        <w:rPr>
          <w:lang w:val="en-US"/>
        </w:rPr>
        <w:t>SupremeCode</w:t>
      </w:r>
      <w:proofErr w:type="spellEnd"/>
      <w:r>
        <w:t>»</w:t>
      </w:r>
      <w:r w:rsidR="005D47BB">
        <w:t xml:space="preserve">. </w:t>
      </w:r>
    </w:p>
    <w:p w14:paraId="22AAB787" w14:textId="505D9C16" w:rsidR="005D47BB" w:rsidRDefault="001553C9" w:rsidP="005D47BB">
      <w:r>
        <w:t>Был продемонстрирован процесс работы с онлайн-платформы</w:t>
      </w:r>
      <w:r w:rsidR="005D47BB" w:rsidRPr="005D47BB">
        <w:t xml:space="preserve">: от мотивирующего контента на главной странице до регистрации, а затем к списку задач. После выбора задачи мы получаем детальное описание с </w:t>
      </w:r>
      <w:r w:rsidR="005D47BB" w:rsidRPr="005D47BB">
        <w:lastRenderedPageBreak/>
        <w:t>примерами данных и ограничениями. Затем мы можем выбрать язык программирования и запустить решение задачи. Результаты тестирования отображаются динамически. Мы также можем пригласить друга для совместного редактирования кода задачи. Для программирования без задач предусмотрена страница онлайн-компилятора. Добавление новых задач проще благодаря шаблонам в контентном репозитории.</w:t>
      </w:r>
    </w:p>
    <w:p w14:paraId="562729EB" w14:textId="79DE4B7C" w:rsidR="00165078" w:rsidRPr="00165078" w:rsidRDefault="00165078" w:rsidP="005D47BB">
      <w:pPr>
        <w:rPr>
          <w:rFonts w:eastAsiaTheme="minorHAnsi"/>
          <w:lang w:eastAsia="en-US"/>
        </w:rPr>
      </w:pPr>
      <w:r>
        <w:t xml:space="preserve">В результате </w:t>
      </w:r>
      <w:r w:rsidR="005D47BB">
        <w:t>проведенно</w:t>
      </w:r>
      <w:r w:rsidR="00F55B9E">
        <w:t xml:space="preserve">й демонстрации </w:t>
      </w:r>
      <w:r w:rsidR="005D47BB">
        <w:t xml:space="preserve">можно </w:t>
      </w:r>
      <w:r>
        <w:t>сдела</w:t>
      </w:r>
      <w:r w:rsidR="005D47BB">
        <w:t>ть</w:t>
      </w:r>
      <w:r>
        <w:t xml:space="preserve"> вывод</w:t>
      </w:r>
      <w:r w:rsidR="005D47BB">
        <w:t>, чт</w:t>
      </w:r>
      <w:r>
        <w:t xml:space="preserve">о </w:t>
      </w:r>
      <w:r w:rsidR="005D47BB">
        <w:t xml:space="preserve">основные функции реализованы в том виде, в котором, предполагали поставленные требования. </w:t>
      </w:r>
    </w:p>
    <w:p w14:paraId="373370D9" w14:textId="77777777" w:rsidR="00165078" w:rsidRPr="00870470" w:rsidRDefault="00165078" w:rsidP="00870470">
      <w:pPr>
        <w:rPr>
          <w:rFonts w:eastAsia="Calibri"/>
        </w:rPr>
      </w:pPr>
    </w:p>
    <w:p w14:paraId="7332394A" w14:textId="0785BE88" w:rsidR="00994A67" w:rsidRDefault="00994A67">
      <w:pPr>
        <w:shd w:val="clear" w:color="auto" w:fill="auto"/>
        <w:spacing w:after="160" w:line="259" w:lineRule="auto"/>
        <w:ind w:firstLine="0"/>
        <w:jc w:val="left"/>
        <w:textAlignment w:val="auto"/>
        <w:rPr>
          <w:rFonts w:eastAsia="Calibri"/>
        </w:rPr>
      </w:pPr>
      <w:r>
        <w:rPr>
          <w:rFonts w:eastAsia="Calibri"/>
        </w:rPr>
        <w:br w:type="page"/>
      </w:r>
    </w:p>
    <w:p w14:paraId="2FC0A5FE" w14:textId="77777777" w:rsidR="00F13179" w:rsidRDefault="00F13179" w:rsidP="00F13179">
      <w:pPr>
        <w:pStyle w:val="1"/>
      </w:pPr>
      <w:bookmarkStart w:id="458" w:name="_Toc167623512"/>
      <w:r w:rsidRPr="00994A67">
        <w:rPr>
          <w:rFonts w:eastAsia="Calibri"/>
        </w:rPr>
        <w:lastRenderedPageBreak/>
        <w:t xml:space="preserve">5 </w:t>
      </w:r>
      <w:r>
        <w:t>Экономическое обоснование разработки</w:t>
      </w:r>
      <w:r w:rsidRPr="00994A67">
        <w:t xml:space="preserve"> </w:t>
      </w:r>
      <w:r>
        <w:t>онлайн-платформы «</w:t>
      </w:r>
      <w:proofErr w:type="spellStart"/>
      <w:r>
        <w:rPr>
          <w:lang w:val="en-US"/>
        </w:rPr>
        <w:t>SupremeCode</w:t>
      </w:r>
      <w:proofErr w:type="spellEnd"/>
      <w:r>
        <w:t>»</w:t>
      </w:r>
      <w:bookmarkEnd w:id="458"/>
    </w:p>
    <w:p w14:paraId="0CACBD4B" w14:textId="77777777" w:rsidR="00F13179" w:rsidRDefault="00F13179" w:rsidP="00F13179">
      <w:pPr>
        <w:pStyle w:val="2"/>
        <w:rPr>
          <w:rFonts w:eastAsia="Calibri"/>
        </w:rPr>
      </w:pPr>
      <w:bookmarkStart w:id="459" w:name="_Toc167623513"/>
      <w:r>
        <w:rPr>
          <w:rFonts w:eastAsia="Calibri"/>
        </w:rPr>
        <w:t>5.1 Основные аспекты реализации работы</w:t>
      </w:r>
      <w:bookmarkEnd w:id="459"/>
    </w:p>
    <w:p w14:paraId="59E6ACAD" w14:textId="77777777" w:rsidR="00F13179" w:rsidRPr="00CA268B" w:rsidRDefault="00F13179" w:rsidP="00F13179">
      <w:r>
        <w:t>Цель данной работы – создать онлайн-платформу «</w:t>
      </w:r>
      <w:proofErr w:type="spellStart"/>
      <w:r>
        <w:rPr>
          <w:lang w:val="en-US"/>
        </w:rPr>
        <w:t>SupremeCode</w:t>
      </w:r>
      <w:proofErr w:type="spellEnd"/>
      <w:r>
        <w:t xml:space="preserve">» для упрощения процесса обучения программированию за счет использования образовательной онлайн-платформы. Платформа позволяет ознакомиться с задачами, запрограммировать решение, отправить на автоматическую проверку решения. Программный продукт ускоряет обучение за счет сокращения времени на проверку решений. Актуальность обусловлена высоким спросом на интернет-образование в сфере </w:t>
      </w:r>
      <w:r>
        <w:rPr>
          <w:lang w:val="en-US"/>
        </w:rPr>
        <w:t>IT</w:t>
      </w:r>
      <w:r>
        <w:t xml:space="preserve">. Уникальность платформы заключается в возможности решения задач на разных языках программирования, возможности запускать программы вне решения задач, совместного программирования решения, а также возможности предлагать задачи. </w:t>
      </w:r>
    </w:p>
    <w:p w14:paraId="017B5F2A" w14:textId="77777777" w:rsidR="00F13179" w:rsidRDefault="00F13179" w:rsidP="00F13179">
      <w:pPr>
        <w:pStyle w:val="2"/>
      </w:pPr>
      <w:bookmarkStart w:id="460" w:name="_Toc167623514"/>
      <w:r w:rsidRPr="006D14BE">
        <w:t>5.2 Характеристика</w:t>
      </w:r>
      <w:r>
        <w:t xml:space="preserve"> программного продукта</w:t>
      </w:r>
      <w:r w:rsidRPr="006D14BE">
        <w:t xml:space="preserve"> с позиции маркетинга</w:t>
      </w:r>
      <w:bookmarkEnd w:id="460"/>
    </w:p>
    <w:p w14:paraId="74FE7A76" w14:textId="77777777" w:rsidR="00F13179" w:rsidRDefault="00F13179" w:rsidP="00F13179">
      <w:r>
        <w:t xml:space="preserve">Программный продукт, созданный в ходе выполнения данной работы, является онлайн-платформой доступной из любого современного веб-браузера. </w:t>
      </w:r>
    </w:p>
    <w:p w14:paraId="61AD0783" w14:textId="77777777" w:rsidR="00F13179" w:rsidRDefault="00F13179" w:rsidP="00F13179">
      <w:r>
        <w:t>Перечислим основные требования, предъявляемые к программному продукту в целом:</w:t>
      </w:r>
    </w:p>
    <w:p w14:paraId="460621B4" w14:textId="77777777" w:rsidR="00F13179" w:rsidRDefault="00F13179" w:rsidP="00F13179">
      <w:pPr>
        <w:pStyle w:val="a"/>
      </w:pPr>
      <w:r>
        <w:t>возможность получить информацию о задачах;</w:t>
      </w:r>
    </w:p>
    <w:p w14:paraId="7447CC8E" w14:textId="77777777" w:rsidR="00F13179" w:rsidRDefault="00F13179" w:rsidP="00F13179">
      <w:pPr>
        <w:pStyle w:val="a"/>
      </w:pPr>
      <w:r>
        <w:t>возможность предоставить решение для задачи;</w:t>
      </w:r>
    </w:p>
    <w:p w14:paraId="017F5F72" w14:textId="77777777" w:rsidR="00F13179" w:rsidRDefault="00F13179" w:rsidP="00F13179">
      <w:pPr>
        <w:pStyle w:val="a"/>
      </w:pPr>
      <w:r>
        <w:t>сохранение предоставленных решений в базу данных;</w:t>
      </w:r>
    </w:p>
    <w:p w14:paraId="0E7D55A2" w14:textId="77777777" w:rsidR="00F13179" w:rsidRDefault="00F13179" w:rsidP="00F13179">
      <w:pPr>
        <w:pStyle w:val="a"/>
      </w:pPr>
      <w:r>
        <w:t>предоставление платформой статистики по решению задач;</w:t>
      </w:r>
    </w:p>
    <w:p w14:paraId="794AEAB0" w14:textId="77777777" w:rsidR="00F13179" w:rsidRDefault="00F13179" w:rsidP="00F13179">
      <w:pPr>
        <w:pStyle w:val="a"/>
      </w:pPr>
      <w:r>
        <w:t>возможность добавить новую задачу на платформу.</w:t>
      </w:r>
    </w:p>
    <w:p w14:paraId="4A1A482D" w14:textId="77777777" w:rsidR="00F13179" w:rsidRDefault="00F13179" w:rsidP="00F13179">
      <w:r w:rsidRPr="005D7679">
        <w:lastRenderedPageBreak/>
        <w:t>Перечислим основные требования, предъявляемые к интерфейсу пользователя</w:t>
      </w:r>
      <w:r>
        <w:t>:</w:t>
      </w:r>
    </w:p>
    <w:p w14:paraId="6D4FCDAC" w14:textId="77777777" w:rsidR="00F13179" w:rsidRDefault="00F13179" w:rsidP="00F13179">
      <w:pPr>
        <w:pStyle w:val="a"/>
      </w:pPr>
      <w:r>
        <w:t>наличие интуитивно понятной навигации по платформе;</w:t>
      </w:r>
    </w:p>
    <w:p w14:paraId="29922BD5" w14:textId="77777777" w:rsidR="00F13179" w:rsidRDefault="00F13179" w:rsidP="00F13179">
      <w:pPr>
        <w:pStyle w:val="a"/>
      </w:pPr>
      <w:r>
        <w:t>окно для написания программного кода;</w:t>
      </w:r>
    </w:p>
    <w:p w14:paraId="67A85707" w14:textId="77777777" w:rsidR="00F13179" w:rsidRDefault="00F13179" w:rsidP="00F13179">
      <w:pPr>
        <w:pStyle w:val="a"/>
      </w:pPr>
      <w:r>
        <w:t>отображение графиков по статистике на платформе.</w:t>
      </w:r>
    </w:p>
    <w:p w14:paraId="401FA0C7" w14:textId="77777777" w:rsidR="00F13179" w:rsidRDefault="00F13179" w:rsidP="00F13179">
      <w:r>
        <w:t>Результаты рассмотрения характеристик ПП с позиции маркетинга представлены на рисунке 5.1.</w:t>
      </w:r>
    </w:p>
    <w:p w14:paraId="1867C817" w14:textId="77777777" w:rsidR="00F13179" w:rsidRDefault="00F13179" w:rsidP="00F13179">
      <w:pPr>
        <w:pStyle w:val="afa"/>
      </w:pPr>
      <w:r w:rsidRPr="003F333F">
        <w:drawing>
          <wp:inline distT="0" distB="0" distL="0" distR="0" wp14:anchorId="19569335" wp14:editId="295A2462">
            <wp:extent cx="4938188" cy="4892464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CD01" w14:textId="77777777" w:rsidR="00F13179" w:rsidRDefault="00F13179" w:rsidP="00F13179">
      <w:pPr>
        <w:pStyle w:val="afb"/>
      </w:pPr>
      <w:r>
        <w:t>Рисунок 5.1 – Маркетинговая ориентация программного продукта</w:t>
      </w:r>
    </w:p>
    <w:p w14:paraId="558C9779" w14:textId="77777777" w:rsidR="00F13179" w:rsidRPr="0007089D" w:rsidRDefault="00F13179" w:rsidP="00F13179"/>
    <w:p w14:paraId="0D9BDD51" w14:textId="77777777" w:rsidR="00F13179" w:rsidRPr="0007089D" w:rsidRDefault="00F13179" w:rsidP="00F13179">
      <w:pPr>
        <w:pStyle w:val="2"/>
      </w:pPr>
      <w:bookmarkStart w:id="461" w:name="_Toc167623515"/>
      <w:r>
        <w:lastRenderedPageBreak/>
        <w:t>5.3 Стратегический маркетинговый анализ целесообразности применения программного продукта</w:t>
      </w:r>
      <w:bookmarkEnd w:id="461"/>
    </w:p>
    <w:p w14:paraId="2F863688" w14:textId="77777777" w:rsidR="00F13179" w:rsidRDefault="00F13179" w:rsidP="00F13179">
      <w:r>
        <w:t xml:space="preserve">Для определения целесообразности применения разработанного программного средства с позиции стратегического маркетинга был проведен SWOT-анализ. SWOT-метод анализа в стратегическом планировании, заключающийся в разделении факторов и явлений на четыре категории: </w:t>
      </w:r>
      <w:proofErr w:type="spellStart"/>
      <w:r>
        <w:t>strengths</w:t>
      </w:r>
      <w:proofErr w:type="spellEnd"/>
      <w:r>
        <w:t xml:space="preserve"> (сильные стороны), </w:t>
      </w:r>
      <w:proofErr w:type="spellStart"/>
      <w:r>
        <w:t>weaknesses</w:t>
      </w:r>
      <w:proofErr w:type="spellEnd"/>
      <w:r>
        <w:t xml:space="preserve"> (слабые стороны), </w:t>
      </w:r>
      <w:proofErr w:type="spellStart"/>
      <w:r>
        <w:t>opportunities</w:t>
      </w:r>
      <w:proofErr w:type="spellEnd"/>
      <w:r>
        <w:t xml:space="preserve"> (возможности) и </w:t>
      </w:r>
      <w:proofErr w:type="spellStart"/>
      <w:r>
        <w:t>threats</w:t>
      </w:r>
      <w:proofErr w:type="spellEnd"/>
      <w:r>
        <w:t xml:space="preserve"> (угрозы). Для определения сильных и слабых сторон организации в аспекте внедрения разработанного ПО в таблице 5.1 были определены стратегические определяющие для SWOT-анализа.</w:t>
      </w:r>
    </w:p>
    <w:p w14:paraId="4AE6CB88" w14:textId="77777777" w:rsidR="00F13179" w:rsidRPr="00E516B0" w:rsidRDefault="00F13179" w:rsidP="00F13179">
      <w:pPr>
        <w:pStyle w:val="afe"/>
      </w:pPr>
      <w:r>
        <w:t xml:space="preserve">Таблица 5.1 – </w:t>
      </w:r>
      <w:r>
        <w:rPr>
          <w:lang w:val="en-US"/>
        </w:rPr>
        <w:t>SWOT</w:t>
      </w:r>
      <w:r>
        <w:t>-анализ возможности внедрения ПП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13179" w14:paraId="4DC85CB9" w14:textId="77777777" w:rsidTr="00B732A4">
        <w:tc>
          <w:tcPr>
            <w:tcW w:w="4672" w:type="dxa"/>
          </w:tcPr>
          <w:p w14:paraId="131B0F3A" w14:textId="77777777" w:rsidR="00F13179" w:rsidRPr="00F26EDD" w:rsidRDefault="00F13179" w:rsidP="00B732A4">
            <w:pPr>
              <w:pStyle w:val="aff0"/>
              <w:jc w:val="center"/>
            </w:pPr>
            <w:r w:rsidRPr="00F26EDD">
              <w:t>Возможности</w:t>
            </w:r>
          </w:p>
        </w:tc>
        <w:tc>
          <w:tcPr>
            <w:tcW w:w="4673" w:type="dxa"/>
          </w:tcPr>
          <w:p w14:paraId="1023F05A" w14:textId="77777777" w:rsidR="00F13179" w:rsidRPr="00F26EDD" w:rsidRDefault="00F13179" w:rsidP="00B732A4">
            <w:pPr>
              <w:pStyle w:val="aff0"/>
              <w:jc w:val="center"/>
            </w:pPr>
            <w:r w:rsidRPr="00F26EDD">
              <w:t>Угрозы</w:t>
            </w:r>
          </w:p>
        </w:tc>
      </w:tr>
      <w:tr w:rsidR="00F13179" w14:paraId="0E05480C" w14:textId="77777777" w:rsidTr="00B732A4">
        <w:tc>
          <w:tcPr>
            <w:tcW w:w="4672" w:type="dxa"/>
          </w:tcPr>
          <w:p w14:paraId="1A9A0F9C" w14:textId="77777777" w:rsidR="00F13179" w:rsidRDefault="00F13179" w:rsidP="00B732A4">
            <w:pPr>
              <w:pStyle w:val="aff0"/>
              <w:numPr>
                <w:ilvl w:val="0"/>
                <w:numId w:val="3"/>
              </w:numPr>
              <w:ind w:left="313" w:hanging="313"/>
            </w:pPr>
            <w:r>
              <w:t>Изолированность запускаемых программ;</w:t>
            </w:r>
          </w:p>
          <w:p w14:paraId="23558474" w14:textId="77777777" w:rsidR="00F13179" w:rsidRDefault="00F13179" w:rsidP="00B732A4">
            <w:pPr>
              <w:pStyle w:val="aff0"/>
              <w:numPr>
                <w:ilvl w:val="0"/>
                <w:numId w:val="3"/>
              </w:numPr>
              <w:ind w:left="313" w:hanging="313"/>
            </w:pPr>
            <w:r>
              <w:t>Добавление системы комментирования задач.</w:t>
            </w:r>
          </w:p>
        </w:tc>
        <w:tc>
          <w:tcPr>
            <w:tcW w:w="4673" w:type="dxa"/>
          </w:tcPr>
          <w:p w14:paraId="22C71322" w14:textId="77777777" w:rsidR="00F13179" w:rsidRDefault="00F13179" w:rsidP="00B732A4">
            <w:pPr>
              <w:pStyle w:val="aff0"/>
              <w:numPr>
                <w:ilvl w:val="0"/>
                <w:numId w:val="4"/>
              </w:numPr>
              <w:ind w:left="320" w:hanging="320"/>
            </w:pPr>
            <w:r>
              <w:t>Необходимость в дорогом серверном оборудовании, поддерживающем виртуализацию;</w:t>
            </w:r>
          </w:p>
          <w:p w14:paraId="4A35D3A5" w14:textId="77777777" w:rsidR="00F13179" w:rsidRDefault="00F13179" w:rsidP="00B732A4">
            <w:pPr>
              <w:pStyle w:val="aff0"/>
              <w:numPr>
                <w:ilvl w:val="0"/>
                <w:numId w:val="4"/>
              </w:numPr>
              <w:ind w:left="320" w:hanging="320"/>
            </w:pPr>
            <w:r>
              <w:t xml:space="preserve">Замедление платформы при резком увеличении количества пользователей. </w:t>
            </w:r>
          </w:p>
        </w:tc>
      </w:tr>
      <w:tr w:rsidR="00F13179" w14:paraId="4CCF158C" w14:textId="77777777" w:rsidTr="00B732A4">
        <w:tc>
          <w:tcPr>
            <w:tcW w:w="4672" w:type="dxa"/>
          </w:tcPr>
          <w:p w14:paraId="7BA9A56F" w14:textId="77777777" w:rsidR="00F13179" w:rsidRPr="00F26EDD" w:rsidRDefault="00F13179" w:rsidP="00B732A4">
            <w:pPr>
              <w:pStyle w:val="aff0"/>
              <w:jc w:val="center"/>
            </w:pPr>
            <w:r w:rsidRPr="00F26EDD">
              <w:t>Сильные стороны</w:t>
            </w:r>
          </w:p>
        </w:tc>
        <w:tc>
          <w:tcPr>
            <w:tcW w:w="4673" w:type="dxa"/>
          </w:tcPr>
          <w:p w14:paraId="363C928E" w14:textId="77777777" w:rsidR="00F13179" w:rsidRPr="00F26EDD" w:rsidRDefault="00F13179" w:rsidP="00B732A4">
            <w:pPr>
              <w:pStyle w:val="aff0"/>
              <w:jc w:val="center"/>
            </w:pPr>
            <w:r w:rsidRPr="00F26EDD">
              <w:t>Слабые стороны</w:t>
            </w:r>
          </w:p>
        </w:tc>
      </w:tr>
      <w:tr w:rsidR="00F13179" w14:paraId="22F9E28B" w14:textId="77777777" w:rsidTr="00B732A4">
        <w:tc>
          <w:tcPr>
            <w:tcW w:w="4672" w:type="dxa"/>
          </w:tcPr>
          <w:p w14:paraId="3F7A6C08" w14:textId="77777777" w:rsidR="00F13179" w:rsidRDefault="00F13179" w:rsidP="00B732A4">
            <w:pPr>
              <w:pStyle w:val="aff0"/>
              <w:numPr>
                <w:ilvl w:val="0"/>
                <w:numId w:val="5"/>
              </w:numPr>
              <w:ind w:left="313" w:hanging="313"/>
            </w:pPr>
            <w:r>
              <w:t>Автоматическая проверка решенных задач;</w:t>
            </w:r>
          </w:p>
          <w:p w14:paraId="568F5662" w14:textId="77777777" w:rsidR="00F13179" w:rsidRDefault="00F13179" w:rsidP="00B732A4">
            <w:pPr>
              <w:pStyle w:val="aff0"/>
              <w:numPr>
                <w:ilvl w:val="0"/>
                <w:numId w:val="5"/>
              </w:numPr>
              <w:ind w:left="313" w:hanging="313"/>
            </w:pPr>
            <w:r>
              <w:t>Высокая отказоустойчивость;</w:t>
            </w:r>
          </w:p>
          <w:p w14:paraId="53F1C185" w14:textId="77777777" w:rsidR="00F13179" w:rsidRDefault="00F13179" w:rsidP="00B732A4">
            <w:pPr>
              <w:pStyle w:val="aff0"/>
              <w:numPr>
                <w:ilvl w:val="0"/>
                <w:numId w:val="5"/>
              </w:numPr>
              <w:ind w:left="313" w:hanging="313"/>
            </w:pPr>
            <w:r>
              <w:t>Удобный интерфейс;</w:t>
            </w:r>
          </w:p>
          <w:p w14:paraId="7C99F5F0" w14:textId="77777777" w:rsidR="00F13179" w:rsidRDefault="00F13179" w:rsidP="00B732A4">
            <w:pPr>
              <w:pStyle w:val="aff0"/>
              <w:numPr>
                <w:ilvl w:val="0"/>
                <w:numId w:val="5"/>
              </w:numPr>
              <w:ind w:left="313" w:hanging="313"/>
            </w:pPr>
            <w:r>
              <w:t>Возможность предлагать свои задачи.</w:t>
            </w:r>
          </w:p>
        </w:tc>
        <w:tc>
          <w:tcPr>
            <w:tcW w:w="4673" w:type="dxa"/>
          </w:tcPr>
          <w:p w14:paraId="397CE43C" w14:textId="77777777" w:rsidR="00F13179" w:rsidRDefault="00F13179" w:rsidP="00B732A4">
            <w:pPr>
              <w:pStyle w:val="aff0"/>
              <w:numPr>
                <w:ilvl w:val="0"/>
                <w:numId w:val="6"/>
              </w:numPr>
              <w:ind w:left="320" w:hanging="320"/>
            </w:pPr>
            <w:r w:rsidRPr="004E6197">
              <w:t>Отсутствие опыта реализации глобальных проектов</w:t>
            </w:r>
            <w:r>
              <w:t>;</w:t>
            </w:r>
          </w:p>
          <w:p w14:paraId="074CA8F1" w14:textId="77777777" w:rsidR="00F13179" w:rsidRDefault="00F13179" w:rsidP="00B732A4">
            <w:pPr>
              <w:pStyle w:val="aff0"/>
              <w:numPr>
                <w:ilvl w:val="0"/>
                <w:numId w:val="6"/>
              </w:numPr>
              <w:ind w:left="320" w:hanging="320"/>
            </w:pPr>
            <w:r w:rsidRPr="004E6197">
              <w:t>Отсутствие яркого имиджа.</w:t>
            </w:r>
            <w:r>
              <w:t xml:space="preserve"> </w:t>
            </w:r>
          </w:p>
        </w:tc>
      </w:tr>
    </w:tbl>
    <w:p w14:paraId="6774C2CA" w14:textId="77777777" w:rsidR="00F13179" w:rsidRDefault="00F13179" w:rsidP="00F13179">
      <w:pPr>
        <w:pStyle w:val="afff3"/>
        <w:spacing w:before="240"/>
      </w:pPr>
      <w:r>
        <w:t>В результате проведения анализа была доказана целесообразность применения данного программного продукта.</w:t>
      </w:r>
    </w:p>
    <w:p w14:paraId="0561A67D" w14:textId="77777777" w:rsidR="00F13179" w:rsidRPr="0007089D" w:rsidRDefault="00F13179" w:rsidP="00F13179">
      <w:pPr>
        <w:pStyle w:val="2"/>
      </w:pPr>
      <w:bookmarkStart w:id="462" w:name="_Toc167623516"/>
      <w:r>
        <w:t xml:space="preserve">5.4 </w:t>
      </w:r>
      <w:r w:rsidRPr="002A066F">
        <w:t>Определение продолжительности работ по разработке программного продукта</w:t>
      </w:r>
      <w:bookmarkEnd w:id="462"/>
    </w:p>
    <w:p w14:paraId="0E3CBA7E" w14:textId="77777777" w:rsidR="00F13179" w:rsidRDefault="00F13179" w:rsidP="00F13179">
      <w:r>
        <w:t xml:space="preserve">Для определения продолжительности работ по разработке программного продукта был составлен перечь работ и была определена их продолжительность. В разработке программного продукта принимали участие преподаватели-консультанты, руководитель и программист. </w:t>
      </w:r>
    </w:p>
    <w:p w14:paraId="4ACB2646" w14:textId="77777777" w:rsidR="00F13179" w:rsidRDefault="00F13179" w:rsidP="00F13179">
      <w:r>
        <w:lastRenderedPageBreak/>
        <w:t>Определение этапов разработки и их продолжительности представлены в таблице 5.2.</w:t>
      </w:r>
    </w:p>
    <w:p w14:paraId="6E88359A" w14:textId="77777777" w:rsidR="00F13179" w:rsidRDefault="00F13179" w:rsidP="00F13179">
      <w:pPr>
        <w:pStyle w:val="afe"/>
      </w:pPr>
      <w:r>
        <w:t>Таблица 5.2 – Определение этапов разработки и их продолжительности</w:t>
      </w:r>
    </w:p>
    <w:tbl>
      <w:tblPr>
        <w:tblStyle w:val="aa"/>
        <w:tblW w:w="9351" w:type="dxa"/>
        <w:tblLayout w:type="fixed"/>
        <w:tblLook w:val="04A0" w:firstRow="1" w:lastRow="0" w:firstColumn="1" w:lastColumn="0" w:noHBand="0" w:noVBand="1"/>
      </w:tblPr>
      <w:tblGrid>
        <w:gridCol w:w="473"/>
        <w:gridCol w:w="1932"/>
        <w:gridCol w:w="3119"/>
        <w:gridCol w:w="708"/>
        <w:gridCol w:w="709"/>
        <w:gridCol w:w="709"/>
        <w:gridCol w:w="1701"/>
      </w:tblGrid>
      <w:tr w:rsidR="00F13179" w:rsidRPr="0010662C" w14:paraId="4137ADDC" w14:textId="77777777" w:rsidTr="00B732A4">
        <w:trPr>
          <w:trHeight w:val="301"/>
        </w:trPr>
        <w:tc>
          <w:tcPr>
            <w:tcW w:w="473" w:type="dxa"/>
            <w:vMerge w:val="restart"/>
            <w:vAlign w:val="center"/>
          </w:tcPr>
          <w:p w14:paraId="7A7D3D8B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№</w:t>
            </w:r>
          </w:p>
        </w:tc>
        <w:tc>
          <w:tcPr>
            <w:tcW w:w="1932" w:type="dxa"/>
            <w:vMerge w:val="restart"/>
            <w:vAlign w:val="center"/>
          </w:tcPr>
          <w:p w14:paraId="31AEED37" w14:textId="77777777" w:rsidR="00F13179" w:rsidRPr="0010662C" w:rsidRDefault="00F13179" w:rsidP="00B732A4">
            <w:pPr>
              <w:shd w:val="clear" w:color="auto" w:fill="auto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Этапы</w:t>
            </w:r>
          </w:p>
        </w:tc>
        <w:tc>
          <w:tcPr>
            <w:tcW w:w="3119" w:type="dxa"/>
            <w:vMerge w:val="restart"/>
            <w:vAlign w:val="center"/>
          </w:tcPr>
          <w:p w14:paraId="1ECF2A3A" w14:textId="77777777" w:rsidR="00F13179" w:rsidRPr="0010662C" w:rsidRDefault="00F13179" w:rsidP="00B732A4">
            <w:pPr>
              <w:shd w:val="clear" w:color="auto" w:fill="auto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Виды работ</w:t>
            </w:r>
          </w:p>
        </w:tc>
        <w:tc>
          <w:tcPr>
            <w:tcW w:w="2126" w:type="dxa"/>
            <w:gridSpan w:val="3"/>
            <w:vAlign w:val="center"/>
          </w:tcPr>
          <w:p w14:paraId="0C93C558" w14:textId="77777777" w:rsidR="00F13179" w:rsidRPr="0010662C" w:rsidRDefault="00F13179" w:rsidP="00B732A4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Длительность работ, час</w:t>
            </w:r>
          </w:p>
        </w:tc>
        <w:tc>
          <w:tcPr>
            <w:tcW w:w="1701" w:type="dxa"/>
            <w:vMerge w:val="restart"/>
            <w:vAlign w:val="center"/>
          </w:tcPr>
          <w:p w14:paraId="1C068561" w14:textId="77777777" w:rsidR="00F13179" w:rsidRPr="0010662C" w:rsidRDefault="00F13179" w:rsidP="00B732A4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Исполнители</w:t>
            </w:r>
            <w:r w:rsidRPr="0010662C">
              <w:rPr>
                <w:sz w:val="24"/>
                <w:szCs w:val="24"/>
                <w:lang w:val="en-US"/>
              </w:rPr>
              <w:t xml:space="preserve">, </w:t>
            </w:r>
            <w:r w:rsidRPr="0010662C">
              <w:rPr>
                <w:sz w:val="24"/>
                <w:szCs w:val="24"/>
              </w:rPr>
              <w:t>чел.</w:t>
            </w:r>
          </w:p>
        </w:tc>
      </w:tr>
      <w:tr w:rsidR="00F13179" w:rsidRPr="0010662C" w14:paraId="12D963C9" w14:textId="77777777" w:rsidTr="00B732A4">
        <w:trPr>
          <w:trHeight w:val="300"/>
        </w:trPr>
        <w:tc>
          <w:tcPr>
            <w:tcW w:w="473" w:type="dxa"/>
            <w:vMerge/>
          </w:tcPr>
          <w:p w14:paraId="10159FAD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32" w:type="dxa"/>
            <w:vMerge/>
          </w:tcPr>
          <w:p w14:paraId="289B5FA7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119" w:type="dxa"/>
            <w:vMerge/>
          </w:tcPr>
          <w:p w14:paraId="6BB15F29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708" w:type="dxa"/>
            <w:vAlign w:val="center"/>
          </w:tcPr>
          <w:p w14:paraId="0E9C8B67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10662C">
              <w:rPr>
                <w:sz w:val="24"/>
                <w:szCs w:val="24"/>
                <w:lang w:val="en-US"/>
              </w:rPr>
              <w:t>t</w:t>
            </w:r>
            <w:r w:rsidRPr="0010662C">
              <w:rPr>
                <w:sz w:val="24"/>
                <w:szCs w:val="24"/>
                <w:vertAlign w:val="subscript"/>
                <w:lang w:val="en-US"/>
              </w:rPr>
              <w:t>min</w:t>
            </w:r>
            <w:proofErr w:type="spellEnd"/>
          </w:p>
        </w:tc>
        <w:tc>
          <w:tcPr>
            <w:tcW w:w="709" w:type="dxa"/>
            <w:vAlign w:val="center"/>
          </w:tcPr>
          <w:p w14:paraId="269CAA4A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10662C">
              <w:rPr>
                <w:sz w:val="24"/>
                <w:szCs w:val="24"/>
                <w:lang w:val="en-US"/>
              </w:rPr>
              <w:t>t</w:t>
            </w:r>
            <w:r w:rsidRPr="0010662C">
              <w:rPr>
                <w:sz w:val="24"/>
                <w:szCs w:val="24"/>
                <w:vertAlign w:val="subscript"/>
                <w:lang w:val="en-US"/>
              </w:rPr>
              <w:t>max</w:t>
            </w:r>
            <w:proofErr w:type="spellEnd"/>
          </w:p>
        </w:tc>
        <w:tc>
          <w:tcPr>
            <w:tcW w:w="709" w:type="dxa"/>
            <w:vAlign w:val="center"/>
          </w:tcPr>
          <w:p w14:paraId="633D9160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10662C">
              <w:rPr>
                <w:sz w:val="24"/>
                <w:szCs w:val="24"/>
                <w:lang w:val="en-US"/>
              </w:rPr>
              <w:t>T</w:t>
            </w:r>
          </w:p>
        </w:tc>
        <w:tc>
          <w:tcPr>
            <w:tcW w:w="1701" w:type="dxa"/>
            <w:vMerge/>
          </w:tcPr>
          <w:p w14:paraId="4BFF0E6E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13179" w:rsidRPr="0010662C" w14:paraId="60CE535A" w14:textId="77777777" w:rsidTr="00B732A4">
        <w:trPr>
          <w:trHeight w:val="340"/>
        </w:trPr>
        <w:tc>
          <w:tcPr>
            <w:tcW w:w="473" w:type="dxa"/>
            <w:vAlign w:val="center"/>
          </w:tcPr>
          <w:p w14:paraId="38D5D6FC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1</w:t>
            </w:r>
          </w:p>
        </w:tc>
        <w:tc>
          <w:tcPr>
            <w:tcW w:w="1932" w:type="dxa"/>
            <w:vAlign w:val="center"/>
          </w:tcPr>
          <w:p w14:paraId="7EA54787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2</w:t>
            </w:r>
          </w:p>
        </w:tc>
        <w:tc>
          <w:tcPr>
            <w:tcW w:w="3119" w:type="dxa"/>
            <w:vAlign w:val="center"/>
          </w:tcPr>
          <w:p w14:paraId="25B5F8E9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3</w:t>
            </w:r>
          </w:p>
        </w:tc>
        <w:tc>
          <w:tcPr>
            <w:tcW w:w="708" w:type="dxa"/>
            <w:vAlign w:val="center"/>
          </w:tcPr>
          <w:p w14:paraId="511AC7A7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4</w:t>
            </w:r>
          </w:p>
        </w:tc>
        <w:tc>
          <w:tcPr>
            <w:tcW w:w="709" w:type="dxa"/>
            <w:vAlign w:val="center"/>
          </w:tcPr>
          <w:p w14:paraId="0B6A36AD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5</w:t>
            </w:r>
          </w:p>
        </w:tc>
        <w:tc>
          <w:tcPr>
            <w:tcW w:w="709" w:type="dxa"/>
            <w:vAlign w:val="center"/>
          </w:tcPr>
          <w:p w14:paraId="04C038A2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6</w:t>
            </w:r>
          </w:p>
        </w:tc>
        <w:tc>
          <w:tcPr>
            <w:tcW w:w="1701" w:type="dxa"/>
            <w:vAlign w:val="center"/>
          </w:tcPr>
          <w:p w14:paraId="5D4951A7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7</w:t>
            </w:r>
          </w:p>
        </w:tc>
      </w:tr>
      <w:tr w:rsidR="00F13179" w:rsidRPr="0010662C" w14:paraId="7DAF3769" w14:textId="77777777" w:rsidTr="00B732A4">
        <w:trPr>
          <w:trHeight w:val="397"/>
        </w:trPr>
        <w:tc>
          <w:tcPr>
            <w:tcW w:w="473" w:type="dxa"/>
            <w:vMerge w:val="restart"/>
            <w:vAlign w:val="center"/>
          </w:tcPr>
          <w:p w14:paraId="66607BCF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10662C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932" w:type="dxa"/>
            <w:vMerge w:val="restart"/>
            <w:vAlign w:val="center"/>
          </w:tcPr>
          <w:p w14:paraId="1E7AA56B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 xml:space="preserve">Разработка </w:t>
            </w:r>
            <w:proofErr w:type="gramStart"/>
            <w:r w:rsidRPr="001821BE">
              <w:t xml:space="preserve">технического </w:t>
            </w:r>
            <w:r>
              <w:t xml:space="preserve"> </w:t>
            </w:r>
            <w:r w:rsidRPr="001821BE">
              <w:t>задания</w:t>
            </w:r>
            <w:proofErr w:type="gramEnd"/>
            <w:r w:rsidRPr="001821BE">
              <w:t xml:space="preserve"> (ТЗ)</w:t>
            </w:r>
          </w:p>
        </w:tc>
        <w:tc>
          <w:tcPr>
            <w:tcW w:w="3119" w:type="dxa"/>
            <w:vAlign w:val="center"/>
          </w:tcPr>
          <w:p w14:paraId="6228BEF4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>Изучение предметной области</w:t>
            </w:r>
          </w:p>
        </w:tc>
        <w:tc>
          <w:tcPr>
            <w:tcW w:w="708" w:type="dxa"/>
            <w:vAlign w:val="center"/>
          </w:tcPr>
          <w:p w14:paraId="5032829D" w14:textId="77777777" w:rsidR="00F13179" w:rsidRPr="001821BE" w:rsidRDefault="00F13179" w:rsidP="00B732A4">
            <w:pPr>
              <w:pStyle w:val="aff0"/>
              <w:jc w:val="center"/>
            </w:pPr>
            <w:r>
              <w:t>12</w:t>
            </w:r>
          </w:p>
        </w:tc>
        <w:tc>
          <w:tcPr>
            <w:tcW w:w="709" w:type="dxa"/>
            <w:vAlign w:val="center"/>
          </w:tcPr>
          <w:p w14:paraId="3CC9910F" w14:textId="77777777" w:rsidR="00F13179" w:rsidRPr="001821BE" w:rsidRDefault="00F13179" w:rsidP="00B732A4">
            <w:pPr>
              <w:pStyle w:val="aff0"/>
              <w:jc w:val="center"/>
            </w:pPr>
            <w:r>
              <w:t>24</w:t>
            </w:r>
          </w:p>
        </w:tc>
        <w:tc>
          <w:tcPr>
            <w:tcW w:w="709" w:type="dxa"/>
            <w:vAlign w:val="center"/>
          </w:tcPr>
          <w:p w14:paraId="1BCEC5FE" w14:textId="77777777" w:rsidR="00F13179" w:rsidRPr="001821BE" w:rsidRDefault="00F13179" w:rsidP="00B732A4">
            <w:pPr>
              <w:pStyle w:val="aff0"/>
              <w:jc w:val="center"/>
            </w:pPr>
            <w:r w:rsidRPr="00F97CF1">
              <w:t>17</w:t>
            </w:r>
          </w:p>
        </w:tc>
        <w:tc>
          <w:tcPr>
            <w:tcW w:w="1701" w:type="dxa"/>
            <w:vAlign w:val="center"/>
          </w:tcPr>
          <w:p w14:paraId="668E5712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>Программист</w:t>
            </w:r>
          </w:p>
        </w:tc>
      </w:tr>
      <w:tr w:rsidR="00F13179" w:rsidRPr="0010662C" w14:paraId="0FCD792B" w14:textId="77777777" w:rsidTr="00B732A4">
        <w:trPr>
          <w:trHeight w:val="397"/>
        </w:trPr>
        <w:tc>
          <w:tcPr>
            <w:tcW w:w="473" w:type="dxa"/>
            <w:vMerge/>
            <w:vAlign w:val="center"/>
          </w:tcPr>
          <w:p w14:paraId="45EDAA3C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49A899A3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</w:p>
        </w:tc>
        <w:tc>
          <w:tcPr>
            <w:tcW w:w="3119" w:type="dxa"/>
            <w:vAlign w:val="center"/>
          </w:tcPr>
          <w:p w14:paraId="641AD3E3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>Разработка и утверждение ТЗ</w:t>
            </w:r>
          </w:p>
        </w:tc>
        <w:tc>
          <w:tcPr>
            <w:tcW w:w="708" w:type="dxa"/>
            <w:vAlign w:val="center"/>
          </w:tcPr>
          <w:p w14:paraId="743F84DA" w14:textId="77777777" w:rsidR="00F13179" w:rsidRPr="001821BE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709" w:type="dxa"/>
            <w:vAlign w:val="center"/>
          </w:tcPr>
          <w:p w14:paraId="43D893C9" w14:textId="77777777" w:rsidR="00F13179" w:rsidRPr="001821BE" w:rsidRDefault="00F13179" w:rsidP="00B732A4">
            <w:pPr>
              <w:pStyle w:val="aff0"/>
              <w:jc w:val="center"/>
            </w:pPr>
            <w:r>
              <w:t>8</w:t>
            </w:r>
          </w:p>
        </w:tc>
        <w:tc>
          <w:tcPr>
            <w:tcW w:w="709" w:type="dxa"/>
            <w:vAlign w:val="center"/>
          </w:tcPr>
          <w:p w14:paraId="66AA51C5" w14:textId="77777777" w:rsidR="00F13179" w:rsidRPr="002A066F" w:rsidRDefault="00F13179" w:rsidP="00B732A4">
            <w:pPr>
              <w:pStyle w:val="aff0"/>
              <w:jc w:val="center"/>
            </w:pPr>
            <w:r w:rsidRPr="00F97CF1">
              <w:t>5</w:t>
            </w:r>
          </w:p>
        </w:tc>
        <w:tc>
          <w:tcPr>
            <w:tcW w:w="1701" w:type="dxa"/>
            <w:vAlign w:val="center"/>
          </w:tcPr>
          <w:p w14:paraId="2F0FE4E9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>Программист, руководитель</w:t>
            </w:r>
          </w:p>
        </w:tc>
      </w:tr>
      <w:tr w:rsidR="00F13179" w:rsidRPr="0010662C" w14:paraId="166D12EB" w14:textId="77777777" w:rsidTr="00B732A4">
        <w:trPr>
          <w:trHeight w:val="397"/>
        </w:trPr>
        <w:tc>
          <w:tcPr>
            <w:tcW w:w="473" w:type="dxa"/>
            <w:vMerge/>
            <w:vAlign w:val="center"/>
          </w:tcPr>
          <w:p w14:paraId="58AE14C7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295FEBF0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</w:p>
        </w:tc>
        <w:tc>
          <w:tcPr>
            <w:tcW w:w="3119" w:type="dxa"/>
            <w:vAlign w:val="center"/>
          </w:tcPr>
          <w:p w14:paraId="5FEB2144" w14:textId="77777777" w:rsidR="00F13179" w:rsidRPr="001821BE" w:rsidRDefault="00F13179" w:rsidP="00B732A4">
            <w:pPr>
              <w:pStyle w:val="aff0"/>
              <w:jc w:val="center"/>
            </w:pPr>
            <w:r>
              <w:t>Выбор способов создания онлайн-платформы «</w:t>
            </w:r>
            <w:proofErr w:type="spellStart"/>
            <w:r>
              <w:rPr>
                <w:lang w:val="en-US"/>
              </w:rPr>
              <w:t>SupremeCode</w:t>
            </w:r>
            <w:proofErr w:type="spellEnd"/>
            <w:r>
              <w:t>»</w:t>
            </w:r>
          </w:p>
        </w:tc>
        <w:tc>
          <w:tcPr>
            <w:tcW w:w="708" w:type="dxa"/>
            <w:vAlign w:val="center"/>
          </w:tcPr>
          <w:p w14:paraId="5A6807B1" w14:textId="77777777" w:rsidR="00F13179" w:rsidRPr="002A066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709" w:type="dxa"/>
            <w:vAlign w:val="center"/>
          </w:tcPr>
          <w:p w14:paraId="63FBF0E8" w14:textId="77777777" w:rsidR="00F13179" w:rsidRPr="002A066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709" w:type="dxa"/>
            <w:vAlign w:val="center"/>
          </w:tcPr>
          <w:p w14:paraId="5355EBCB" w14:textId="77777777" w:rsidR="00F13179" w:rsidRPr="00DA0F0D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F97CF1">
              <w:t>16</w:t>
            </w:r>
          </w:p>
        </w:tc>
        <w:tc>
          <w:tcPr>
            <w:tcW w:w="1701" w:type="dxa"/>
            <w:vAlign w:val="center"/>
          </w:tcPr>
          <w:p w14:paraId="224399B9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>Программист</w:t>
            </w:r>
          </w:p>
        </w:tc>
      </w:tr>
      <w:tr w:rsidR="00F13179" w:rsidRPr="0010662C" w14:paraId="7B50D44B" w14:textId="77777777" w:rsidTr="00B732A4">
        <w:trPr>
          <w:trHeight w:val="405"/>
        </w:trPr>
        <w:tc>
          <w:tcPr>
            <w:tcW w:w="473" w:type="dxa"/>
            <w:vMerge w:val="restart"/>
            <w:vAlign w:val="center"/>
          </w:tcPr>
          <w:p w14:paraId="717B8A80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932" w:type="dxa"/>
            <w:vMerge w:val="restart"/>
            <w:vAlign w:val="center"/>
          </w:tcPr>
          <w:p w14:paraId="2B7D3521" w14:textId="77777777" w:rsidR="00F13179" w:rsidRPr="00C83F99" w:rsidRDefault="00F13179" w:rsidP="00B732A4">
            <w:pPr>
              <w:pStyle w:val="aff0"/>
              <w:jc w:val="center"/>
            </w:pPr>
            <w:proofErr w:type="gramStart"/>
            <w:r w:rsidRPr="00C83F99">
              <w:t>Подготовитель</w:t>
            </w:r>
            <w:r>
              <w:t>-</w:t>
            </w:r>
            <w:proofErr w:type="spellStart"/>
            <w:r w:rsidRPr="00C83F99">
              <w:t>ные</w:t>
            </w:r>
            <w:proofErr w:type="spellEnd"/>
            <w:proofErr w:type="gramEnd"/>
            <w:r w:rsidRPr="00C83F99">
              <w:t xml:space="preserve"> работы</w:t>
            </w:r>
          </w:p>
        </w:tc>
        <w:tc>
          <w:tcPr>
            <w:tcW w:w="3119" w:type="dxa"/>
            <w:vAlign w:val="center"/>
          </w:tcPr>
          <w:p w14:paraId="7D6C0ABA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Изучение особенностей функционирования аналогичных</w:t>
            </w:r>
            <w:r>
              <w:t xml:space="preserve"> платформ </w:t>
            </w:r>
            <w:r w:rsidRPr="00C83F99">
              <w:t xml:space="preserve">и составление </w:t>
            </w:r>
            <w:r>
              <w:t>отчета</w:t>
            </w:r>
          </w:p>
        </w:tc>
        <w:tc>
          <w:tcPr>
            <w:tcW w:w="708" w:type="dxa"/>
            <w:vAlign w:val="center"/>
          </w:tcPr>
          <w:p w14:paraId="34E4764F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709" w:type="dxa"/>
            <w:vAlign w:val="center"/>
          </w:tcPr>
          <w:p w14:paraId="3B9B8E8A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709" w:type="dxa"/>
            <w:vAlign w:val="center"/>
          </w:tcPr>
          <w:p w14:paraId="59B815CE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8</w:t>
            </w:r>
          </w:p>
        </w:tc>
        <w:tc>
          <w:tcPr>
            <w:tcW w:w="1701" w:type="dxa"/>
            <w:vAlign w:val="center"/>
          </w:tcPr>
          <w:p w14:paraId="0629593B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02ADAB66" w14:textId="77777777" w:rsidTr="00B732A4">
        <w:trPr>
          <w:trHeight w:val="681"/>
        </w:trPr>
        <w:tc>
          <w:tcPr>
            <w:tcW w:w="473" w:type="dxa"/>
            <w:vMerge/>
            <w:vAlign w:val="center"/>
          </w:tcPr>
          <w:p w14:paraId="66ED335C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34D842D7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6788F397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Разработка ра</w:t>
            </w:r>
            <w:r>
              <w:t>зделов, связанных с созданием онлайн-платформы «</w:t>
            </w:r>
            <w:proofErr w:type="spellStart"/>
            <w:r>
              <w:rPr>
                <w:lang w:val="en-US"/>
              </w:rPr>
              <w:t>SupremeCode</w:t>
            </w:r>
            <w:proofErr w:type="spellEnd"/>
            <w:r>
              <w:t>»</w:t>
            </w:r>
          </w:p>
        </w:tc>
        <w:tc>
          <w:tcPr>
            <w:tcW w:w="708" w:type="dxa"/>
            <w:vAlign w:val="center"/>
          </w:tcPr>
          <w:p w14:paraId="0BF5DE9F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709" w:type="dxa"/>
            <w:vAlign w:val="center"/>
          </w:tcPr>
          <w:p w14:paraId="726A296A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40</w:t>
            </w:r>
          </w:p>
        </w:tc>
        <w:tc>
          <w:tcPr>
            <w:tcW w:w="709" w:type="dxa"/>
            <w:vAlign w:val="center"/>
          </w:tcPr>
          <w:p w14:paraId="6DC3B56D" w14:textId="77777777" w:rsidR="00F13179" w:rsidRPr="002A066F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36</w:t>
            </w:r>
          </w:p>
        </w:tc>
        <w:tc>
          <w:tcPr>
            <w:tcW w:w="1701" w:type="dxa"/>
            <w:vAlign w:val="center"/>
          </w:tcPr>
          <w:p w14:paraId="0814026C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187C0F8A" w14:textId="77777777" w:rsidTr="00B732A4">
        <w:trPr>
          <w:trHeight w:val="345"/>
        </w:trPr>
        <w:tc>
          <w:tcPr>
            <w:tcW w:w="473" w:type="dxa"/>
            <w:vMerge/>
            <w:vAlign w:val="center"/>
          </w:tcPr>
          <w:p w14:paraId="5B952A71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048A0859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3E6EF9E7" w14:textId="77777777" w:rsidR="00F13179" w:rsidRPr="006727EE" w:rsidRDefault="00F13179" w:rsidP="00B732A4">
            <w:pPr>
              <w:pStyle w:val="aff0"/>
              <w:jc w:val="center"/>
            </w:pPr>
            <w:r>
              <w:t xml:space="preserve">Проверка разделов, </w:t>
            </w:r>
            <w:r w:rsidRPr="00C83F99">
              <w:t xml:space="preserve">связанных с созданием </w:t>
            </w:r>
            <w:r>
              <w:t>онлайн-платформы «</w:t>
            </w:r>
            <w:proofErr w:type="spellStart"/>
            <w:r>
              <w:rPr>
                <w:lang w:val="en-US"/>
              </w:rPr>
              <w:t>SupremeCode</w:t>
            </w:r>
            <w:proofErr w:type="spellEnd"/>
            <w:r>
              <w:t>»</w:t>
            </w:r>
          </w:p>
        </w:tc>
        <w:tc>
          <w:tcPr>
            <w:tcW w:w="708" w:type="dxa"/>
            <w:vAlign w:val="center"/>
          </w:tcPr>
          <w:p w14:paraId="4275D5E7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709" w:type="dxa"/>
            <w:vAlign w:val="center"/>
          </w:tcPr>
          <w:p w14:paraId="3D9BE798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709" w:type="dxa"/>
            <w:vAlign w:val="center"/>
          </w:tcPr>
          <w:p w14:paraId="2110828B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4</w:t>
            </w:r>
          </w:p>
        </w:tc>
        <w:tc>
          <w:tcPr>
            <w:tcW w:w="1701" w:type="dxa"/>
            <w:vAlign w:val="center"/>
          </w:tcPr>
          <w:p w14:paraId="116CDD8C" w14:textId="77777777" w:rsidR="00F13179" w:rsidRPr="0010662C" w:rsidRDefault="00F13179" w:rsidP="00B732A4">
            <w:pPr>
              <w:pStyle w:val="aff0"/>
              <w:jc w:val="center"/>
            </w:pPr>
            <w:r>
              <w:t>Руководитель</w:t>
            </w:r>
          </w:p>
        </w:tc>
      </w:tr>
      <w:tr w:rsidR="00F13179" w14:paraId="192675CB" w14:textId="77777777" w:rsidTr="00B732A4">
        <w:trPr>
          <w:trHeight w:val="344"/>
        </w:trPr>
        <w:tc>
          <w:tcPr>
            <w:tcW w:w="473" w:type="dxa"/>
            <w:vMerge/>
            <w:vAlign w:val="center"/>
          </w:tcPr>
          <w:p w14:paraId="6A6CE624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6EC5D814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36FF71C6" w14:textId="77777777" w:rsidR="00F13179" w:rsidRDefault="00F13179" w:rsidP="00B732A4">
            <w:pPr>
              <w:pStyle w:val="aff0"/>
              <w:jc w:val="center"/>
            </w:pPr>
            <w:r w:rsidRPr="004477FB">
              <w:t>Изучение</w:t>
            </w:r>
            <w:r>
              <w:t xml:space="preserve"> реализации</w:t>
            </w:r>
            <w:r w:rsidRPr="004477FB">
              <w:t xml:space="preserve"> </w:t>
            </w:r>
            <w:r>
              <w:t>интерфейса онлайн-платформы «</w:t>
            </w:r>
            <w:proofErr w:type="spellStart"/>
            <w:r>
              <w:rPr>
                <w:lang w:val="en-US"/>
              </w:rPr>
              <w:t>SupremeCode</w:t>
            </w:r>
            <w:proofErr w:type="spellEnd"/>
            <w:r>
              <w:t>»</w:t>
            </w:r>
          </w:p>
        </w:tc>
        <w:tc>
          <w:tcPr>
            <w:tcW w:w="708" w:type="dxa"/>
            <w:vAlign w:val="center"/>
          </w:tcPr>
          <w:p w14:paraId="00BC922C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709" w:type="dxa"/>
            <w:vAlign w:val="center"/>
          </w:tcPr>
          <w:p w14:paraId="5D406245" w14:textId="77777777" w:rsidR="00F13179" w:rsidRPr="00037ABF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709" w:type="dxa"/>
            <w:vAlign w:val="center"/>
          </w:tcPr>
          <w:p w14:paraId="0A06EB6E" w14:textId="77777777" w:rsidR="00F13179" w:rsidRPr="00037ABF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24</w:t>
            </w:r>
          </w:p>
        </w:tc>
        <w:tc>
          <w:tcPr>
            <w:tcW w:w="1701" w:type="dxa"/>
            <w:vAlign w:val="center"/>
          </w:tcPr>
          <w:p w14:paraId="46828B4A" w14:textId="77777777" w:rsidR="00F13179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31FD5B36" w14:textId="77777777" w:rsidTr="00B732A4">
        <w:trPr>
          <w:trHeight w:val="296"/>
        </w:trPr>
        <w:tc>
          <w:tcPr>
            <w:tcW w:w="473" w:type="dxa"/>
            <w:vMerge/>
            <w:vAlign w:val="center"/>
          </w:tcPr>
          <w:p w14:paraId="7381B367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51CC5B45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27D652CA" w14:textId="77777777" w:rsidR="00F13179" w:rsidRPr="00C83F99" w:rsidRDefault="00F13179" w:rsidP="00B732A4">
            <w:pPr>
              <w:pStyle w:val="aff0"/>
              <w:jc w:val="center"/>
            </w:pPr>
            <w:r>
              <w:t>Разработка</w:t>
            </w:r>
            <w:r w:rsidRPr="002A066F">
              <w:t xml:space="preserve"> </w:t>
            </w:r>
            <w:r>
              <w:t>системного дизайна онлайн-платформы «</w:t>
            </w:r>
            <w:proofErr w:type="spellStart"/>
            <w:r>
              <w:rPr>
                <w:lang w:val="en-US"/>
              </w:rPr>
              <w:t>SupremeCode</w:t>
            </w:r>
            <w:proofErr w:type="spellEnd"/>
            <w:r>
              <w:t>»</w:t>
            </w:r>
          </w:p>
        </w:tc>
        <w:tc>
          <w:tcPr>
            <w:tcW w:w="708" w:type="dxa"/>
            <w:vAlign w:val="center"/>
          </w:tcPr>
          <w:p w14:paraId="6432D85C" w14:textId="77777777" w:rsidR="00F13179" w:rsidRPr="001053DA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</w:t>
            </w:r>
          </w:p>
        </w:tc>
        <w:tc>
          <w:tcPr>
            <w:tcW w:w="709" w:type="dxa"/>
            <w:vAlign w:val="center"/>
          </w:tcPr>
          <w:p w14:paraId="0DA33E7B" w14:textId="77777777" w:rsidR="00F13179" w:rsidRPr="001053DA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34</w:t>
            </w:r>
          </w:p>
        </w:tc>
        <w:tc>
          <w:tcPr>
            <w:tcW w:w="709" w:type="dxa"/>
            <w:vAlign w:val="center"/>
          </w:tcPr>
          <w:p w14:paraId="4AA0AE3A" w14:textId="77777777" w:rsidR="00F13179" w:rsidRPr="001053DA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27</w:t>
            </w:r>
          </w:p>
        </w:tc>
        <w:tc>
          <w:tcPr>
            <w:tcW w:w="1701" w:type="dxa"/>
            <w:vAlign w:val="center"/>
          </w:tcPr>
          <w:p w14:paraId="1148D418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7507A1E9" w14:textId="77777777" w:rsidTr="00B732A4">
        <w:trPr>
          <w:trHeight w:val="296"/>
        </w:trPr>
        <w:tc>
          <w:tcPr>
            <w:tcW w:w="473" w:type="dxa"/>
            <w:vMerge/>
            <w:vAlign w:val="center"/>
          </w:tcPr>
          <w:p w14:paraId="5FA0ECD3" w14:textId="77777777" w:rsidR="00F13179" w:rsidRPr="006727EE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32" w:type="dxa"/>
            <w:vMerge/>
            <w:vAlign w:val="center"/>
          </w:tcPr>
          <w:p w14:paraId="3BAA3C0F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0CCEEA63" w14:textId="77777777" w:rsidR="00F13179" w:rsidRPr="00C83F99" w:rsidRDefault="00F13179" w:rsidP="00B732A4">
            <w:pPr>
              <w:pStyle w:val="aff0"/>
              <w:jc w:val="center"/>
            </w:pPr>
            <w:r>
              <w:t>Проверка и утверждение системного дизайна онлайн-платформы «</w:t>
            </w:r>
            <w:proofErr w:type="spellStart"/>
            <w:r>
              <w:rPr>
                <w:lang w:val="en-US"/>
              </w:rPr>
              <w:t>SupremeCode</w:t>
            </w:r>
            <w:proofErr w:type="spellEnd"/>
            <w:r>
              <w:t>»</w:t>
            </w:r>
          </w:p>
        </w:tc>
        <w:tc>
          <w:tcPr>
            <w:tcW w:w="708" w:type="dxa"/>
            <w:vAlign w:val="center"/>
          </w:tcPr>
          <w:p w14:paraId="790290C2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709" w:type="dxa"/>
            <w:vAlign w:val="center"/>
          </w:tcPr>
          <w:p w14:paraId="7278568A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709" w:type="dxa"/>
            <w:vAlign w:val="center"/>
          </w:tcPr>
          <w:p w14:paraId="0D9CD3E9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13</w:t>
            </w:r>
          </w:p>
        </w:tc>
        <w:tc>
          <w:tcPr>
            <w:tcW w:w="1701" w:type="dxa"/>
            <w:vAlign w:val="center"/>
          </w:tcPr>
          <w:p w14:paraId="547A5B26" w14:textId="77777777" w:rsidR="00F13179" w:rsidRPr="0010662C" w:rsidRDefault="00F13179" w:rsidP="00B732A4">
            <w:pPr>
              <w:pStyle w:val="aff0"/>
              <w:jc w:val="center"/>
            </w:pPr>
            <w:r>
              <w:t>Руководитель</w:t>
            </w:r>
          </w:p>
        </w:tc>
      </w:tr>
      <w:tr w:rsidR="00F13179" w:rsidRPr="0010662C" w14:paraId="6B9034B9" w14:textId="77777777" w:rsidTr="00B732A4">
        <w:trPr>
          <w:trHeight w:val="608"/>
        </w:trPr>
        <w:tc>
          <w:tcPr>
            <w:tcW w:w="473" w:type="dxa"/>
            <w:vMerge w:val="restart"/>
            <w:vAlign w:val="center"/>
          </w:tcPr>
          <w:p w14:paraId="40DB5112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932" w:type="dxa"/>
            <w:vMerge w:val="restart"/>
            <w:vAlign w:val="center"/>
          </w:tcPr>
          <w:p w14:paraId="38C1E8E5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Разработка</w:t>
            </w:r>
          </w:p>
          <w:p w14:paraId="02106C5E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программного</w:t>
            </w:r>
          </w:p>
          <w:p w14:paraId="4B19F716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обеспечения</w:t>
            </w:r>
          </w:p>
        </w:tc>
        <w:tc>
          <w:tcPr>
            <w:tcW w:w="3119" w:type="dxa"/>
            <w:vAlign w:val="center"/>
          </w:tcPr>
          <w:p w14:paraId="3E28F5E4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Программирование по требованиям,</w:t>
            </w:r>
          </w:p>
          <w:p w14:paraId="446DEFB7" w14:textId="77777777" w:rsidR="00F13179" w:rsidRPr="00C83F99" w:rsidRDefault="00F13179" w:rsidP="00B732A4">
            <w:pPr>
              <w:pStyle w:val="aff0"/>
              <w:jc w:val="center"/>
            </w:pPr>
            <w:r>
              <w:t>предъявленным к разработке приложения</w:t>
            </w:r>
          </w:p>
        </w:tc>
        <w:tc>
          <w:tcPr>
            <w:tcW w:w="708" w:type="dxa"/>
            <w:vAlign w:val="center"/>
          </w:tcPr>
          <w:p w14:paraId="489208AF" w14:textId="77777777" w:rsidR="00F13179" w:rsidRPr="009D032A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150</w:t>
            </w:r>
          </w:p>
        </w:tc>
        <w:tc>
          <w:tcPr>
            <w:tcW w:w="709" w:type="dxa"/>
            <w:vAlign w:val="center"/>
          </w:tcPr>
          <w:p w14:paraId="25640D2C" w14:textId="77777777" w:rsidR="00F13179" w:rsidRPr="00F50BC1" w:rsidRDefault="00F13179" w:rsidP="00B732A4">
            <w:pPr>
              <w:pStyle w:val="aff0"/>
              <w:spacing w:line="276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</w:rPr>
              <w:t>25</w:t>
            </w:r>
            <w:r>
              <w:rPr>
                <w:szCs w:val="24"/>
                <w:lang w:val="en-US"/>
              </w:rPr>
              <w:t>0</w:t>
            </w:r>
          </w:p>
        </w:tc>
        <w:tc>
          <w:tcPr>
            <w:tcW w:w="709" w:type="dxa"/>
            <w:vAlign w:val="center"/>
          </w:tcPr>
          <w:p w14:paraId="0A5A2488" w14:textId="77777777" w:rsidR="00F13179" w:rsidRPr="009D032A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190</w:t>
            </w:r>
          </w:p>
        </w:tc>
        <w:tc>
          <w:tcPr>
            <w:tcW w:w="1701" w:type="dxa"/>
            <w:vAlign w:val="center"/>
          </w:tcPr>
          <w:p w14:paraId="3F383D30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17B3F004" w14:textId="77777777" w:rsidTr="00B732A4">
        <w:trPr>
          <w:trHeight w:val="607"/>
        </w:trPr>
        <w:tc>
          <w:tcPr>
            <w:tcW w:w="473" w:type="dxa"/>
            <w:vMerge/>
            <w:vAlign w:val="center"/>
          </w:tcPr>
          <w:p w14:paraId="164398B1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3A457EF7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17249A35" w14:textId="77777777" w:rsidR="00F13179" w:rsidRPr="0010662C" w:rsidRDefault="00F13179" w:rsidP="00B732A4">
            <w:pPr>
              <w:pStyle w:val="aff0"/>
              <w:jc w:val="center"/>
            </w:pPr>
            <w:r w:rsidRPr="00DC0366">
              <w:t>Анализ и исправление ошибок в программных модулях</w:t>
            </w:r>
          </w:p>
        </w:tc>
        <w:tc>
          <w:tcPr>
            <w:tcW w:w="708" w:type="dxa"/>
            <w:vAlign w:val="center"/>
          </w:tcPr>
          <w:p w14:paraId="723C99E0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40</w:t>
            </w:r>
          </w:p>
        </w:tc>
        <w:tc>
          <w:tcPr>
            <w:tcW w:w="709" w:type="dxa"/>
            <w:vAlign w:val="center"/>
          </w:tcPr>
          <w:p w14:paraId="19E8102D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80</w:t>
            </w:r>
          </w:p>
        </w:tc>
        <w:tc>
          <w:tcPr>
            <w:tcW w:w="709" w:type="dxa"/>
            <w:vAlign w:val="center"/>
          </w:tcPr>
          <w:p w14:paraId="76C1541A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56</w:t>
            </w:r>
          </w:p>
        </w:tc>
        <w:tc>
          <w:tcPr>
            <w:tcW w:w="1701" w:type="dxa"/>
            <w:vAlign w:val="center"/>
          </w:tcPr>
          <w:p w14:paraId="71C46DC4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</w:tbl>
    <w:p w14:paraId="6D0B8E03" w14:textId="77777777" w:rsidR="00F13179" w:rsidRDefault="00F13179" w:rsidP="00F13179">
      <w:pPr>
        <w:shd w:val="clear" w:color="auto" w:fill="auto"/>
        <w:spacing w:after="160" w:line="259" w:lineRule="auto"/>
        <w:ind w:firstLine="0"/>
        <w:jc w:val="left"/>
        <w:textAlignment w:val="auto"/>
      </w:pPr>
    </w:p>
    <w:p w14:paraId="6F53EAA5" w14:textId="77777777" w:rsidR="00F13179" w:rsidRDefault="00F13179" w:rsidP="00F13179">
      <w:pPr>
        <w:shd w:val="clear" w:color="auto" w:fill="auto"/>
        <w:spacing w:after="160" w:line="259" w:lineRule="auto"/>
        <w:ind w:firstLine="0"/>
        <w:jc w:val="left"/>
        <w:textAlignment w:val="auto"/>
      </w:pPr>
    </w:p>
    <w:p w14:paraId="015DA8F7" w14:textId="77777777" w:rsidR="00F13179" w:rsidRPr="0010662C" w:rsidRDefault="00F13179" w:rsidP="00F13179">
      <w:pPr>
        <w:shd w:val="clear" w:color="auto" w:fill="auto"/>
        <w:spacing w:after="160" w:line="259" w:lineRule="auto"/>
        <w:ind w:firstLine="0"/>
        <w:jc w:val="left"/>
        <w:textAlignment w:val="auto"/>
      </w:pPr>
      <w:r>
        <w:lastRenderedPageBreak/>
        <w:t>Окончание</w:t>
      </w:r>
      <w:r w:rsidRPr="0010662C">
        <w:t xml:space="preserve"> таблицы 5.2</w:t>
      </w:r>
    </w:p>
    <w:tbl>
      <w:tblPr>
        <w:tblStyle w:val="aa"/>
        <w:tblW w:w="9493" w:type="dxa"/>
        <w:tblLayout w:type="fixed"/>
        <w:tblLook w:val="04A0" w:firstRow="1" w:lastRow="0" w:firstColumn="1" w:lastColumn="0" w:noHBand="0" w:noVBand="1"/>
      </w:tblPr>
      <w:tblGrid>
        <w:gridCol w:w="421"/>
        <w:gridCol w:w="1984"/>
        <w:gridCol w:w="3119"/>
        <w:gridCol w:w="708"/>
        <w:gridCol w:w="709"/>
        <w:gridCol w:w="709"/>
        <w:gridCol w:w="1843"/>
      </w:tblGrid>
      <w:tr w:rsidR="00F13179" w:rsidRPr="0010662C" w14:paraId="2C8653C9" w14:textId="77777777" w:rsidTr="00B732A4">
        <w:trPr>
          <w:trHeight w:val="347"/>
        </w:trPr>
        <w:tc>
          <w:tcPr>
            <w:tcW w:w="421" w:type="dxa"/>
            <w:vAlign w:val="center"/>
          </w:tcPr>
          <w:p w14:paraId="0127CA4D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1</w:t>
            </w:r>
          </w:p>
        </w:tc>
        <w:tc>
          <w:tcPr>
            <w:tcW w:w="1984" w:type="dxa"/>
            <w:vAlign w:val="center"/>
          </w:tcPr>
          <w:p w14:paraId="6E8892C9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2</w:t>
            </w:r>
          </w:p>
        </w:tc>
        <w:tc>
          <w:tcPr>
            <w:tcW w:w="3119" w:type="dxa"/>
            <w:vAlign w:val="center"/>
          </w:tcPr>
          <w:p w14:paraId="087411CF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3</w:t>
            </w:r>
          </w:p>
        </w:tc>
        <w:tc>
          <w:tcPr>
            <w:tcW w:w="708" w:type="dxa"/>
            <w:vAlign w:val="center"/>
          </w:tcPr>
          <w:p w14:paraId="67DBE2D3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4</w:t>
            </w:r>
          </w:p>
        </w:tc>
        <w:tc>
          <w:tcPr>
            <w:tcW w:w="709" w:type="dxa"/>
            <w:vAlign w:val="center"/>
          </w:tcPr>
          <w:p w14:paraId="7999B46E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5</w:t>
            </w:r>
          </w:p>
        </w:tc>
        <w:tc>
          <w:tcPr>
            <w:tcW w:w="709" w:type="dxa"/>
            <w:vAlign w:val="center"/>
          </w:tcPr>
          <w:p w14:paraId="18ABE2DD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6</w:t>
            </w:r>
          </w:p>
        </w:tc>
        <w:tc>
          <w:tcPr>
            <w:tcW w:w="1843" w:type="dxa"/>
            <w:vAlign w:val="center"/>
          </w:tcPr>
          <w:p w14:paraId="152AF85A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7</w:t>
            </w:r>
          </w:p>
        </w:tc>
      </w:tr>
      <w:tr w:rsidR="00F13179" w:rsidRPr="0010662C" w14:paraId="206F8CD6" w14:textId="77777777" w:rsidTr="00B732A4">
        <w:trPr>
          <w:trHeight w:val="347"/>
        </w:trPr>
        <w:tc>
          <w:tcPr>
            <w:tcW w:w="421" w:type="dxa"/>
            <w:vMerge w:val="restart"/>
            <w:vAlign w:val="center"/>
          </w:tcPr>
          <w:p w14:paraId="38491D9D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4</w:t>
            </w:r>
          </w:p>
        </w:tc>
        <w:tc>
          <w:tcPr>
            <w:tcW w:w="1984" w:type="dxa"/>
            <w:vMerge w:val="restart"/>
            <w:vAlign w:val="center"/>
          </w:tcPr>
          <w:p w14:paraId="6801D079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Разработка</w:t>
            </w:r>
          </w:p>
          <w:p w14:paraId="28A793E4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экономического</w:t>
            </w:r>
          </w:p>
          <w:p w14:paraId="3FE154D0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раздела</w:t>
            </w:r>
          </w:p>
        </w:tc>
        <w:tc>
          <w:tcPr>
            <w:tcW w:w="3119" w:type="dxa"/>
            <w:vAlign w:val="center"/>
          </w:tcPr>
          <w:p w14:paraId="427F983D" w14:textId="77777777" w:rsidR="00F13179" w:rsidRPr="00682912" w:rsidRDefault="00F13179" w:rsidP="00B732A4">
            <w:pPr>
              <w:pStyle w:val="aff0"/>
              <w:jc w:val="center"/>
            </w:pPr>
            <w:r w:rsidRPr="00682912">
              <w:t>Утверждение задания на разработку</w:t>
            </w:r>
            <w:r>
              <w:t xml:space="preserve"> </w:t>
            </w:r>
            <w:r w:rsidRPr="00682912">
              <w:t>экономического раздела</w:t>
            </w:r>
          </w:p>
        </w:tc>
        <w:tc>
          <w:tcPr>
            <w:tcW w:w="708" w:type="dxa"/>
            <w:vAlign w:val="center"/>
          </w:tcPr>
          <w:p w14:paraId="34002C7C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709" w:type="dxa"/>
            <w:vAlign w:val="center"/>
          </w:tcPr>
          <w:p w14:paraId="05B7601A" w14:textId="77777777" w:rsidR="00F13179" w:rsidRPr="004F103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709" w:type="dxa"/>
            <w:vAlign w:val="center"/>
          </w:tcPr>
          <w:p w14:paraId="66EE6AC2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2</w:t>
            </w:r>
          </w:p>
        </w:tc>
        <w:tc>
          <w:tcPr>
            <w:tcW w:w="1843" w:type="dxa"/>
            <w:vAlign w:val="center"/>
          </w:tcPr>
          <w:p w14:paraId="63827FD9" w14:textId="77777777" w:rsidR="00F13179" w:rsidRPr="00682912" w:rsidRDefault="00F13179" w:rsidP="00B732A4">
            <w:pPr>
              <w:pStyle w:val="aff0"/>
              <w:jc w:val="center"/>
            </w:pPr>
            <w:r>
              <w:t>П</w:t>
            </w:r>
            <w:r w:rsidRPr="00682912">
              <w:t>реподаватель-консультант</w:t>
            </w:r>
            <w:r>
              <w:t xml:space="preserve"> по экономической части</w:t>
            </w:r>
          </w:p>
        </w:tc>
      </w:tr>
      <w:tr w:rsidR="00F13179" w:rsidRPr="0010662C" w14:paraId="061DC196" w14:textId="77777777" w:rsidTr="00B732A4">
        <w:trPr>
          <w:trHeight w:val="346"/>
        </w:trPr>
        <w:tc>
          <w:tcPr>
            <w:tcW w:w="421" w:type="dxa"/>
            <w:vMerge/>
            <w:vAlign w:val="center"/>
          </w:tcPr>
          <w:p w14:paraId="727AC1E2" w14:textId="77777777" w:rsidR="00F13179" w:rsidRPr="00682912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  <w:vAlign w:val="center"/>
          </w:tcPr>
          <w:p w14:paraId="6A6CFAA1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71D7D252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Проведение организационно-экономических расчетов, составление отчета</w:t>
            </w:r>
          </w:p>
        </w:tc>
        <w:tc>
          <w:tcPr>
            <w:tcW w:w="708" w:type="dxa"/>
            <w:vAlign w:val="center"/>
          </w:tcPr>
          <w:p w14:paraId="7FAC79D6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709" w:type="dxa"/>
            <w:vAlign w:val="center"/>
          </w:tcPr>
          <w:p w14:paraId="16CB163C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709" w:type="dxa"/>
            <w:vAlign w:val="center"/>
          </w:tcPr>
          <w:p w14:paraId="0820A948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11</w:t>
            </w:r>
          </w:p>
        </w:tc>
        <w:tc>
          <w:tcPr>
            <w:tcW w:w="1843" w:type="dxa"/>
            <w:vAlign w:val="center"/>
          </w:tcPr>
          <w:p w14:paraId="680AEC72" w14:textId="77777777" w:rsidR="00F13179" w:rsidRPr="004E41B5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t>Программист</w:t>
            </w:r>
          </w:p>
        </w:tc>
      </w:tr>
      <w:tr w:rsidR="00F13179" w:rsidRPr="0010662C" w14:paraId="21335EAB" w14:textId="77777777" w:rsidTr="00B732A4">
        <w:trPr>
          <w:trHeight w:val="346"/>
        </w:trPr>
        <w:tc>
          <w:tcPr>
            <w:tcW w:w="421" w:type="dxa"/>
            <w:vMerge/>
            <w:vAlign w:val="center"/>
          </w:tcPr>
          <w:p w14:paraId="3E9847BF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  <w:vMerge/>
            <w:vAlign w:val="center"/>
          </w:tcPr>
          <w:p w14:paraId="73054353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2BF4B84C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Проверка и утверждение отчета экономического раздела</w:t>
            </w:r>
          </w:p>
        </w:tc>
        <w:tc>
          <w:tcPr>
            <w:tcW w:w="708" w:type="dxa"/>
            <w:vAlign w:val="center"/>
          </w:tcPr>
          <w:p w14:paraId="664EF9DF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709" w:type="dxa"/>
            <w:vAlign w:val="center"/>
          </w:tcPr>
          <w:p w14:paraId="7ED4DE0A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709" w:type="dxa"/>
            <w:vAlign w:val="center"/>
          </w:tcPr>
          <w:p w14:paraId="47571367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3</w:t>
            </w:r>
          </w:p>
        </w:tc>
        <w:tc>
          <w:tcPr>
            <w:tcW w:w="1843" w:type="dxa"/>
            <w:vAlign w:val="center"/>
          </w:tcPr>
          <w:p w14:paraId="7290344D" w14:textId="77777777" w:rsidR="00F13179" w:rsidRPr="001821BE" w:rsidRDefault="00F13179" w:rsidP="00B732A4">
            <w:pPr>
              <w:pStyle w:val="aff0"/>
              <w:jc w:val="center"/>
            </w:pPr>
            <w:r>
              <w:t>П</w:t>
            </w:r>
            <w:r w:rsidRPr="00682912">
              <w:t>реподаватель-консультант</w:t>
            </w:r>
            <w:r>
              <w:t xml:space="preserve"> по экономической части</w:t>
            </w:r>
          </w:p>
        </w:tc>
      </w:tr>
      <w:tr w:rsidR="00F13179" w:rsidRPr="0010662C" w14:paraId="519A823D" w14:textId="77777777" w:rsidTr="00B732A4">
        <w:trPr>
          <w:trHeight w:val="793"/>
        </w:trPr>
        <w:tc>
          <w:tcPr>
            <w:tcW w:w="421" w:type="dxa"/>
            <w:vMerge w:val="restart"/>
            <w:vAlign w:val="center"/>
          </w:tcPr>
          <w:p w14:paraId="4AC380CA" w14:textId="77777777" w:rsidR="00F13179" w:rsidRPr="004E41B5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984" w:type="dxa"/>
            <w:vMerge w:val="restart"/>
            <w:vAlign w:val="center"/>
          </w:tcPr>
          <w:p w14:paraId="4930A7D7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Разработка</w:t>
            </w:r>
          </w:p>
          <w:p w14:paraId="6AA3B081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экологического раздела</w:t>
            </w:r>
          </w:p>
        </w:tc>
        <w:tc>
          <w:tcPr>
            <w:tcW w:w="3119" w:type="dxa"/>
            <w:vAlign w:val="center"/>
          </w:tcPr>
          <w:p w14:paraId="24B7370E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Утверждение задания на разработку раздела</w:t>
            </w:r>
            <w:r>
              <w:t xml:space="preserve"> БЖД</w:t>
            </w:r>
          </w:p>
        </w:tc>
        <w:tc>
          <w:tcPr>
            <w:tcW w:w="708" w:type="dxa"/>
            <w:vAlign w:val="center"/>
          </w:tcPr>
          <w:p w14:paraId="23C7E709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709" w:type="dxa"/>
            <w:vAlign w:val="center"/>
          </w:tcPr>
          <w:p w14:paraId="46F6FAAB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709" w:type="dxa"/>
            <w:vAlign w:val="center"/>
          </w:tcPr>
          <w:p w14:paraId="0BFB4705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2</w:t>
            </w:r>
          </w:p>
        </w:tc>
        <w:tc>
          <w:tcPr>
            <w:tcW w:w="1843" w:type="dxa"/>
            <w:vAlign w:val="center"/>
          </w:tcPr>
          <w:p w14:paraId="41E03693" w14:textId="77777777" w:rsidR="00F13179" w:rsidRPr="00682912" w:rsidRDefault="00F13179" w:rsidP="00B732A4">
            <w:pPr>
              <w:pStyle w:val="aff0"/>
              <w:jc w:val="center"/>
            </w:pPr>
            <w:r w:rsidRPr="00682912">
              <w:t>Преподаватель-консультант</w:t>
            </w:r>
            <w:r>
              <w:t xml:space="preserve"> по части БЖД</w:t>
            </w:r>
          </w:p>
        </w:tc>
      </w:tr>
      <w:tr w:rsidR="00F13179" w:rsidRPr="0010662C" w14:paraId="2BEF5289" w14:textId="77777777" w:rsidTr="00B732A4">
        <w:trPr>
          <w:trHeight w:val="793"/>
        </w:trPr>
        <w:tc>
          <w:tcPr>
            <w:tcW w:w="421" w:type="dxa"/>
            <w:vMerge/>
            <w:vAlign w:val="center"/>
          </w:tcPr>
          <w:p w14:paraId="2F833A06" w14:textId="77777777" w:rsidR="00F13179" w:rsidRPr="00FA2ACA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  <w:vAlign w:val="center"/>
          </w:tcPr>
          <w:p w14:paraId="5855C62E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6DA0AFEB" w14:textId="77777777" w:rsidR="00F13179" w:rsidRPr="00C83F99" w:rsidRDefault="00F13179" w:rsidP="00B732A4">
            <w:pPr>
              <w:pStyle w:val="aff0"/>
              <w:jc w:val="center"/>
            </w:pPr>
            <w:r>
              <w:t>Написание раздела по БЖД</w:t>
            </w:r>
          </w:p>
        </w:tc>
        <w:tc>
          <w:tcPr>
            <w:tcW w:w="708" w:type="dxa"/>
            <w:vAlign w:val="center"/>
          </w:tcPr>
          <w:p w14:paraId="4889C913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709" w:type="dxa"/>
            <w:vAlign w:val="center"/>
          </w:tcPr>
          <w:p w14:paraId="68F3BDBC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709" w:type="dxa"/>
            <w:vAlign w:val="center"/>
          </w:tcPr>
          <w:p w14:paraId="69C2BB59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7</w:t>
            </w:r>
          </w:p>
        </w:tc>
        <w:tc>
          <w:tcPr>
            <w:tcW w:w="1843" w:type="dxa"/>
            <w:vAlign w:val="center"/>
          </w:tcPr>
          <w:p w14:paraId="6E9A2E4E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6F7B6F15" w14:textId="77777777" w:rsidTr="00B732A4">
        <w:trPr>
          <w:trHeight w:val="793"/>
        </w:trPr>
        <w:tc>
          <w:tcPr>
            <w:tcW w:w="421" w:type="dxa"/>
            <w:vMerge/>
            <w:vAlign w:val="center"/>
          </w:tcPr>
          <w:p w14:paraId="173E1056" w14:textId="77777777" w:rsidR="00F13179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  <w:vMerge/>
            <w:vAlign w:val="center"/>
          </w:tcPr>
          <w:p w14:paraId="4305806B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451C6628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Проверка и утверждение раздела</w:t>
            </w:r>
            <w:r>
              <w:t xml:space="preserve"> БЖД</w:t>
            </w:r>
          </w:p>
        </w:tc>
        <w:tc>
          <w:tcPr>
            <w:tcW w:w="708" w:type="dxa"/>
            <w:vAlign w:val="center"/>
          </w:tcPr>
          <w:p w14:paraId="6D87EBD6" w14:textId="77777777" w:rsidR="00F13179" w:rsidRPr="00355134" w:rsidRDefault="00F13179" w:rsidP="00B732A4">
            <w:pPr>
              <w:pStyle w:val="aff0"/>
              <w:spacing w:line="276" w:lineRule="auto"/>
              <w:jc w:val="center"/>
            </w:pPr>
            <w:r>
              <w:t>1</w:t>
            </w:r>
          </w:p>
        </w:tc>
        <w:tc>
          <w:tcPr>
            <w:tcW w:w="709" w:type="dxa"/>
            <w:vAlign w:val="center"/>
          </w:tcPr>
          <w:p w14:paraId="126F72BF" w14:textId="77777777" w:rsidR="00F13179" w:rsidRPr="00355134" w:rsidRDefault="00F13179" w:rsidP="00B732A4">
            <w:pPr>
              <w:pStyle w:val="aff0"/>
              <w:spacing w:line="276" w:lineRule="auto"/>
              <w:jc w:val="center"/>
            </w:pPr>
            <w:r>
              <w:rPr>
                <w:szCs w:val="24"/>
              </w:rPr>
              <w:t>5</w:t>
            </w:r>
          </w:p>
        </w:tc>
        <w:tc>
          <w:tcPr>
            <w:tcW w:w="709" w:type="dxa"/>
            <w:vAlign w:val="center"/>
          </w:tcPr>
          <w:p w14:paraId="5891C28E" w14:textId="77777777" w:rsidR="00F13179" w:rsidRPr="00355134" w:rsidRDefault="00F13179" w:rsidP="00B732A4">
            <w:pPr>
              <w:pStyle w:val="aff0"/>
              <w:spacing w:line="276" w:lineRule="auto"/>
              <w:jc w:val="center"/>
            </w:pPr>
            <w:r w:rsidRPr="0014522E">
              <w:t>3</w:t>
            </w:r>
          </w:p>
        </w:tc>
        <w:tc>
          <w:tcPr>
            <w:tcW w:w="1843" w:type="dxa"/>
            <w:vAlign w:val="center"/>
          </w:tcPr>
          <w:p w14:paraId="6AE1B220" w14:textId="77777777" w:rsidR="00F13179" w:rsidRPr="0010662C" w:rsidRDefault="00F13179" w:rsidP="00B732A4">
            <w:pPr>
              <w:pStyle w:val="aff0"/>
              <w:jc w:val="center"/>
            </w:pPr>
            <w:r w:rsidRPr="00682912">
              <w:t>Преподаватель-консультант</w:t>
            </w:r>
            <w:r>
              <w:t xml:space="preserve"> по части БЖД</w:t>
            </w:r>
          </w:p>
        </w:tc>
      </w:tr>
      <w:tr w:rsidR="00F13179" w:rsidRPr="0082151A" w14:paraId="44F70ED3" w14:textId="77777777" w:rsidTr="00B732A4">
        <w:trPr>
          <w:trHeight w:val="454"/>
        </w:trPr>
        <w:tc>
          <w:tcPr>
            <w:tcW w:w="421" w:type="dxa"/>
            <w:vMerge w:val="restart"/>
            <w:vAlign w:val="center"/>
          </w:tcPr>
          <w:p w14:paraId="6D616366" w14:textId="77777777" w:rsidR="00F13179" w:rsidRPr="004E41B5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984" w:type="dxa"/>
            <w:vMerge w:val="restart"/>
            <w:vAlign w:val="center"/>
          </w:tcPr>
          <w:p w14:paraId="4C2F3A1D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proofErr w:type="spellStart"/>
            <w:r w:rsidRPr="0082151A">
              <w:rPr>
                <w:lang w:val="en-US"/>
              </w:rPr>
              <w:t>Утверждение</w:t>
            </w:r>
            <w:proofErr w:type="spellEnd"/>
            <w:r w:rsidRPr="0082151A">
              <w:rPr>
                <w:lang w:val="en-US"/>
              </w:rPr>
              <w:t xml:space="preserve"> ВКР</w:t>
            </w:r>
          </w:p>
        </w:tc>
        <w:tc>
          <w:tcPr>
            <w:tcW w:w="3119" w:type="dxa"/>
            <w:vAlign w:val="center"/>
          </w:tcPr>
          <w:p w14:paraId="4AD54054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proofErr w:type="spellStart"/>
            <w:r w:rsidRPr="0082151A">
              <w:rPr>
                <w:lang w:val="en-US"/>
              </w:rPr>
              <w:t>Проверка</w:t>
            </w:r>
            <w:proofErr w:type="spellEnd"/>
            <w:r w:rsidRPr="0082151A">
              <w:rPr>
                <w:lang w:val="en-US"/>
              </w:rPr>
              <w:t xml:space="preserve"> </w:t>
            </w:r>
            <w:proofErr w:type="spellStart"/>
            <w:r w:rsidRPr="0082151A">
              <w:rPr>
                <w:lang w:val="en-US"/>
              </w:rPr>
              <w:t>отчета</w:t>
            </w:r>
            <w:proofErr w:type="spellEnd"/>
            <w:r w:rsidRPr="0082151A">
              <w:rPr>
                <w:lang w:val="en-US"/>
              </w:rPr>
              <w:t xml:space="preserve"> ВКР</w:t>
            </w:r>
          </w:p>
        </w:tc>
        <w:tc>
          <w:tcPr>
            <w:tcW w:w="708" w:type="dxa"/>
            <w:vAlign w:val="center"/>
          </w:tcPr>
          <w:p w14:paraId="7211AF87" w14:textId="77777777" w:rsidR="00F13179" w:rsidRPr="00F45750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709" w:type="dxa"/>
            <w:vAlign w:val="center"/>
          </w:tcPr>
          <w:p w14:paraId="2B87C628" w14:textId="77777777" w:rsidR="00F13179" w:rsidRPr="0030206A" w:rsidRDefault="00F13179" w:rsidP="00B732A4">
            <w:pPr>
              <w:pStyle w:val="aff0"/>
              <w:jc w:val="center"/>
            </w:pPr>
            <w:r>
              <w:t>8</w:t>
            </w:r>
          </w:p>
        </w:tc>
        <w:tc>
          <w:tcPr>
            <w:tcW w:w="709" w:type="dxa"/>
            <w:vAlign w:val="center"/>
          </w:tcPr>
          <w:p w14:paraId="12C9A69B" w14:textId="77777777" w:rsidR="00F13179" w:rsidRPr="0030206A" w:rsidRDefault="00F13179" w:rsidP="00B732A4">
            <w:pPr>
              <w:pStyle w:val="aff0"/>
              <w:jc w:val="center"/>
            </w:pPr>
            <w:r w:rsidRPr="0014522E">
              <w:t>5</w:t>
            </w:r>
          </w:p>
        </w:tc>
        <w:tc>
          <w:tcPr>
            <w:tcW w:w="1843" w:type="dxa"/>
            <w:vAlign w:val="center"/>
          </w:tcPr>
          <w:p w14:paraId="5D093304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proofErr w:type="spellStart"/>
            <w:r w:rsidRPr="0082151A">
              <w:rPr>
                <w:lang w:val="en-US"/>
              </w:rPr>
              <w:t>Руководитель</w:t>
            </w:r>
            <w:proofErr w:type="spellEnd"/>
          </w:p>
        </w:tc>
      </w:tr>
      <w:tr w:rsidR="00F13179" w:rsidRPr="0082151A" w14:paraId="605ABA66" w14:textId="77777777" w:rsidTr="00B732A4">
        <w:trPr>
          <w:trHeight w:val="454"/>
        </w:trPr>
        <w:tc>
          <w:tcPr>
            <w:tcW w:w="421" w:type="dxa"/>
            <w:vMerge/>
            <w:vAlign w:val="center"/>
          </w:tcPr>
          <w:p w14:paraId="55007D7B" w14:textId="77777777" w:rsidR="00F13179" w:rsidRPr="004E41B5" w:rsidRDefault="00F13179" w:rsidP="00B732A4">
            <w:pPr>
              <w:pStyle w:val="aff0"/>
              <w:rPr>
                <w:lang w:val="en-US"/>
              </w:rPr>
            </w:pPr>
          </w:p>
        </w:tc>
        <w:tc>
          <w:tcPr>
            <w:tcW w:w="1984" w:type="dxa"/>
            <w:vMerge/>
            <w:vAlign w:val="center"/>
          </w:tcPr>
          <w:p w14:paraId="0EDAC6CE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</w:p>
        </w:tc>
        <w:tc>
          <w:tcPr>
            <w:tcW w:w="3119" w:type="dxa"/>
            <w:vAlign w:val="center"/>
          </w:tcPr>
          <w:p w14:paraId="7A098E9F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proofErr w:type="spellStart"/>
            <w:r w:rsidRPr="0082151A">
              <w:rPr>
                <w:lang w:val="en-US"/>
              </w:rPr>
              <w:t>Устранение</w:t>
            </w:r>
            <w:proofErr w:type="spellEnd"/>
            <w:r w:rsidRPr="0082151A">
              <w:rPr>
                <w:lang w:val="en-US"/>
              </w:rPr>
              <w:t xml:space="preserve"> </w:t>
            </w:r>
            <w:proofErr w:type="spellStart"/>
            <w:r w:rsidRPr="0082151A">
              <w:rPr>
                <w:lang w:val="en-US"/>
              </w:rPr>
              <w:t>ошибок</w:t>
            </w:r>
            <w:proofErr w:type="spellEnd"/>
          </w:p>
        </w:tc>
        <w:tc>
          <w:tcPr>
            <w:tcW w:w="708" w:type="dxa"/>
            <w:vAlign w:val="center"/>
          </w:tcPr>
          <w:p w14:paraId="5BB15608" w14:textId="77777777" w:rsidR="00F13179" w:rsidRPr="0082151A" w:rsidRDefault="00F13179" w:rsidP="00B732A4">
            <w:pPr>
              <w:pStyle w:val="aff0"/>
              <w:spacing w:line="276" w:lineRule="auto"/>
              <w:jc w:val="center"/>
            </w:pPr>
            <w:r>
              <w:t>6</w:t>
            </w:r>
          </w:p>
        </w:tc>
        <w:tc>
          <w:tcPr>
            <w:tcW w:w="709" w:type="dxa"/>
            <w:vAlign w:val="center"/>
          </w:tcPr>
          <w:p w14:paraId="3D3E5CE1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709" w:type="dxa"/>
            <w:vAlign w:val="center"/>
          </w:tcPr>
          <w:p w14:paraId="1C7DF3C4" w14:textId="77777777" w:rsidR="00F13179" w:rsidRPr="0030206A" w:rsidRDefault="00F13179" w:rsidP="00B732A4">
            <w:pPr>
              <w:pStyle w:val="aff0"/>
              <w:jc w:val="center"/>
            </w:pPr>
            <w:r w:rsidRPr="0014522E">
              <w:t>14</w:t>
            </w:r>
          </w:p>
        </w:tc>
        <w:tc>
          <w:tcPr>
            <w:tcW w:w="1843" w:type="dxa"/>
            <w:vAlign w:val="center"/>
          </w:tcPr>
          <w:p w14:paraId="26FD5962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proofErr w:type="spellStart"/>
            <w:r w:rsidRPr="0082151A">
              <w:rPr>
                <w:lang w:val="en-US"/>
              </w:rPr>
              <w:t>Программист</w:t>
            </w:r>
            <w:proofErr w:type="spellEnd"/>
          </w:p>
        </w:tc>
      </w:tr>
      <w:tr w:rsidR="00F13179" w:rsidRPr="0082151A" w14:paraId="709D3CBC" w14:textId="77777777" w:rsidTr="00B732A4">
        <w:trPr>
          <w:trHeight w:val="454"/>
        </w:trPr>
        <w:tc>
          <w:tcPr>
            <w:tcW w:w="421" w:type="dxa"/>
            <w:vMerge/>
            <w:vAlign w:val="center"/>
          </w:tcPr>
          <w:p w14:paraId="13ADC4EE" w14:textId="77777777" w:rsidR="00F13179" w:rsidRPr="004E41B5" w:rsidRDefault="00F13179" w:rsidP="00B732A4">
            <w:pPr>
              <w:pStyle w:val="aff0"/>
              <w:rPr>
                <w:lang w:val="en-US"/>
              </w:rPr>
            </w:pPr>
          </w:p>
        </w:tc>
        <w:tc>
          <w:tcPr>
            <w:tcW w:w="1984" w:type="dxa"/>
            <w:vMerge/>
            <w:vAlign w:val="center"/>
          </w:tcPr>
          <w:p w14:paraId="0C68AB31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</w:p>
        </w:tc>
        <w:tc>
          <w:tcPr>
            <w:tcW w:w="3119" w:type="dxa"/>
            <w:vAlign w:val="center"/>
          </w:tcPr>
          <w:p w14:paraId="267C2A47" w14:textId="77777777" w:rsidR="00F13179" w:rsidRPr="00317118" w:rsidRDefault="00F13179" w:rsidP="00B732A4">
            <w:pPr>
              <w:pStyle w:val="aff0"/>
              <w:jc w:val="center"/>
            </w:pPr>
            <w:r w:rsidRPr="00317118">
              <w:t>Составление и утверждение отчета и документации</w:t>
            </w:r>
          </w:p>
        </w:tc>
        <w:tc>
          <w:tcPr>
            <w:tcW w:w="708" w:type="dxa"/>
            <w:vAlign w:val="center"/>
          </w:tcPr>
          <w:p w14:paraId="046EB778" w14:textId="77777777" w:rsidR="00F13179" w:rsidRPr="0082151A" w:rsidRDefault="00F13179" w:rsidP="00B732A4">
            <w:pPr>
              <w:pStyle w:val="aff0"/>
              <w:spacing w:line="276" w:lineRule="auto"/>
              <w:jc w:val="center"/>
              <w:rPr>
                <w:lang w:val="en-US"/>
              </w:rPr>
            </w:pPr>
            <w:r>
              <w:t>3</w:t>
            </w:r>
          </w:p>
        </w:tc>
        <w:tc>
          <w:tcPr>
            <w:tcW w:w="709" w:type="dxa"/>
            <w:vAlign w:val="center"/>
          </w:tcPr>
          <w:p w14:paraId="2681299F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709" w:type="dxa"/>
            <w:vAlign w:val="center"/>
          </w:tcPr>
          <w:p w14:paraId="442686FD" w14:textId="77777777" w:rsidR="00F13179" w:rsidRPr="0030206A" w:rsidRDefault="00F13179" w:rsidP="00B732A4">
            <w:pPr>
              <w:pStyle w:val="aff0"/>
              <w:jc w:val="center"/>
            </w:pPr>
            <w:r w:rsidRPr="0014522E">
              <w:t>5</w:t>
            </w:r>
          </w:p>
        </w:tc>
        <w:tc>
          <w:tcPr>
            <w:tcW w:w="1843" w:type="dxa"/>
            <w:vAlign w:val="center"/>
          </w:tcPr>
          <w:p w14:paraId="151563AA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proofErr w:type="spellStart"/>
            <w:r w:rsidRPr="0082151A">
              <w:rPr>
                <w:lang w:val="en-US"/>
              </w:rPr>
              <w:t>Программист</w:t>
            </w:r>
            <w:proofErr w:type="spellEnd"/>
            <w:r w:rsidRPr="0082151A">
              <w:rPr>
                <w:lang w:val="en-US"/>
              </w:rPr>
              <w:t xml:space="preserve">, </w:t>
            </w:r>
            <w:proofErr w:type="spellStart"/>
            <w:r w:rsidRPr="0082151A">
              <w:rPr>
                <w:lang w:val="en-US"/>
              </w:rPr>
              <w:t>руководитель</w:t>
            </w:r>
            <w:proofErr w:type="spellEnd"/>
          </w:p>
        </w:tc>
      </w:tr>
      <w:tr w:rsidR="00F13179" w:rsidRPr="0082151A" w14:paraId="756C8B3B" w14:textId="77777777" w:rsidTr="00B732A4">
        <w:trPr>
          <w:trHeight w:val="397"/>
        </w:trPr>
        <w:tc>
          <w:tcPr>
            <w:tcW w:w="6941" w:type="dxa"/>
            <w:gridSpan w:val="5"/>
            <w:vAlign w:val="center"/>
          </w:tcPr>
          <w:p w14:paraId="5B2FD92E" w14:textId="77777777" w:rsidR="00F13179" w:rsidRPr="0082151A" w:rsidRDefault="00F13179" w:rsidP="00B732A4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Итого</w:t>
            </w:r>
          </w:p>
        </w:tc>
        <w:tc>
          <w:tcPr>
            <w:tcW w:w="709" w:type="dxa"/>
            <w:shd w:val="clear" w:color="auto" w:fill="auto"/>
          </w:tcPr>
          <w:p w14:paraId="55AB8E4E" w14:textId="77777777" w:rsidR="00F13179" w:rsidRPr="00327BD5" w:rsidRDefault="00F13179" w:rsidP="00B732A4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448</w:t>
            </w:r>
          </w:p>
        </w:tc>
        <w:tc>
          <w:tcPr>
            <w:tcW w:w="1843" w:type="dxa"/>
            <w:shd w:val="clear" w:color="auto" w:fill="auto"/>
          </w:tcPr>
          <w:p w14:paraId="317F22F3" w14:textId="77777777" w:rsidR="00F13179" w:rsidRPr="0082151A" w:rsidRDefault="00F13179" w:rsidP="00B732A4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60265729" w14:textId="77777777" w:rsidR="00F13179" w:rsidRDefault="00F13179" w:rsidP="00F13179">
      <w:pPr>
        <w:spacing w:before="480"/>
      </w:pPr>
      <w:r w:rsidRPr="00BD1E82">
        <w:t>Для определения продолжительности работ по разработке программного продукта</w:t>
      </w:r>
      <w:r>
        <w:t xml:space="preserve"> используется формула </w:t>
      </w:r>
      <w:r w:rsidRPr="00126C66">
        <w:t>5.</w:t>
      </w:r>
      <w:r>
        <w:t>1.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2"/>
        <w:gridCol w:w="753"/>
      </w:tblGrid>
      <w:tr w:rsidR="00F13179" w14:paraId="2A9849FC" w14:textId="77777777" w:rsidTr="00B732A4">
        <w:tc>
          <w:tcPr>
            <w:tcW w:w="8642" w:type="dxa"/>
            <w:vAlign w:val="center"/>
          </w:tcPr>
          <w:p w14:paraId="39EA9C22" w14:textId="77777777" w:rsidR="00F13179" w:rsidRPr="00983126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3t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min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max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5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703" w:type="dxa"/>
            <w:vAlign w:val="center"/>
          </w:tcPr>
          <w:p w14:paraId="78748ED4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w:r w:rsidRPr="007C49C8">
              <w:rPr>
                <w:lang w:val="en-US"/>
              </w:rPr>
              <w:t>(</w:t>
            </w:r>
            <w:r>
              <w:rPr>
                <w:lang w:val="en-US"/>
              </w:rPr>
              <w:t>5.</w:t>
            </w:r>
            <w:r w:rsidRPr="007C49C8">
              <w:rPr>
                <w:lang w:val="en-US"/>
              </w:rPr>
              <w:t>1)</w:t>
            </w:r>
          </w:p>
        </w:tc>
      </w:tr>
    </w:tbl>
    <w:p w14:paraId="2F5B22D6" w14:textId="77777777" w:rsidR="00F13179" w:rsidRPr="00A11341" w:rsidRDefault="00F13179" w:rsidP="00F13179">
      <w:pPr>
        <w:ind w:firstLine="0"/>
      </w:pPr>
      <w:r>
        <w:t xml:space="preserve">Где </w:t>
      </w:r>
      <w:r>
        <w:rPr>
          <w:lang w:val="en-US"/>
        </w:rPr>
        <w:t>T</w:t>
      </w:r>
      <w:r>
        <w:t xml:space="preserve"> – ожидаемая длительность работы в часах, </w:t>
      </w:r>
      <w:proofErr w:type="spellStart"/>
      <w:r>
        <w:rPr>
          <w:lang w:val="en-US"/>
        </w:rPr>
        <w:t>t</w:t>
      </w:r>
      <w:r>
        <w:rPr>
          <w:vertAlign w:val="subscript"/>
          <w:lang w:val="en-US"/>
        </w:rPr>
        <w:t>min</w:t>
      </w:r>
      <w:proofErr w:type="spellEnd"/>
      <w:r w:rsidRPr="004D3481">
        <w:t xml:space="preserve"> </w:t>
      </w:r>
      <w:r>
        <w:t>–</w:t>
      </w:r>
      <w:r w:rsidRPr="004D3481">
        <w:t xml:space="preserve"> </w:t>
      </w:r>
      <w:r>
        <w:t xml:space="preserve">минимальная длительность работы, </w:t>
      </w:r>
      <w:proofErr w:type="spellStart"/>
      <w:r>
        <w:rPr>
          <w:lang w:val="en-US"/>
        </w:rPr>
        <w:t>t</w:t>
      </w:r>
      <w:r>
        <w:rPr>
          <w:vertAlign w:val="subscript"/>
          <w:lang w:val="en-US"/>
        </w:rPr>
        <w:t>max</w:t>
      </w:r>
      <w:proofErr w:type="spellEnd"/>
      <w:r>
        <w:t xml:space="preserve"> – максимальная длительность работы.</w:t>
      </w:r>
    </w:p>
    <w:p w14:paraId="565440DC" w14:textId="77777777" w:rsidR="00F13179" w:rsidRPr="00431AB2" w:rsidRDefault="00F13179" w:rsidP="00F13179">
      <w:r>
        <w:t>Общее время для разработки вышло равным 4</w:t>
      </w:r>
      <w:r w:rsidRPr="004575C7">
        <w:t>48</w:t>
      </w:r>
      <w:r>
        <w:t xml:space="preserve"> часам. Для определения суммарной деятельности этапов создания ПП был построен график </w:t>
      </w:r>
      <w:proofErr w:type="spellStart"/>
      <w:r>
        <w:t>Ганта</w:t>
      </w:r>
      <w:proofErr w:type="spellEnd"/>
      <w:r>
        <w:t>, изображенный на рисунке 5.2.</w:t>
      </w:r>
    </w:p>
    <w:p w14:paraId="79491EF2" w14:textId="77777777" w:rsidR="00F13179" w:rsidRDefault="00F13179" w:rsidP="00F13179">
      <w:pPr>
        <w:pStyle w:val="afa"/>
      </w:pPr>
      <w:r w:rsidRPr="00B83B8A">
        <w:lastRenderedPageBreak/>
        <w:drawing>
          <wp:inline distT="0" distB="0" distL="0" distR="0" wp14:anchorId="02328C10" wp14:editId="6833E7B9">
            <wp:extent cx="5940425" cy="25012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20C1" w14:textId="77777777" w:rsidR="00F13179" w:rsidRDefault="00F13179" w:rsidP="00F13179">
      <w:pPr>
        <w:pStyle w:val="afb"/>
      </w:pPr>
      <w:r>
        <w:t xml:space="preserve">Рисунок 5.2 – График </w:t>
      </w:r>
      <w:proofErr w:type="spellStart"/>
      <w:r>
        <w:t>Ганта</w:t>
      </w:r>
      <w:proofErr w:type="spellEnd"/>
    </w:p>
    <w:p w14:paraId="623642E2" w14:textId="77777777" w:rsidR="00F13179" w:rsidRDefault="00F13179" w:rsidP="00F13179">
      <w:pPr>
        <w:pStyle w:val="2"/>
      </w:pPr>
      <w:bookmarkStart w:id="463" w:name="_Toc167623517"/>
      <w:r>
        <w:t>5.5 Определение затрат на разработку и внедрение программного продукта</w:t>
      </w:r>
      <w:bookmarkEnd w:id="463"/>
    </w:p>
    <w:p w14:paraId="56B0CFD6" w14:textId="77777777" w:rsidR="00F13179" w:rsidRDefault="00F13179" w:rsidP="00F13179">
      <w:r>
        <w:t xml:space="preserve">Затраты на разработку определяются по следующим статьям расходов: материальные затраты, заработная плата сотрудников, дополнительная заработная плата сотрудников, страховые взносы в государственные внебюджетные фонды, стоимость специального оборудования и программного обеспечения и накладные расходы. </w:t>
      </w:r>
      <w:r w:rsidRPr="00603112">
        <w:t>Общая величина материальных затрат</w:t>
      </w:r>
      <w:r>
        <w:t xml:space="preserve"> рассчитывается по таблице 5.3</w:t>
      </w:r>
      <w:r w:rsidRPr="00603112">
        <w:t>.</w:t>
      </w:r>
      <w:r w:rsidRPr="00603112">
        <w:cr/>
      </w:r>
      <w:r w:rsidRPr="00963D48">
        <w:rPr>
          <w:rStyle w:val="aff"/>
        </w:rPr>
        <w:t>Таблица 5.3 – Материальные затраты, связанные с созданием и внедрением программного продукта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697"/>
        <w:gridCol w:w="7"/>
        <w:gridCol w:w="3260"/>
        <w:gridCol w:w="1701"/>
        <w:gridCol w:w="1418"/>
        <w:gridCol w:w="1134"/>
        <w:gridCol w:w="1128"/>
        <w:gridCol w:w="6"/>
      </w:tblGrid>
      <w:tr w:rsidR="00F13179" w14:paraId="0C46A97F" w14:textId="77777777" w:rsidTr="00B732A4">
        <w:trPr>
          <w:trHeight w:val="725"/>
        </w:trPr>
        <w:tc>
          <w:tcPr>
            <w:tcW w:w="697" w:type="dxa"/>
            <w:vAlign w:val="center"/>
          </w:tcPr>
          <w:p w14:paraId="5822289F" w14:textId="77777777" w:rsidR="00F13179" w:rsidRDefault="00F13179" w:rsidP="00B732A4">
            <w:pPr>
              <w:pStyle w:val="aff0"/>
              <w:jc w:val="center"/>
            </w:pPr>
            <w:r>
              <w:t>№</w:t>
            </w:r>
          </w:p>
        </w:tc>
        <w:tc>
          <w:tcPr>
            <w:tcW w:w="3267" w:type="dxa"/>
            <w:gridSpan w:val="2"/>
            <w:vAlign w:val="center"/>
          </w:tcPr>
          <w:p w14:paraId="317D3A79" w14:textId="77777777" w:rsidR="00F13179" w:rsidRDefault="00F13179" w:rsidP="00B732A4">
            <w:pPr>
              <w:pStyle w:val="aff0"/>
              <w:jc w:val="center"/>
            </w:pPr>
            <w:r>
              <w:t>Наименование материалов</w:t>
            </w:r>
          </w:p>
        </w:tc>
        <w:tc>
          <w:tcPr>
            <w:tcW w:w="1701" w:type="dxa"/>
            <w:vAlign w:val="center"/>
          </w:tcPr>
          <w:p w14:paraId="2C38FE36" w14:textId="77777777" w:rsidR="00F13179" w:rsidRDefault="00F13179" w:rsidP="00B732A4">
            <w:pPr>
              <w:pStyle w:val="aff0"/>
              <w:jc w:val="center"/>
            </w:pPr>
            <w:r>
              <w:t>Ед. измерения</w:t>
            </w:r>
          </w:p>
        </w:tc>
        <w:tc>
          <w:tcPr>
            <w:tcW w:w="1418" w:type="dxa"/>
            <w:vAlign w:val="center"/>
          </w:tcPr>
          <w:p w14:paraId="217D37AF" w14:textId="77777777" w:rsidR="00F13179" w:rsidRDefault="00F13179" w:rsidP="00B732A4">
            <w:pPr>
              <w:pStyle w:val="aff0"/>
              <w:jc w:val="center"/>
            </w:pPr>
            <w:r>
              <w:t>Количество</w:t>
            </w:r>
          </w:p>
        </w:tc>
        <w:tc>
          <w:tcPr>
            <w:tcW w:w="1134" w:type="dxa"/>
            <w:vAlign w:val="center"/>
          </w:tcPr>
          <w:p w14:paraId="5BCDF4C9" w14:textId="77777777" w:rsidR="00F13179" w:rsidRDefault="00F13179" w:rsidP="00B732A4">
            <w:pPr>
              <w:pStyle w:val="aff0"/>
              <w:jc w:val="center"/>
            </w:pPr>
            <w:r>
              <w:t>Цена за ед. руб.</w:t>
            </w:r>
          </w:p>
        </w:tc>
        <w:tc>
          <w:tcPr>
            <w:tcW w:w="1134" w:type="dxa"/>
            <w:gridSpan w:val="2"/>
            <w:vAlign w:val="center"/>
          </w:tcPr>
          <w:p w14:paraId="0734B66A" w14:textId="77777777" w:rsidR="00F13179" w:rsidRDefault="00F13179" w:rsidP="00B732A4">
            <w:pPr>
              <w:pStyle w:val="aff0"/>
              <w:jc w:val="center"/>
            </w:pPr>
            <w:r>
              <w:t>Сумма, руб.</w:t>
            </w:r>
          </w:p>
        </w:tc>
      </w:tr>
      <w:tr w:rsidR="00F13179" w14:paraId="7AB523D7" w14:textId="77777777" w:rsidTr="00B732A4">
        <w:trPr>
          <w:trHeight w:val="454"/>
        </w:trPr>
        <w:tc>
          <w:tcPr>
            <w:tcW w:w="697" w:type="dxa"/>
            <w:vAlign w:val="center"/>
          </w:tcPr>
          <w:p w14:paraId="0DE12E54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3267" w:type="dxa"/>
            <w:gridSpan w:val="2"/>
            <w:vAlign w:val="center"/>
          </w:tcPr>
          <w:p w14:paraId="12BB010B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1701" w:type="dxa"/>
            <w:vAlign w:val="center"/>
          </w:tcPr>
          <w:p w14:paraId="2B23C323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1418" w:type="dxa"/>
            <w:vAlign w:val="center"/>
          </w:tcPr>
          <w:p w14:paraId="1601DBC7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  <w:tc>
          <w:tcPr>
            <w:tcW w:w="1134" w:type="dxa"/>
            <w:vAlign w:val="center"/>
          </w:tcPr>
          <w:p w14:paraId="60590E66" w14:textId="77777777" w:rsidR="00F13179" w:rsidRDefault="00F13179" w:rsidP="00B732A4">
            <w:pPr>
              <w:pStyle w:val="aff0"/>
              <w:jc w:val="center"/>
            </w:pPr>
            <w:r>
              <w:t>5</w:t>
            </w:r>
          </w:p>
        </w:tc>
        <w:tc>
          <w:tcPr>
            <w:tcW w:w="1134" w:type="dxa"/>
            <w:gridSpan w:val="2"/>
            <w:vAlign w:val="center"/>
          </w:tcPr>
          <w:p w14:paraId="538A463B" w14:textId="77777777" w:rsidR="00F13179" w:rsidRDefault="00F13179" w:rsidP="00B732A4">
            <w:pPr>
              <w:pStyle w:val="aff0"/>
              <w:jc w:val="center"/>
            </w:pPr>
            <w:r>
              <w:t>6</w:t>
            </w:r>
          </w:p>
        </w:tc>
      </w:tr>
      <w:tr w:rsidR="00F13179" w14:paraId="5394CF5D" w14:textId="77777777" w:rsidTr="00B732A4">
        <w:trPr>
          <w:trHeight w:val="454"/>
        </w:trPr>
        <w:tc>
          <w:tcPr>
            <w:tcW w:w="697" w:type="dxa"/>
            <w:vAlign w:val="center"/>
          </w:tcPr>
          <w:p w14:paraId="122CEA37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3267" w:type="dxa"/>
            <w:gridSpan w:val="2"/>
            <w:vAlign w:val="center"/>
          </w:tcPr>
          <w:p w14:paraId="6022043D" w14:textId="77777777" w:rsidR="00F13179" w:rsidRDefault="00F13179" w:rsidP="00B732A4">
            <w:pPr>
              <w:pStyle w:val="aff0"/>
              <w:jc w:val="center"/>
            </w:pPr>
            <w:r>
              <w:t>Бумага для печати</w:t>
            </w:r>
          </w:p>
        </w:tc>
        <w:tc>
          <w:tcPr>
            <w:tcW w:w="1701" w:type="dxa"/>
            <w:vAlign w:val="center"/>
          </w:tcPr>
          <w:p w14:paraId="14098436" w14:textId="77777777" w:rsidR="00F13179" w:rsidRDefault="00F13179" w:rsidP="00B732A4">
            <w:pPr>
              <w:pStyle w:val="aff0"/>
              <w:jc w:val="center"/>
            </w:pPr>
            <w:r>
              <w:t>пачка</w:t>
            </w:r>
          </w:p>
        </w:tc>
        <w:tc>
          <w:tcPr>
            <w:tcW w:w="1418" w:type="dxa"/>
            <w:vAlign w:val="center"/>
          </w:tcPr>
          <w:p w14:paraId="4C21BC3F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134" w:type="dxa"/>
            <w:vAlign w:val="center"/>
          </w:tcPr>
          <w:p w14:paraId="453F924E" w14:textId="77777777" w:rsidR="00F13179" w:rsidRDefault="00F13179" w:rsidP="00B732A4">
            <w:pPr>
              <w:pStyle w:val="aff0"/>
              <w:jc w:val="center"/>
            </w:pPr>
            <w:r>
              <w:t>400</w:t>
            </w:r>
          </w:p>
        </w:tc>
        <w:tc>
          <w:tcPr>
            <w:tcW w:w="1134" w:type="dxa"/>
            <w:gridSpan w:val="2"/>
            <w:vAlign w:val="center"/>
          </w:tcPr>
          <w:p w14:paraId="32DC96E0" w14:textId="77777777" w:rsidR="00F13179" w:rsidRDefault="00F13179" w:rsidP="00B732A4">
            <w:pPr>
              <w:pStyle w:val="aff0"/>
              <w:jc w:val="center"/>
            </w:pPr>
            <w:r>
              <w:t>400</w:t>
            </w:r>
          </w:p>
        </w:tc>
      </w:tr>
      <w:tr w:rsidR="00F13179" w14:paraId="6B7F3D72" w14:textId="77777777" w:rsidTr="00B732A4">
        <w:trPr>
          <w:trHeight w:val="454"/>
        </w:trPr>
        <w:tc>
          <w:tcPr>
            <w:tcW w:w="697" w:type="dxa"/>
            <w:vAlign w:val="center"/>
          </w:tcPr>
          <w:p w14:paraId="0EE40146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3267" w:type="dxa"/>
            <w:gridSpan w:val="2"/>
            <w:vAlign w:val="center"/>
          </w:tcPr>
          <w:p w14:paraId="5C118FC7" w14:textId="77777777" w:rsidR="00F13179" w:rsidRDefault="00F13179" w:rsidP="00B732A4">
            <w:pPr>
              <w:pStyle w:val="aff0"/>
              <w:jc w:val="center"/>
            </w:pPr>
            <w:r>
              <w:t>Картридж для принтера</w:t>
            </w:r>
          </w:p>
        </w:tc>
        <w:tc>
          <w:tcPr>
            <w:tcW w:w="1701" w:type="dxa"/>
            <w:vAlign w:val="center"/>
          </w:tcPr>
          <w:p w14:paraId="28C5ABB9" w14:textId="77777777" w:rsidR="00F13179" w:rsidRDefault="00F13179" w:rsidP="00B732A4">
            <w:pPr>
              <w:pStyle w:val="aff0"/>
              <w:jc w:val="center"/>
            </w:pPr>
            <w:r>
              <w:t>шт.</w:t>
            </w:r>
          </w:p>
        </w:tc>
        <w:tc>
          <w:tcPr>
            <w:tcW w:w="1418" w:type="dxa"/>
            <w:vAlign w:val="center"/>
          </w:tcPr>
          <w:p w14:paraId="4259974C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134" w:type="dxa"/>
            <w:vAlign w:val="center"/>
          </w:tcPr>
          <w:p w14:paraId="020E1634" w14:textId="77777777" w:rsidR="00F13179" w:rsidRDefault="00F13179" w:rsidP="00B732A4">
            <w:pPr>
              <w:pStyle w:val="aff0"/>
              <w:jc w:val="center"/>
            </w:pPr>
            <w:r>
              <w:t>800</w:t>
            </w:r>
          </w:p>
        </w:tc>
        <w:tc>
          <w:tcPr>
            <w:tcW w:w="1134" w:type="dxa"/>
            <w:gridSpan w:val="2"/>
            <w:vAlign w:val="center"/>
          </w:tcPr>
          <w:p w14:paraId="71768954" w14:textId="77777777" w:rsidR="00F13179" w:rsidRDefault="00F13179" w:rsidP="00B732A4">
            <w:pPr>
              <w:pStyle w:val="aff0"/>
              <w:jc w:val="center"/>
            </w:pPr>
            <w:r>
              <w:t>800</w:t>
            </w:r>
          </w:p>
        </w:tc>
      </w:tr>
      <w:tr w:rsidR="00F13179" w14:paraId="3A3C48E4" w14:textId="77777777" w:rsidTr="00B732A4">
        <w:trPr>
          <w:trHeight w:val="454"/>
        </w:trPr>
        <w:tc>
          <w:tcPr>
            <w:tcW w:w="697" w:type="dxa"/>
            <w:vAlign w:val="center"/>
          </w:tcPr>
          <w:p w14:paraId="0B653EC5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3267" w:type="dxa"/>
            <w:gridSpan w:val="2"/>
            <w:vAlign w:val="center"/>
          </w:tcPr>
          <w:p w14:paraId="4625C4E3" w14:textId="77777777" w:rsidR="00F13179" w:rsidRDefault="00F13179" w:rsidP="00B732A4">
            <w:pPr>
              <w:pStyle w:val="aff0"/>
              <w:jc w:val="center"/>
            </w:pPr>
            <w:r>
              <w:t>Услуги связи и интернета</w:t>
            </w:r>
          </w:p>
        </w:tc>
        <w:tc>
          <w:tcPr>
            <w:tcW w:w="1701" w:type="dxa"/>
            <w:vAlign w:val="center"/>
          </w:tcPr>
          <w:p w14:paraId="31FF1095" w14:textId="77777777" w:rsidR="00F13179" w:rsidRDefault="00F13179" w:rsidP="00B732A4">
            <w:pPr>
              <w:pStyle w:val="aff0"/>
              <w:jc w:val="center"/>
            </w:pPr>
            <w:r>
              <w:t>мес.</w:t>
            </w:r>
          </w:p>
        </w:tc>
        <w:tc>
          <w:tcPr>
            <w:tcW w:w="1418" w:type="dxa"/>
            <w:vAlign w:val="center"/>
          </w:tcPr>
          <w:p w14:paraId="212BEEFC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1134" w:type="dxa"/>
            <w:vAlign w:val="center"/>
          </w:tcPr>
          <w:p w14:paraId="2D7BFEA2" w14:textId="77777777" w:rsidR="00F13179" w:rsidRDefault="00F13179" w:rsidP="00B732A4">
            <w:pPr>
              <w:pStyle w:val="aff0"/>
              <w:jc w:val="center"/>
            </w:pPr>
            <w:r>
              <w:t>550</w:t>
            </w:r>
          </w:p>
        </w:tc>
        <w:tc>
          <w:tcPr>
            <w:tcW w:w="1134" w:type="dxa"/>
            <w:gridSpan w:val="2"/>
            <w:vAlign w:val="center"/>
          </w:tcPr>
          <w:p w14:paraId="08E45277" w14:textId="77777777" w:rsidR="00F13179" w:rsidRDefault="00F13179" w:rsidP="00B732A4">
            <w:pPr>
              <w:pStyle w:val="aff0"/>
              <w:jc w:val="center"/>
            </w:pPr>
            <w:r>
              <w:t>1100</w:t>
            </w:r>
          </w:p>
        </w:tc>
      </w:tr>
      <w:tr w:rsidR="00F13179" w14:paraId="2CE35454" w14:textId="77777777" w:rsidTr="00B732A4">
        <w:trPr>
          <w:gridAfter w:val="1"/>
          <w:wAfter w:w="6" w:type="dxa"/>
          <w:trHeight w:val="454"/>
        </w:trPr>
        <w:tc>
          <w:tcPr>
            <w:tcW w:w="704" w:type="dxa"/>
            <w:gridSpan w:val="2"/>
            <w:vAlign w:val="center"/>
          </w:tcPr>
          <w:p w14:paraId="35C52C5E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  <w:tc>
          <w:tcPr>
            <w:tcW w:w="3260" w:type="dxa"/>
            <w:vAlign w:val="center"/>
          </w:tcPr>
          <w:p w14:paraId="6843EE4F" w14:textId="77777777" w:rsidR="00F13179" w:rsidRDefault="00F13179" w:rsidP="00B732A4">
            <w:pPr>
              <w:pStyle w:val="aff0"/>
              <w:jc w:val="center"/>
            </w:pPr>
            <w:r>
              <w:t>Затраты на электроэнергию</w:t>
            </w:r>
          </w:p>
        </w:tc>
        <w:tc>
          <w:tcPr>
            <w:tcW w:w="1701" w:type="dxa"/>
            <w:vAlign w:val="center"/>
          </w:tcPr>
          <w:p w14:paraId="111A3693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418" w:type="dxa"/>
            <w:vAlign w:val="center"/>
          </w:tcPr>
          <w:p w14:paraId="35AC7221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134" w:type="dxa"/>
            <w:vAlign w:val="center"/>
          </w:tcPr>
          <w:p w14:paraId="33A335D4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128" w:type="dxa"/>
            <w:vAlign w:val="center"/>
          </w:tcPr>
          <w:p w14:paraId="1754D7B1" w14:textId="77777777" w:rsidR="00F13179" w:rsidRDefault="00F13179" w:rsidP="00B732A4">
            <w:pPr>
              <w:pStyle w:val="aff0"/>
              <w:jc w:val="center"/>
            </w:pPr>
            <w:r>
              <w:t>3000</w:t>
            </w:r>
          </w:p>
        </w:tc>
      </w:tr>
      <w:tr w:rsidR="00F13179" w14:paraId="24C0877D" w14:textId="77777777" w:rsidTr="00B732A4">
        <w:trPr>
          <w:gridAfter w:val="1"/>
          <w:wAfter w:w="6" w:type="dxa"/>
          <w:trHeight w:val="454"/>
        </w:trPr>
        <w:tc>
          <w:tcPr>
            <w:tcW w:w="704" w:type="dxa"/>
            <w:gridSpan w:val="2"/>
            <w:vAlign w:val="center"/>
          </w:tcPr>
          <w:p w14:paraId="2826E8BE" w14:textId="77777777" w:rsidR="00F13179" w:rsidRDefault="00F13179" w:rsidP="00B732A4">
            <w:pPr>
              <w:pStyle w:val="aff0"/>
              <w:jc w:val="center"/>
            </w:pPr>
            <w:r>
              <w:t>5</w:t>
            </w:r>
          </w:p>
        </w:tc>
        <w:tc>
          <w:tcPr>
            <w:tcW w:w="3260" w:type="dxa"/>
            <w:vAlign w:val="center"/>
          </w:tcPr>
          <w:p w14:paraId="77BB8CC6" w14:textId="77777777" w:rsidR="00F13179" w:rsidRDefault="00F13179" w:rsidP="00B732A4">
            <w:pPr>
              <w:pStyle w:val="aff0"/>
              <w:jc w:val="center"/>
            </w:pPr>
            <w:r>
              <w:t>Канцелярия</w:t>
            </w:r>
          </w:p>
        </w:tc>
        <w:tc>
          <w:tcPr>
            <w:tcW w:w="1701" w:type="dxa"/>
            <w:vAlign w:val="center"/>
          </w:tcPr>
          <w:p w14:paraId="71147A45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418" w:type="dxa"/>
            <w:vAlign w:val="center"/>
          </w:tcPr>
          <w:p w14:paraId="39A38A19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134" w:type="dxa"/>
            <w:vAlign w:val="center"/>
          </w:tcPr>
          <w:p w14:paraId="51F5C39D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128" w:type="dxa"/>
            <w:vAlign w:val="center"/>
          </w:tcPr>
          <w:p w14:paraId="5C5E3267" w14:textId="77777777" w:rsidR="00F13179" w:rsidRDefault="00F13179" w:rsidP="00B732A4">
            <w:pPr>
              <w:pStyle w:val="aff0"/>
              <w:jc w:val="center"/>
            </w:pPr>
            <w:r>
              <w:t>400</w:t>
            </w:r>
          </w:p>
        </w:tc>
      </w:tr>
      <w:tr w:rsidR="00F13179" w:rsidRPr="00041449" w14:paraId="79DDA2A2" w14:textId="77777777" w:rsidTr="00B732A4">
        <w:trPr>
          <w:gridAfter w:val="1"/>
          <w:wAfter w:w="6" w:type="dxa"/>
          <w:trHeight w:val="454"/>
        </w:trPr>
        <w:tc>
          <w:tcPr>
            <w:tcW w:w="8217" w:type="dxa"/>
            <w:gridSpan w:val="6"/>
            <w:vAlign w:val="center"/>
          </w:tcPr>
          <w:p w14:paraId="091A99BC" w14:textId="77777777" w:rsidR="00F13179" w:rsidRDefault="00F13179" w:rsidP="00B732A4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1128" w:type="dxa"/>
            <w:vAlign w:val="center"/>
          </w:tcPr>
          <w:p w14:paraId="5C88742C" w14:textId="77777777" w:rsidR="00F13179" w:rsidRPr="00963D48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5700</w:t>
            </w:r>
          </w:p>
        </w:tc>
      </w:tr>
    </w:tbl>
    <w:p w14:paraId="2CE1B1EC" w14:textId="384EEA63" w:rsidR="00F13179" w:rsidRPr="00317118" w:rsidRDefault="00F13179" w:rsidP="00F13179">
      <w:pPr>
        <w:pStyle w:val="afff3"/>
      </w:pPr>
      <w:r w:rsidRPr="005D341B">
        <w:lastRenderedPageBreak/>
        <w:t>К затратам по статье «Основная заработная плата» относ</w:t>
      </w:r>
      <w:r w:rsidR="00B379EF">
        <w:t>и</w:t>
      </w:r>
      <w:r w:rsidRPr="005D341B">
        <w:t>тся основная заработная плата</w:t>
      </w:r>
      <w:r w:rsidR="00B379EF">
        <w:t>, р</w:t>
      </w:r>
      <w:r w:rsidRPr="005D341B">
        <w:t xml:space="preserve">асчет </w:t>
      </w:r>
      <w:r w:rsidR="00B379EF">
        <w:t xml:space="preserve">которой </w:t>
      </w:r>
      <w:r w:rsidRPr="005D341B">
        <w:t>выполняется исходя из трудоемкости выполнения каждого этапа и величины месячного должностного оклада исполнителя. Заработная плата определяется делением размера оклада на количество рабочих дней в месяце</w:t>
      </w:r>
      <w:r w:rsidRPr="00F13179">
        <w:t xml:space="preserve"> (21</w:t>
      </w:r>
      <w:r w:rsidR="006A4AB2">
        <w:t xml:space="preserve"> день</w:t>
      </w:r>
      <w:r w:rsidRPr="00F13179">
        <w:t>)</w:t>
      </w:r>
      <w:r w:rsidRPr="005D341B">
        <w:t xml:space="preserve"> с учетом восьмичасового рабочего дня. </w:t>
      </w:r>
      <w:r>
        <w:t>Расчет часов работы руководителя и разработчика, в случае совместно отрабатываемых часов, распределяется одинаково в полной мере.</w:t>
      </w:r>
      <w:r w:rsidRPr="00F13179">
        <w:t xml:space="preserve"> </w:t>
      </w:r>
      <w:r>
        <w:t>Расчет заработной платы сотрудников, используемых в разработке и внедрении программного продукта произведен в таблице 5.4.</w:t>
      </w:r>
    </w:p>
    <w:p w14:paraId="69737343" w14:textId="77777777" w:rsidR="00F13179" w:rsidRDefault="00F13179" w:rsidP="00F13179">
      <w:pPr>
        <w:pStyle w:val="afe"/>
      </w:pPr>
      <w:r>
        <w:t>Таблица 5.4 – Затраты по заработной плате</w:t>
      </w:r>
    </w:p>
    <w:tbl>
      <w:tblPr>
        <w:tblStyle w:val="aa"/>
        <w:tblW w:w="9356" w:type="dxa"/>
        <w:tblInd w:w="-5" w:type="dxa"/>
        <w:tblLook w:val="04A0" w:firstRow="1" w:lastRow="0" w:firstColumn="1" w:lastColumn="0" w:noHBand="0" w:noVBand="1"/>
      </w:tblPr>
      <w:tblGrid>
        <w:gridCol w:w="2410"/>
        <w:gridCol w:w="1701"/>
        <w:gridCol w:w="1559"/>
        <w:gridCol w:w="1721"/>
        <w:gridCol w:w="1965"/>
      </w:tblGrid>
      <w:tr w:rsidR="00F13179" w14:paraId="487806EC" w14:textId="77777777" w:rsidTr="00B732A4">
        <w:tc>
          <w:tcPr>
            <w:tcW w:w="2410" w:type="dxa"/>
            <w:vAlign w:val="center"/>
          </w:tcPr>
          <w:p w14:paraId="0D19CAF4" w14:textId="77777777" w:rsidR="00F13179" w:rsidRDefault="00F13179" w:rsidP="00B732A4">
            <w:pPr>
              <w:pStyle w:val="aff0"/>
              <w:jc w:val="center"/>
            </w:pPr>
            <w:r>
              <w:t>Исполнитель</w:t>
            </w:r>
          </w:p>
        </w:tc>
        <w:tc>
          <w:tcPr>
            <w:tcW w:w="1701" w:type="dxa"/>
            <w:vAlign w:val="center"/>
          </w:tcPr>
          <w:p w14:paraId="318B9E8D" w14:textId="77777777" w:rsidR="00F13179" w:rsidRPr="00A53B4F" w:rsidRDefault="00F13179" w:rsidP="00B732A4">
            <w:pPr>
              <w:pStyle w:val="aff0"/>
              <w:jc w:val="center"/>
            </w:pPr>
            <w:r>
              <w:t>Оклад, руб.</w:t>
            </w:r>
          </w:p>
        </w:tc>
        <w:tc>
          <w:tcPr>
            <w:tcW w:w="1559" w:type="dxa"/>
            <w:vAlign w:val="center"/>
          </w:tcPr>
          <w:p w14:paraId="544E4BA2" w14:textId="77777777" w:rsidR="00F13179" w:rsidRDefault="00F13179" w:rsidP="00B732A4">
            <w:pPr>
              <w:pStyle w:val="aff0"/>
              <w:jc w:val="center"/>
            </w:pPr>
            <w:r>
              <w:t>Часовая плата, руб.</w:t>
            </w:r>
          </w:p>
        </w:tc>
        <w:tc>
          <w:tcPr>
            <w:tcW w:w="1721" w:type="dxa"/>
            <w:vAlign w:val="center"/>
          </w:tcPr>
          <w:p w14:paraId="5AB85978" w14:textId="77777777" w:rsidR="00F13179" w:rsidRDefault="00F13179" w:rsidP="00B732A4">
            <w:pPr>
              <w:pStyle w:val="aff0"/>
              <w:jc w:val="center"/>
            </w:pPr>
            <w:r>
              <w:t>Трудоемкость, часы</w:t>
            </w:r>
          </w:p>
        </w:tc>
        <w:tc>
          <w:tcPr>
            <w:tcW w:w="1965" w:type="dxa"/>
            <w:vAlign w:val="center"/>
          </w:tcPr>
          <w:p w14:paraId="6D4D45B4" w14:textId="77777777" w:rsidR="00F13179" w:rsidRDefault="00F13179" w:rsidP="00B732A4">
            <w:pPr>
              <w:pStyle w:val="aff0"/>
              <w:jc w:val="center"/>
            </w:pPr>
            <w:r>
              <w:t>Затраты по заработной плате, руб.</w:t>
            </w:r>
          </w:p>
        </w:tc>
      </w:tr>
      <w:tr w:rsidR="00F13179" w14:paraId="6AF34F55" w14:textId="77777777" w:rsidTr="00B732A4">
        <w:tc>
          <w:tcPr>
            <w:tcW w:w="2410" w:type="dxa"/>
            <w:vAlign w:val="center"/>
          </w:tcPr>
          <w:p w14:paraId="3FAE6161" w14:textId="77777777" w:rsidR="00F13179" w:rsidRDefault="00F13179" w:rsidP="00B732A4">
            <w:pPr>
              <w:pStyle w:val="aff0"/>
              <w:jc w:val="center"/>
            </w:pPr>
            <w:r>
              <w:t>Программист</w:t>
            </w:r>
          </w:p>
        </w:tc>
        <w:tc>
          <w:tcPr>
            <w:tcW w:w="1701" w:type="dxa"/>
            <w:vAlign w:val="center"/>
          </w:tcPr>
          <w:p w14:paraId="1FDA9152" w14:textId="77777777" w:rsidR="00F13179" w:rsidRPr="004B475D" w:rsidRDefault="00F13179" w:rsidP="00B732A4">
            <w:pPr>
              <w:pStyle w:val="aff0"/>
              <w:jc w:val="center"/>
            </w:pPr>
            <w:r>
              <w:t>100000</w:t>
            </w:r>
          </w:p>
        </w:tc>
        <w:tc>
          <w:tcPr>
            <w:tcW w:w="1559" w:type="dxa"/>
            <w:vAlign w:val="center"/>
          </w:tcPr>
          <w:p w14:paraId="1F05AA6B" w14:textId="77777777" w:rsidR="00F13179" w:rsidRPr="00BD6B5A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595</w:t>
            </w:r>
            <w:r>
              <w:t>,</w:t>
            </w:r>
            <w:r>
              <w:rPr>
                <w:lang w:val="en-US"/>
              </w:rPr>
              <w:t>2</w:t>
            </w:r>
          </w:p>
        </w:tc>
        <w:tc>
          <w:tcPr>
            <w:tcW w:w="1721" w:type="dxa"/>
            <w:vAlign w:val="center"/>
          </w:tcPr>
          <w:p w14:paraId="3767841E" w14:textId="77777777" w:rsidR="00F13179" w:rsidRPr="004B475D" w:rsidRDefault="00F13179" w:rsidP="00B732A4">
            <w:pPr>
              <w:pStyle w:val="aff0"/>
              <w:jc w:val="center"/>
            </w:pPr>
            <w:r w:rsidRPr="004B475D">
              <w:t>4</w:t>
            </w:r>
            <w:r>
              <w:t>16</w:t>
            </w:r>
          </w:p>
        </w:tc>
        <w:tc>
          <w:tcPr>
            <w:tcW w:w="1965" w:type="dxa"/>
            <w:vAlign w:val="center"/>
          </w:tcPr>
          <w:p w14:paraId="1944440C" w14:textId="77777777" w:rsidR="00F13179" w:rsidRPr="00A84742" w:rsidRDefault="00F13179" w:rsidP="00B732A4">
            <w:pPr>
              <w:pStyle w:val="aff0"/>
              <w:jc w:val="center"/>
            </w:pPr>
            <w:r w:rsidRPr="00C25C76">
              <w:t>247603</w:t>
            </w:r>
          </w:p>
        </w:tc>
      </w:tr>
      <w:tr w:rsidR="00F13179" w14:paraId="273F4833" w14:textId="77777777" w:rsidTr="00B732A4">
        <w:trPr>
          <w:trHeight w:val="380"/>
        </w:trPr>
        <w:tc>
          <w:tcPr>
            <w:tcW w:w="2410" w:type="dxa"/>
            <w:vAlign w:val="center"/>
          </w:tcPr>
          <w:p w14:paraId="13375AF4" w14:textId="77777777" w:rsidR="00F13179" w:rsidRDefault="00F13179" w:rsidP="00B732A4">
            <w:pPr>
              <w:pStyle w:val="aff0"/>
              <w:jc w:val="center"/>
            </w:pPr>
            <w:r>
              <w:t>Руководитель</w:t>
            </w:r>
          </w:p>
        </w:tc>
        <w:tc>
          <w:tcPr>
            <w:tcW w:w="1701" w:type="dxa"/>
            <w:vAlign w:val="center"/>
          </w:tcPr>
          <w:p w14:paraId="4DA90BD8" w14:textId="77777777" w:rsidR="00F13179" w:rsidRDefault="00F13179" w:rsidP="00B732A4">
            <w:pPr>
              <w:pStyle w:val="aff0"/>
              <w:jc w:val="center"/>
            </w:pPr>
            <w:r>
              <w:t>120000</w:t>
            </w:r>
          </w:p>
        </w:tc>
        <w:tc>
          <w:tcPr>
            <w:tcW w:w="1559" w:type="dxa"/>
            <w:vAlign w:val="center"/>
          </w:tcPr>
          <w:p w14:paraId="69384910" w14:textId="77777777" w:rsidR="00F13179" w:rsidRPr="00BD6B5A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714</w:t>
            </w:r>
            <w:r>
              <w:t>,</w:t>
            </w:r>
            <w:r>
              <w:rPr>
                <w:lang w:val="en-US"/>
              </w:rPr>
              <w:t>2</w:t>
            </w:r>
          </w:p>
        </w:tc>
        <w:tc>
          <w:tcPr>
            <w:tcW w:w="1721" w:type="dxa"/>
            <w:vAlign w:val="center"/>
          </w:tcPr>
          <w:p w14:paraId="2F57E4B9" w14:textId="77777777" w:rsidR="00F13179" w:rsidRPr="00C9500F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32</w:t>
            </w:r>
          </w:p>
        </w:tc>
        <w:tc>
          <w:tcPr>
            <w:tcW w:w="1965" w:type="dxa"/>
            <w:vAlign w:val="center"/>
          </w:tcPr>
          <w:p w14:paraId="59EE54FD" w14:textId="77777777" w:rsidR="00F13179" w:rsidRPr="00A36BF6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t>22</w:t>
            </w:r>
            <w:r>
              <w:rPr>
                <w:lang w:val="en-US"/>
              </w:rPr>
              <w:t>848</w:t>
            </w:r>
          </w:p>
        </w:tc>
      </w:tr>
      <w:tr w:rsidR="00F13179" w14:paraId="14898AED" w14:textId="77777777" w:rsidTr="00B732A4">
        <w:tc>
          <w:tcPr>
            <w:tcW w:w="2410" w:type="dxa"/>
            <w:vAlign w:val="center"/>
          </w:tcPr>
          <w:p w14:paraId="41C1A1A5" w14:textId="77777777" w:rsidR="00F13179" w:rsidRDefault="00F13179" w:rsidP="00B732A4">
            <w:pPr>
              <w:pStyle w:val="aff0"/>
              <w:jc w:val="center"/>
            </w:pPr>
            <w:r>
              <w:t>Преподаватель-консультант по экономической части</w:t>
            </w:r>
          </w:p>
        </w:tc>
        <w:tc>
          <w:tcPr>
            <w:tcW w:w="1701" w:type="dxa"/>
            <w:vAlign w:val="center"/>
          </w:tcPr>
          <w:p w14:paraId="3C631DF8" w14:textId="77777777" w:rsidR="00F13179" w:rsidRDefault="00F13179" w:rsidP="00B732A4">
            <w:pPr>
              <w:pStyle w:val="aff0"/>
              <w:jc w:val="center"/>
            </w:pPr>
            <w:r>
              <w:t>50000</w:t>
            </w:r>
          </w:p>
        </w:tc>
        <w:tc>
          <w:tcPr>
            <w:tcW w:w="1559" w:type="dxa"/>
            <w:vAlign w:val="center"/>
          </w:tcPr>
          <w:p w14:paraId="41818391" w14:textId="77777777" w:rsidR="00F13179" w:rsidRPr="0059155E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327</w:t>
            </w:r>
            <w:r>
              <w:t>,</w:t>
            </w:r>
            <w:r>
              <w:rPr>
                <w:lang w:val="en-US"/>
              </w:rPr>
              <w:t>3</w:t>
            </w:r>
          </w:p>
        </w:tc>
        <w:tc>
          <w:tcPr>
            <w:tcW w:w="1721" w:type="dxa"/>
            <w:vAlign w:val="center"/>
          </w:tcPr>
          <w:p w14:paraId="20A12EAA" w14:textId="77777777" w:rsidR="00F13179" w:rsidRPr="00CA6696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965" w:type="dxa"/>
            <w:vAlign w:val="center"/>
          </w:tcPr>
          <w:p w14:paraId="6287F331" w14:textId="77777777" w:rsidR="00F13179" w:rsidRPr="00C80BFD" w:rsidRDefault="00F13179" w:rsidP="00B732A4">
            <w:pPr>
              <w:pStyle w:val="aff0"/>
              <w:jc w:val="center"/>
            </w:pPr>
            <w:r w:rsidRPr="003041F2">
              <w:t>1636</w:t>
            </w:r>
          </w:p>
        </w:tc>
      </w:tr>
      <w:tr w:rsidR="00F13179" w14:paraId="0F8C8628" w14:textId="77777777" w:rsidTr="00B732A4">
        <w:tc>
          <w:tcPr>
            <w:tcW w:w="2410" w:type="dxa"/>
            <w:vAlign w:val="center"/>
          </w:tcPr>
          <w:p w14:paraId="7BA35DB1" w14:textId="77777777" w:rsidR="00F13179" w:rsidRDefault="00F13179" w:rsidP="00B732A4">
            <w:pPr>
              <w:pStyle w:val="aff0"/>
              <w:jc w:val="center"/>
            </w:pPr>
            <w:r>
              <w:t>Преподаватель-консультант по части БЖД</w:t>
            </w:r>
          </w:p>
        </w:tc>
        <w:tc>
          <w:tcPr>
            <w:tcW w:w="1701" w:type="dxa"/>
            <w:vAlign w:val="center"/>
          </w:tcPr>
          <w:p w14:paraId="454E46F6" w14:textId="77777777" w:rsidR="00F13179" w:rsidRDefault="00F13179" w:rsidP="00B732A4">
            <w:pPr>
              <w:pStyle w:val="aff0"/>
              <w:jc w:val="center"/>
            </w:pPr>
            <w:r>
              <w:t>50000</w:t>
            </w:r>
          </w:p>
        </w:tc>
        <w:tc>
          <w:tcPr>
            <w:tcW w:w="1559" w:type="dxa"/>
            <w:vAlign w:val="center"/>
          </w:tcPr>
          <w:p w14:paraId="6705285A" w14:textId="77777777" w:rsidR="00F13179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327</w:t>
            </w:r>
            <w:r>
              <w:t>,</w:t>
            </w:r>
            <w:r>
              <w:rPr>
                <w:lang w:val="en-US"/>
              </w:rPr>
              <w:t>3</w:t>
            </w:r>
          </w:p>
        </w:tc>
        <w:tc>
          <w:tcPr>
            <w:tcW w:w="1721" w:type="dxa"/>
            <w:vAlign w:val="center"/>
          </w:tcPr>
          <w:p w14:paraId="4BE9EE7E" w14:textId="77777777" w:rsidR="00F13179" w:rsidRPr="00A434D8" w:rsidRDefault="00F13179" w:rsidP="00B732A4">
            <w:pPr>
              <w:pStyle w:val="aff0"/>
              <w:jc w:val="center"/>
            </w:pPr>
            <w:r>
              <w:t>5</w:t>
            </w:r>
          </w:p>
        </w:tc>
        <w:tc>
          <w:tcPr>
            <w:tcW w:w="1965" w:type="dxa"/>
            <w:vAlign w:val="center"/>
          </w:tcPr>
          <w:p w14:paraId="686F43E5" w14:textId="77777777" w:rsidR="00F13179" w:rsidRPr="00C80BFD" w:rsidRDefault="00F13179" w:rsidP="00B732A4">
            <w:pPr>
              <w:pStyle w:val="aff0"/>
              <w:jc w:val="center"/>
            </w:pPr>
            <w:r w:rsidRPr="003041F2">
              <w:t>1636</w:t>
            </w:r>
          </w:p>
        </w:tc>
      </w:tr>
      <w:tr w:rsidR="00F13179" w14:paraId="2B7F40E9" w14:textId="77777777" w:rsidTr="00B732A4">
        <w:trPr>
          <w:trHeight w:val="397"/>
        </w:trPr>
        <w:tc>
          <w:tcPr>
            <w:tcW w:w="7391" w:type="dxa"/>
            <w:gridSpan w:val="4"/>
          </w:tcPr>
          <w:p w14:paraId="1D035778" w14:textId="77777777" w:rsidR="00F13179" w:rsidRPr="00CA6696" w:rsidRDefault="00F13179" w:rsidP="00B732A4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1965" w:type="dxa"/>
            <w:vAlign w:val="center"/>
          </w:tcPr>
          <w:p w14:paraId="243F4D25" w14:textId="77777777" w:rsidR="00F13179" w:rsidRPr="00EC12A5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t>273</w:t>
            </w:r>
            <w:r>
              <w:rPr>
                <w:lang w:val="en-US"/>
              </w:rPr>
              <w:t>723</w:t>
            </w:r>
          </w:p>
        </w:tc>
      </w:tr>
    </w:tbl>
    <w:p w14:paraId="4BE9F486" w14:textId="77777777" w:rsidR="00F13179" w:rsidRDefault="00F13179" w:rsidP="00F13179">
      <w:pPr>
        <w:spacing w:before="240"/>
      </w:pPr>
      <w:r>
        <w:t>Дополнительная заработная плата (ЗП</w:t>
      </w:r>
      <w:r>
        <w:rPr>
          <w:vertAlign w:val="subscript"/>
        </w:rPr>
        <w:t>Д</w:t>
      </w:r>
      <w:r>
        <w:t xml:space="preserve">) определяется в процентах от основной заработной платы программистов и руководителя. Норматив доплат принимается в размере 20% (а). Расчет представлен в формуле </w:t>
      </w:r>
      <w:r w:rsidRPr="00671C6C">
        <w:t>5.</w:t>
      </w:r>
      <w:r>
        <w:t>2.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2"/>
        <w:gridCol w:w="753"/>
      </w:tblGrid>
      <w:tr w:rsidR="00F13179" w14:paraId="68F576D5" w14:textId="77777777" w:rsidTr="00B732A4">
        <w:tc>
          <w:tcPr>
            <w:tcW w:w="8642" w:type="dxa"/>
            <w:vAlign w:val="center"/>
          </w:tcPr>
          <w:p w14:paraId="69569643" w14:textId="77777777" w:rsidR="00F13179" w:rsidRPr="00983126" w:rsidRDefault="00D9775D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ЗП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О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×а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100%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703" w:type="dxa"/>
            <w:vAlign w:val="center"/>
          </w:tcPr>
          <w:p w14:paraId="39CF8386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w:r>
              <w:rPr>
                <w:lang w:val="en-US"/>
              </w:rPr>
              <w:t>(5.2</w:t>
            </w:r>
            <w:r w:rsidRPr="007C49C8">
              <w:rPr>
                <w:lang w:val="en-US"/>
              </w:rPr>
              <w:t>)</w:t>
            </w:r>
          </w:p>
        </w:tc>
      </w:tr>
      <w:tr w:rsidR="00F13179" w14:paraId="757A5774" w14:textId="77777777" w:rsidTr="00B732A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642" w:type="dxa"/>
            <w:tcBorders>
              <w:top w:val="nil"/>
              <w:left w:val="nil"/>
              <w:bottom w:val="nil"/>
              <w:right w:val="nil"/>
            </w:tcBorders>
          </w:tcPr>
          <w:p w14:paraId="2BDCAA56" w14:textId="77777777" w:rsidR="00F13179" w:rsidRPr="00983126" w:rsidRDefault="00D9775D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273723×</m:t>
                    </m:r>
                    <m:r>
                      <w:rPr>
                        <w:rFonts w:ascii="Cambria Math" w:hAnsi="Cambria Math"/>
                      </w:rPr>
                      <m:t>20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=54744 руб.</m:t>
                </m:r>
              </m:oMath>
            </m:oMathPara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</w:tcPr>
          <w:p w14:paraId="4B7F80BB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</w:p>
        </w:tc>
      </w:tr>
    </w:tbl>
    <w:p w14:paraId="7179EEF4" w14:textId="77777777" w:rsidR="00F13179" w:rsidRDefault="00F13179" w:rsidP="00F13179">
      <w:pPr>
        <w:spacing w:before="240"/>
      </w:pPr>
      <w:r>
        <w:t xml:space="preserve">Страховые взносы в государственные внебюджетные фонды (СВ) с заработной платы (основной и дополнительной) определяются в соответствии </w:t>
      </w:r>
      <w:r>
        <w:lastRenderedPageBreak/>
        <w:t xml:space="preserve">с установленным законодательством РФ процентом (в 2024 году b=30%). Расчет представлен в формуле </w:t>
      </w:r>
      <w:r w:rsidRPr="000F4A54">
        <w:t>5.</w:t>
      </w:r>
      <w:r>
        <w:t>3.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2"/>
        <w:gridCol w:w="40"/>
        <w:gridCol w:w="703"/>
        <w:gridCol w:w="10"/>
      </w:tblGrid>
      <w:tr w:rsidR="00F13179" w14:paraId="40111139" w14:textId="77777777" w:rsidTr="00B732A4">
        <w:tc>
          <w:tcPr>
            <w:tcW w:w="8602" w:type="dxa"/>
            <w:vAlign w:val="center"/>
          </w:tcPr>
          <w:p w14:paraId="6DD1038B" w14:textId="77777777" w:rsidR="00F13179" w:rsidRPr="00983126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СВ=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(ЗП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О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ЗП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Д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)×b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100%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753" w:type="dxa"/>
            <w:gridSpan w:val="3"/>
            <w:vAlign w:val="center"/>
          </w:tcPr>
          <w:p w14:paraId="0681E3E9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w:r>
              <w:rPr>
                <w:lang w:val="en-US"/>
              </w:rPr>
              <w:t>(5.3</w:t>
            </w:r>
            <w:r w:rsidRPr="007C49C8">
              <w:rPr>
                <w:lang w:val="en-US"/>
              </w:rPr>
              <w:t>)</w:t>
            </w:r>
          </w:p>
        </w:tc>
      </w:tr>
      <w:tr w:rsidR="00F13179" w14:paraId="200F92AA" w14:textId="77777777" w:rsidTr="00B732A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0" w:type="dxa"/>
        </w:trPr>
        <w:tc>
          <w:tcPr>
            <w:tcW w:w="86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9CE9EA8" w14:textId="77777777" w:rsidR="00F13179" w:rsidRPr="00983126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СВ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(273723+</m:t>
                    </m:r>
                    <m:r>
                      <w:rPr>
                        <w:rFonts w:ascii="Cambria Math" w:hAnsi="Cambria Math"/>
                      </w:rPr>
                      <m:t>54744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)×30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=98540 руб.</m:t>
                </m:r>
              </m:oMath>
            </m:oMathPara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</w:tcPr>
          <w:p w14:paraId="36A982E6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</w:p>
        </w:tc>
      </w:tr>
    </w:tbl>
    <w:p w14:paraId="107A46D2" w14:textId="77777777" w:rsidR="00F13179" w:rsidRDefault="00F13179" w:rsidP="00F13179">
      <w:r>
        <w:t>Расчет стоимости использованного оборудования и программного обеспечения произведен в таблице 5.5.</w:t>
      </w:r>
    </w:p>
    <w:p w14:paraId="3DFBAF92" w14:textId="77777777" w:rsidR="00F13179" w:rsidRDefault="00F13179" w:rsidP="00F13179">
      <w:pPr>
        <w:pStyle w:val="afe"/>
      </w:pPr>
      <w:r>
        <w:t>Таблица 5.5 – Стоимость использованного оборудования и программного</w:t>
      </w:r>
    </w:p>
    <w:p w14:paraId="7B8B403D" w14:textId="77777777" w:rsidR="00F13179" w:rsidRDefault="00F13179" w:rsidP="00F13179">
      <w:pPr>
        <w:pStyle w:val="afe"/>
      </w:pPr>
      <w:r>
        <w:t>обеспечения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932"/>
        <w:gridCol w:w="3455"/>
        <w:gridCol w:w="1559"/>
        <w:gridCol w:w="1699"/>
        <w:gridCol w:w="1700"/>
      </w:tblGrid>
      <w:tr w:rsidR="00F13179" w14:paraId="040779C1" w14:textId="77777777" w:rsidTr="00B732A4">
        <w:trPr>
          <w:trHeight w:val="1367"/>
        </w:trPr>
        <w:tc>
          <w:tcPr>
            <w:tcW w:w="932" w:type="dxa"/>
            <w:vAlign w:val="center"/>
          </w:tcPr>
          <w:p w14:paraId="282C59F3" w14:textId="77777777" w:rsidR="00F13179" w:rsidRDefault="00F13179" w:rsidP="00B732A4">
            <w:pPr>
              <w:pStyle w:val="aff0"/>
              <w:jc w:val="center"/>
            </w:pPr>
            <w:r>
              <w:t>№</w:t>
            </w:r>
          </w:p>
        </w:tc>
        <w:tc>
          <w:tcPr>
            <w:tcW w:w="3455" w:type="dxa"/>
            <w:vAlign w:val="center"/>
          </w:tcPr>
          <w:p w14:paraId="4883876F" w14:textId="77777777" w:rsidR="00F13179" w:rsidRDefault="00F13179" w:rsidP="00B732A4">
            <w:pPr>
              <w:pStyle w:val="aff0"/>
              <w:jc w:val="center"/>
            </w:pPr>
            <w:r>
              <w:t>Наименование компьютерного оборудования,</w:t>
            </w:r>
          </w:p>
          <w:p w14:paraId="78EF8417" w14:textId="77777777" w:rsidR="00F13179" w:rsidRDefault="00F13179" w:rsidP="00B732A4">
            <w:pPr>
              <w:pStyle w:val="aff0"/>
              <w:jc w:val="center"/>
            </w:pPr>
            <w:r>
              <w:t>оргтехники, программного обеспечения</w:t>
            </w:r>
          </w:p>
        </w:tc>
        <w:tc>
          <w:tcPr>
            <w:tcW w:w="1559" w:type="dxa"/>
            <w:vAlign w:val="center"/>
          </w:tcPr>
          <w:p w14:paraId="17AB4D3C" w14:textId="77777777" w:rsidR="00F13179" w:rsidRDefault="00F13179" w:rsidP="00B732A4">
            <w:pPr>
              <w:pStyle w:val="aff0"/>
              <w:jc w:val="center"/>
            </w:pPr>
            <w:r>
              <w:t>Количество, шт.</w:t>
            </w:r>
          </w:p>
        </w:tc>
        <w:tc>
          <w:tcPr>
            <w:tcW w:w="1699" w:type="dxa"/>
            <w:vAlign w:val="center"/>
          </w:tcPr>
          <w:p w14:paraId="21BEB969" w14:textId="77777777" w:rsidR="00F13179" w:rsidRDefault="00F13179" w:rsidP="00B732A4">
            <w:pPr>
              <w:pStyle w:val="aff0"/>
              <w:jc w:val="center"/>
            </w:pPr>
            <w:r>
              <w:t>Цена за ед. руб.</w:t>
            </w:r>
          </w:p>
        </w:tc>
        <w:tc>
          <w:tcPr>
            <w:tcW w:w="1700" w:type="dxa"/>
            <w:vAlign w:val="center"/>
          </w:tcPr>
          <w:p w14:paraId="2CDBB6FB" w14:textId="77777777" w:rsidR="00F13179" w:rsidRDefault="00F13179" w:rsidP="00B732A4">
            <w:pPr>
              <w:pStyle w:val="aff0"/>
              <w:jc w:val="center"/>
            </w:pPr>
            <w:r>
              <w:t>Сумма, руб.</w:t>
            </w:r>
          </w:p>
        </w:tc>
      </w:tr>
      <w:tr w:rsidR="00F13179" w14:paraId="6C423D9B" w14:textId="77777777" w:rsidTr="00B732A4">
        <w:trPr>
          <w:trHeight w:val="397"/>
        </w:trPr>
        <w:tc>
          <w:tcPr>
            <w:tcW w:w="932" w:type="dxa"/>
            <w:vAlign w:val="center"/>
          </w:tcPr>
          <w:p w14:paraId="2DD687ED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3455" w:type="dxa"/>
            <w:vAlign w:val="center"/>
          </w:tcPr>
          <w:p w14:paraId="1A296C63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1559" w:type="dxa"/>
            <w:vAlign w:val="center"/>
          </w:tcPr>
          <w:p w14:paraId="422FCAE9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1699" w:type="dxa"/>
            <w:vAlign w:val="center"/>
          </w:tcPr>
          <w:p w14:paraId="3E882848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  <w:tc>
          <w:tcPr>
            <w:tcW w:w="1700" w:type="dxa"/>
            <w:vAlign w:val="center"/>
          </w:tcPr>
          <w:p w14:paraId="087E319E" w14:textId="77777777" w:rsidR="00F13179" w:rsidRDefault="00F13179" w:rsidP="00B732A4">
            <w:pPr>
              <w:pStyle w:val="aff0"/>
              <w:jc w:val="center"/>
            </w:pPr>
            <w:r>
              <w:t>5</w:t>
            </w:r>
          </w:p>
        </w:tc>
      </w:tr>
      <w:tr w:rsidR="00F13179" w14:paraId="4FF5238E" w14:textId="77777777" w:rsidTr="00B732A4">
        <w:trPr>
          <w:trHeight w:val="397"/>
        </w:trPr>
        <w:tc>
          <w:tcPr>
            <w:tcW w:w="932" w:type="dxa"/>
            <w:vAlign w:val="center"/>
          </w:tcPr>
          <w:p w14:paraId="444260E3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3455" w:type="dxa"/>
            <w:vAlign w:val="center"/>
          </w:tcPr>
          <w:p w14:paraId="418BCECA" w14:textId="77777777" w:rsidR="00F13179" w:rsidRPr="004C4474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t xml:space="preserve">Ноутбук </w:t>
            </w:r>
            <w:r>
              <w:rPr>
                <w:lang w:val="en-US"/>
              </w:rPr>
              <w:t>Lenovo</w:t>
            </w:r>
          </w:p>
        </w:tc>
        <w:tc>
          <w:tcPr>
            <w:tcW w:w="1559" w:type="dxa"/>
            <w:vAlign w:val="center"/>
          </w:tcPr>
          <w:p w14:paraId="2B88EB8F" w14:textId="77777777" w:rsidR="00F13179" w:rsidRPr="00603112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14:paraId="3EC18E10" w14:textId="77777777" w:rsidR="00F13179" w:rsidRPr="00E76407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40</w:t>
            </w:r>
            <w:r>
              <w:t>000</w:t>
            </w:r>
          </w:p>
        </w:tc>
        <w:tc>
          <w:tcPr>
            <w:tcW w:w="1700" w:type="dxa"/>
            <w:vAlign w:val="center"/>
          </w:tcPr>
          <w:p w14:paraId="2273CFBC" w14:textId="77777777" w:rsidR="00F13179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40</w:t>
            </w:r>
            <w:r>
              <w:t>000</w:t>
            </w:r>
          </w:p>
        </w:tc>
      </w:tr>
      <w:tr w:rsidR="00F13179" w14:paraId="5508EBAE" w14:textId="77777777" w:rsidTr="00B732A4">
        <w:trPr>
          <w:trHeight w:val="397"/>
        </w:trPr>
        <w:tc>
          <w:tcPr>
            <w:tcW w:w="932" w:type="dxa"/>
            <w:vAlign w:val="center"/>
          </w:tcPr>
          <w:p w14:paraId="0A61EAA3" w14:textId="77777777" w:rsidR="00F13179" w:rsidRPr="00E76407" w:rsidRDefault="00F13179" w:rsidP="00B732A4">
            <w:pPr>
              <w:pStyle w:val="aff0"/>
              <w:jc w:val="center"/>
            </w:pPr>
            <w:r w:rsidRPr="00E76407">
              <w:t>2</w:t>
            </w:r>
          </w:p>
        </w:tc>
        <w:tc>
          <w:tcPr>
            <w:tcW w:w="3455" w:type="dxa"/>
            <w:vAlign w:val="center"/>
          </w:tcPr>
          <w:p w14:paraId="69731FD7" w14:textId="77777777" w:rsidR="00F13179" w:rsidRDefault="00F13179" w:rsidP="00B732A4">
            <w:pPr>
              <w:pStyle w:val="aff0"/>
              <w:jc w:val="center"/>
            </w:pPr>
            <w:r w:rsidRPr="00DF2CD1">
              <w:t>ПО Office 365</w:t>
            </w:r>
          </w:p>
        </w:tc>
        <w:tc>
          <w:tcPr>
            <w:tcW w:w="1559" w:type="dxa"/>
            <w:vAlign w:val="center"/>
          </w:tcPr>
          <w:p w14:paraId="009976E4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14:paraId="1A72BF01" w14:textId="77777777" w:rsidR="00F13179" w:rsidRPr="00E76407" w:rsidRDefault="00F13179" w:rsidP="00B732A4">
            <w:pPr>
              <w:pStyle w:val="aff0"/>
              <w:jc w:val="center"/>
            </w:pPr>
            <w:r w:rsidRPr="00E76407">
              <w:t>5450</w:t>
            </w:r>
          </w:p>
        </w:tc>
        <w:tc>
          <w:tcPr>
            <w:tcW w:w="1700" w:type="dxa"/>
            <w:vAlign w:val="center"/>
          </w:tcPr>
          <w:p w14:paraId="3F16495B" w14:textId="77777777" w:rsidR="00F13179" w:rsidRPr="00E76407" w:rsidRDefault="00F13179" w:rsidP="00B732A4">
            <w:pPr>
              <w:pStyle w:val="aff0"/>
              <w:jc w:val="center"/>
            </w:pPr>
            <w:r w:rsidRPr="00E76407">
              <w:t>5450</w:t>
            </w:r>
          </w:p>
        </w:tc>
      </w:tr>
      <w:tr w:rsidR="00F13179" w14:paraId="06A845EC" w14:textId="77777777" w:rsidTr="00B732A4">
        <w:trPr>
          <w:trHeight w:val="397"/>
        </w:trPr>
        <w:tc>
          <w:tcPr>
            <w:tcW w:w="7645" w:type="dxa"/>
            <w:gridSpan w:val="4"/>
            <w:vAlign w:val="center"/>
          </w:tcPr>
          <w:p w14:paraId="52465C9C" w14:textId="77777777" w:rsidR="00F13179" w:rsidRPr="00E76407" w:rsidRDefault="00F13179" w:rsidP="00B732A4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1700" w:type="dxa"/>
            <w:vAlign w:val="center"/>
          </w:tcPr>
          <w:p w14:paraId="705BA3D0" w14:textId="77777777" w:rsidR="00F13179" w:rsidRPr="00E76407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45</w:t>
            </w:r>
            <w:r w:rsidRPr="00E76407">
              <w:t>450</w:t>
            </w:r>
          </w:p>
        </w:tc>
      </w:tr>
    </w:tbl>
    <w:p w14:paraId="008F1CD2" w14:textId="77777777" w:rsidR="00F13179" w:rsidRPr="004C4474" w:rsidRDefault="00F13179" w:rsidP="00F13179">
      <w:pPr>
        <w:spacing w:before="240"/>
      </w:pPr>
      <w:r>
        <w:t>Расчет суммы амортизационных отчислений по методу ускоренной амортизации произведен в таблице 5.6.</w:t>
      </w:r>
    </w:p>
    <w:p w14:paraId="0D514C9B" w14:textId="77777777" w:rsidR="00F13179" w:rsidRPr="00B17E76" w:rsidRDefault="00F13179" w:rsidP="00F13179">
      <w:pPr>
        <w:pStyle w:val="afe"/>
      </w:pPr>
      <w:r w:rsidRPr="00B17E76">
        <w:t>Таблица 5.6 – Амортизационные отчисления основных средств производства</w:t>
      </w:r>
    </w:p>
    <w:p w14:paraId="02F47F26" w14:textId="77777777" w:rsidR="00F13179" w:rsidRPr="00B17E76" w:rsidRDefault="00F13179" w:rsidP="00F13179">
      <w:pPr>
        <w:pStyle w:val="afe"/>
      </w:pPr>
      <w:r w:rsidRPr="00B17E76">
        <w:t>(основного оборудования и программного обеспечения) за год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716"/>
        <w:gridCol w:w="3063"/>
        <w:gridCol w:w="2379"/>
        <w:gridCol w:w="2187"/>
      </w:tblGrid>
      <w:tr w:rsidR="00F13179" w14:paraId="673971FA" w14:textId="77777777" w:rsidTr="00B732A4">
        <w:trPr>
          <w:trHeight w:val="1362"/>
        </w:trPr>
        <w:tc>
          <w:tcPr>
            <w:tcW w:w="918" w:type="pct"/>
            <w:vAlign w:val="center"/>
          </w:tcPr>
          <w:p w14:paraId="78BE938E" w14:textId="77777777" w:rsidR="00F13179" w:rsidRDefault="00F13179" w:rsidP="00B732A4">
            <w:pPr>
              <w:pStyle w:val="aff0"/>
              <w:jc w:val="center"/>
            </w:pPr>
            <w:r>
              <w:t>Наименование</w:t>
            </w:r>
          </w:p>
          <w:p w14:paraId="422FA05E" w14:textId="77777777" w:rsidR="00F13179" w:rsidRDefault="00F13179" w:rsidP="00B732A4">
            <w:pPr>
              <w:pStyle w:val="aff0"/>
              <w:jc w:val="center"/>
            </w:pPr>
            <w:r>
              <w:t>ОСП</w:t>
            </w:r>
          </w:p>
        </w:tc>
        <w:tc>
          <w:tcPr>
            <w:tcW w:w="1639" w:type="pct"/>
            <w:vAlign w:val="center"/>
          </w:tcPr>
          <w:p w14:paraId="38280CFE" w14:textId="77777777" w:rsidR="00F13179" w:rsidRDefault="00F13179" w:rsidP="00B732A4">
            <w:pPr>
              <w:pStyle w:val="aff0"/>
              <w:jc w:val="center"/>
            </w:pPr>
            <w:r>
              <w:t>Общая первоначальная</w:t>
            </w:r>
          </w:p>
          <w:p w14:paraId="738733C1" w14:textId="77777777" w:rsidR="00F13179" w:rsidRDefault="00F13179" w:rsidP="00B732A4">
            <w:pPr>
              <w:pStyle w:val="aff0"/>
              <w:jc w:val="center"/>
            </w:pPr>
            <w:r>
              <w:t xml:space="preserve">стоимость, </w:t>
            </w:r>
            <w:proofErr w:type="spellStart"/>
            <w:r>
              <w:t>руб</w:t>
            </w:r>
            <w:proofErr w:type="spellEnd"/>
          </w:p>
        </w:tc>
        <w:tc>
          <w:tcPr>
            <w:tcW w:w="1273" w:type="pct"/>
            <w:vAlign w:val="center"/>
          </w:tcPr>
          <w:p w14:paraId="24D957E5" w14:textId="77777777" w:rsidR="00F13179" w:rsidRDefault="00F13179" w:rsidP="00B732A4">
            <w:pPr>
              <w:pStyle w:val="aff0"/>
              <w:jc w:val="center"/>
            </w:pPr>
            <w:r>
              <w:t>Годовая норма</w:t>
            </w:r>
          </w:p>
          <w:p w14:paraId="410DAB82" w14:textId="77777777" w:rsidR="00F13179" w:rsidRDefault="00F13179" w:rsidP="00B732A4">
            <w:pPr>
              <w:pStyle w:val="aff0"/>
              <w:jc w:val="center"/>
            </w:pPr>
            <w:r>
              <w:t>амортизации, %</w:t>
            </w:r>
          </w:p>
        </w:tc>
        <w:tc>
          <w:tcPr>
            <w:tcW w:w="1170" w:type="pct"/>
            <w:vAlign w:val="center"/>
          </w:tcPr>
          <w:p w14:paraId="4479605C" w14:textId="77777777" w:rsidR="00F13179" w:rsidRDefault="00F13179" w:rsidP="00B732A4">
            <w:pPr>
              <w:pStyle w:val="aff0"/>
              <w:jc w:val="center"/>
            </w:pPr>
            <w:r>
              <w:t>Сумма годовой</w:t>
            </w:r>
          </w:p>
          <w:p w14:paraId="7F7283DB" w14:textId="77777777" w:rsidR="00F13179" w:rsidRDefault="00F13179" w:rsidP="00B732A4">
            <w:pPr>
              <w:pStyle w:val="aff0"/>
              <w:jc w:val="center"/>
            </w:pPr>
            <w:r>
              <w:t>амортизации, руб.</w:t>
            </w:r>
          </w:p>
        </w:tc>
      </w:tr>
      <w:tr w:rsidR="00F13179" w14:paraId="245EF9C4" w14:textId="77777777" w:rsidTr="00B732A4">
        <w:trPr>
          <w:trHeight w:val="397"/>
        </w:trPr>
        <w:tc>
          <w:tcPr>
            <w:tcW w:w="918" w:type="pct"/>
            <w:vAlign w:val="center"/>
          </w:tcPr>
          <w:p w14:paraId="21D662C2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639" w:type="pct"/>
            <w:vAlign w:val="center"/>
          </w:tcPr>
          <w:p w14:paraId="38976546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1273" w:type="pct"/>
            <w:vAlign w:val="center"/>
          </w:tcPr>
          <w:p w14:paraId="2314FC22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1170" w:type="pct"/>
            <w:vAlign w:val="center"/>
          </w:tcPr>
          <w:p w14:paraId="771965B0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</w:tr>
      <w:tr w:rsidR="00F13179" w14:paraId="6E6C8FE4" w14:textId="77777777" w:rsidTr="00B732A4">
        <w:trPr>
          <w:trHeight w:val="397"/>
        </w:trPr>
        <w:tc>
          <w:tcPr>
            <w:tcW w:w="918" w:type="pct"/>
            <w:vAlign w:val="center"/>
          </w:tcPr>
          <w:p w14:paraId="6AA08C2C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639" w:type="pct"/>
            <w:vAlign w:val="center"/>
          </w:tcPr>
          <w:p w14:paraId="2C2E6820" w14:textId="77777777" w:rsidR="00F13179" w:rsidRPr="00603112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40</w:t>
            </w:r>
            <w:r>
              <w:t>000</w:t>
            </w:r>
          </w:p>
        </w:tc>
        <w:tc>
          <w:tcPr>
            <w:tcW w:w="1273" w:type="pct"/>
            <w:vAlign w:val="center"/>
          </w:tcPr>
          <w:p w14:paraId="0B5D5BEF" w14:textId="77777777" w:rsidR="00F13179" w:rsidRPr="00603112" w:rsidRDefault="00F13179" w:rsidP="00B732A4">
            <w:pPr>
              <w:pStyle w:val="aff0"/>
              <w:jc w:val="center"/>
            </w:pPr>
            <w:r>
              <w:t>20</w:t>
            </w:r>
          </w:p>
        </w:tc>
        <w:tc>
          <w:tcPr>
            <w:tcW w:w="1170" w:type="pct"/>
            <w:vAlign w:val="center"/>
          </w:tcPr>
          <w:p w14:paraId="179C9E2B" w14:textId="77777777" w:rsidR="00F13179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8</w:t>
            </w:r>
            <w:r>
              <w:t>000</w:t>
            </w:r>
          </w:p>
        </w:tc>
      </w:tr>
      <w:tr w:rsidR="00F13179" w14:paraId="52268892" w14:textId="77777777" w:rsidTr="00B732A4">
        <w:trPr>
          <w:trHeight w:val="397"/>
        </w:trPr>
        <w:tc>
          <w:tcPr>
            <w:tcW w:w="918" w:type="pct"/>
            <w:vAlign w:val="center"/>
          </w:tcPr>
          <w:p w14:paraId="55D9077A" w14:textId="77777777" w:rsidR="00F13179" w:rsidRPr="0040023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39" w:type="pct"/>
            <w:vAlign w:val="center"/>
          </w:tcPr>
          <w:p w14:paraId="0200B1A9" w14:textId="77777777" w:rsidR="00F13179" w:rsidRPr="0040023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5450</w:t>
            </w:r>
          </w:p>
        </w:tc>
        <w:tc>
          <w:tcPr>
            <w:tcW w:w="1273" w:type="pct"/>
            <w:vAlign w:val="center"/>
          </w:tcPr>
          <w:p w14:paraId="6FAC47CE" w14:textId="77777777" w:rsidR="00F13179" w:rsidRDefault="00F13179" w:rsidP="00B732A4">
            <w:pPr>
              <w:pStyle w:val="aff0"/>
              <w:jc w:val="center"/>
            </w:pPr>
            <w:r>
              <w:t>20</w:t>
            </w:r>
          </w:p>
        </w:tc>
        <w:tc>
          <w:tcPr>
            <w:tcW w:w="1170" w:type="pct"/>
            <w:vAlign w:val="center"/>
          </w:tcPr>
          <w:p w14:paraId="3F4B9882" w14:textId="77777777" w:rsidR="00F13179" w:rsidRPr="0040023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1090</w:t>
            </w:r>
          </w:p>
        </w:tc>
      </w:tr>
      <w:tr w:rsidR="00F13179" w14:paraId="5A4378C4" w14:textId="77777777" w:rsidTr="00B732A4">
        <w:trPr>
          <w:trHeight w:val="397"/>
        </w:trPr>
        <w:tc>
          <w:tcPr>
            <w:tcW w:w="3830" w:type="pct"/>
            <w:gridSpan w:val="3"/>
            <w:vAlign w:val="center"/>
          </w:tcPr>
          <w:p w14:paraId="2B521E9C" w14:textId="77777777" w:rsidR="00F13179" w:rsidRDefault="00F13179" w:rsidP="00B732A4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1170" w:type="pct"/>
            <w:vAlign w:val="center"/>
          </w:tcPr>
          <w:p w14:paraId="086D0AC9" w14:textId="77777777" w:rsidR="00F13179" w:rsidRPr="0040023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9090</w:t>
            </w:r>
          </w:p>
        </w:tc>
      </w:tr>
    </w:tbl>
    <w:p w14:paraId="697CD66F" w14:textId="77777777" w:rsidR="00F13179" w:rsidRDefault="00F13179" w:rsidP="00F13179">
      <w:pPr>
        <w:spacing w:before="240"/>
      </w:pPr>
      <w:r>
        <w:lastRenderedPageBreak/>
        <w:t>Поскольку основные средства производства (оборудование и программное обеспечение) для разработки использовались в течении определенного периода времени, необходимо учесть только часть суммы годовой амортизации. Расчет процента длительности разработки происходит путем деления длительности разработки в рабочих днях (</w:t>
      </w:r>
      <w:r>
        <w:rPr>
          <w:lang w:val="en-US"/>
        </w:rPr>
        <w:t>t</w:t>
      </w:r>
      <w:r>
        <w:rPr>
          <w:vertAlign w:val="subscript"/>
        </w:rPr>
        <w:t>общ</w:t>
      </w:r>
      <w:r>
        <w:t>) на число</w:t>
      </w:r>
      <w:r w:rsidRPr="00B17E76">
        <w:t xml:space="preserve"> </w:t>
      </w:r>
      <w:r>
        <w:t xml:space="preserve">рабочих дней в году равное 255 (РД). Расчет процента длительности разработки произведен в формуле </w:t>
      </w:r>
      <w:r w:rsidRPr="00FB664C">
        <w:t>5.</w:t>
      </w:r>
      <w:r>
        <w:t>4.</w:t>
      </w:r>
    </w:p>
    <w:tbl>
      <w:tblPr>
        <w:tblStyle w:val="aa"/>
        <w:tblW w:w="9419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66"/>
        <w:gridCol w:w="753"/>
      </w:tblGrid>
      <w:tr w:rsidR="00F13179" w14:paraId="2675777E" w14:textId="77777777" w:rsidTr="00B732A4">
        <w:trPr>
          <w:trHeight w:val="1080"/>
        </w:trPr>
        <w:tc>
          <w:tcPr>
            <w:tcW w:w="8711" w:type="dxa"/>
          </w:tcPr>
          <w:p w14:paraId="753B5B5B" w14:textId="77777777" w:rsidR="00F13179" w:rsidRPr="00983126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w:rPr>
                    <w:rFonts w:ascii="Cambria Math" w:hAnsi="Cambria Math"/>
                  </w:rPr>
                  <m:t>%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общ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РД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×100%,</m:t>
                </m:r>
              </m:oMath>
            </m:oMathPara>
          </w:p>
        </w:tc>
        <w:tc>
          <w:tcPr>
            <w:tcW w:w="708" w:type="dxa"/>
          </w:tcPr>
          <w:p w14:paraId="012C95A4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w:r>
              <w:rPr>
                <w:lang w:val="en-US"/>
              </w:rPr>
              <w:t>(5.4</w:t>
            </w:r>
            <w:r w:rsidRPr="007C49C8">
              <w:rPr>
                <w:lang w:val="en-US"/>
              </w:rPr>
              <w:t>)</w:t>
            </w:r>
          </w:p>
        </w:tc>
      </w:tr>
      <w:tr w:rsidR="00F13179" w14:paraId="646EF9CA" w14:textId="77777777" w:rsidTr="00B732A4">
        <w:trPr>
          <w:trHeight w:val="1080"/>
        </w:trPr>
        <w:tc>
          <w:tcPr>
            <w:tcW w:w="8711" w:type="dxa"/>
          </w:tcPr>
          <w:p w14:paraId="0375D81F" w14:textId="77777777" w:rsidR="00F13179" w:rsidRPr="00983126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w:rPr>
                    <w:rFonts w:ascii="Cambria Math" w:hAnsi="Cambria Math"/>
                  </w:rPr>
                  <m:t>%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255</m:t>
                    </m:r>
                  </m:den>
                </m:f>
                <m:r>
                  <w:rPr>
                    <w:rFonts w:ascii="Cambria Math" w:hAnsi="Cambria Math"/>
                  </w:rPr>
                  <m:t>×100%=22%</m:t>
                </m:r>
              </m:oMath>
            </m:oMathPara>
          </w:p>
        </w:tc>
        <w:tc>
          <w:tcPr>
            <w:tcW w:w="708" w:type="dxa"/>
          </w:tcPr>
          <w:p w14:paraId="5AF0D6D8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</w:p>
        </w:tc>
      </w:tr>
    </w:tbl>
    <w:p w14:paraId="1071B053" w14:textId="77777777" w:rsidR="00F13179" w:rsidRDefault="00F13179" w:rsidP="00F13179">
      <w:r>
        <w:t>Результаты расчета амортизации основного оборудования и программного обеспечения в расчет на проект представлены в таблице 5.7.</w:t>
      </w:r>
      <w:r w:rsidRPr="00B17E76">
        <w:t xml:space="preserve"> </w:t>
      </w:r>
    </w:p>
    <w:p w14:paraId="74860FE1" w14:textId="77777777" w:rsidR="00F13179" w:rsidRDefault="00F13179" w:rsidP="00F13179">
      <w:pPr>
        <w:pStyle w:val="afe"/>
      </w:pPr>
      <w:r>
        <w:t>Таблица 5.7 – Амортизационные отчисления использованного оборудования и программного обеспечения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62"/>
        <w:gridCol w:w="2410"/>
        <w:gridCol w:w="2410"/>
        <w:gridCol w:w="3963"/>
      </w:tblGrid>
      <w:tr w:rsidR="00F13179" w14:paraId="71781B1D" w14:textId="77777777" w:rsidTr="00B732A4">
        <w:tc>
          <w:tcPr>
            <w:tcW w:w="562" w:type="dxa"/>
            <w:vAlign w:val="center"/>
          </w:tcPr>
          <w:p w14:paraId="561C1FA0" w14:textId="77777777" w:rsidR="00F13179" w:rsidRDefault="00F13179" w:rsidP="00B732A4">
            <w:pPr>
              <w:pStyle w:val="aff0"/>
              <w:jc w:val="center"/>
            </w:pPr>
            <w:r>
              <w:t>№</w:t>
            </w:r>
          </w:p>
        </w:tc>
        <w:tc>
          <w:tcPr>
            <w:tcW w:w="2410" w:type="dxa"/>
            <w:vAlign w:val="center"/>
          </w:tcPr>
          <w:p w14:paraId="0FF624C1" w14:textId="77777777" w:rsidR="00F13179" w:rsidRDefault="00F13179" w:rsidP="00B732A4">
            <w:pPr>
              <w:pStyle w:val="aff0"/>
              <w:jc w:val="center"/>
            </w:pPr>
            <w:r>
              <w:t>Наименование основных средств</w:t>
            </w:r>
          </w:p>
        </w:tc>
        <w:tc>
          <w:tcPr>
            <w:tcW w:w="2410" w:type="dxa"/>
            <w:vAlign w:val="center"/>
          </w:tcPr>
          <w:p w14:paraId="70ECBB9B" w14:textId="77777777" w:rsidR="00F13179" w:rsidRDefault="00F13179" w:rsidP="00B732A4">
            <w:pPr>
              <w:pStyle w:val="aff0"/>
              <w:jc w:val="center"/>
            </w:pPr>
            <w:r>
              <w:t>Сумма годовой амортизации, руб.</w:t>
            </w:r>
          </w:p>
        </w:tc>
        <w:tc>
          <w:tcPr>
            <w:tcW w:w="3963" w:type="dxa"/>
            <w:vAlign w:val="center"/>
          </w:tcPr>
          <w:p w14:paraId="44E60BB1" w14:textId="77777777" w:rsidR="00F13179" w:rsidRDefault="00F13179" w:rsidP="00B732A4">
            <w:pPr>
              <w:pStyle w:val="aff0"/>
              <w:jc w:val="center"/>
            </w:pPr>
            <w:r>
              <w:t>Сумма амортизации</w:t>
            </w:r>
          </w:p>
          <w:p w14:paraId="485B4BCF" w14:textId="77777777" w:rsidR="00F13179" w:rsidRDefault="00F13179" w:rsidP="00B732A4">
            <w:pPr>
              <w:pStyle w:val="aff0"/>
              <w:jc w:val="center"/>
            </w:pPr>
            <w:r>
              <w:t>средств в расчёте на проект, руб.</w:t>
            </w:r>
          </w:p>
        </w:tc>
      </w:tr>
      <w:tr w:rsidR="00F13179" w14:paraId="10233B1E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27B51C5A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2410" w:type="dxa"/>
            <w:vAlign w:val="center"/>
          </w:tcPr>
          <w:p w14:paraId="6A0D6310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2410" w:type="dxa"/>
            <w:vAlign w:val="center"/>
          </w:tcPr>
          <w:p w14:paraId="1E9E49C3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3963" w:type="dxa"/>
            <w:vAlign w:val="center"/>
          </w:tcPr>
          <w:p w14:paraId="3980755D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</w:tr>
      <w:tr w:rsidR="00F13179" w14:paraId="06E57180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329FA892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2410" w:type="dxa"/>
            <w:vAlign w:val="center"/>
          </w:tcPr>
          <w:p w14:paraId="3212A522" w14:textId="77777777" w:rsidR="00F13179" w:rsidRDefault="00F13179" w:rsidP="00B732A4">
            <w:pPr>
              <w:pStyle w:val="aff0"/>
              <w:jc w:val="center"/>
            </w:pPr>
            <w:r>
              <w:t xml:space="preserve">Ноутбук </w:t>
            </w:r>
            <w:r>
              <w:rPr>
                <w:lang w:val="en-US"/>
              </w:rPr>
              <w:t>Lenovo</w:t>
            </w:r>
          </w:p>
        </w:tc>
        <w:tc>
          <w:tcPr>
            <w:tcW w:w="2410" w:type="dxa"/>
            <w:vAlign w:val="center"/>
          </w:tcPr>
          <w:p w14:paraId="1055D6C1" w14:textId="77777777" w:rsidR="00F13179" w:rsidRDefault="00F13179" w:rsidP="00B732A4">
            <w:pPr>
              <w:pStyle w:val="aff0"/>
              <w:jc w:val="center"/>
            </w:pPr>
            <w:r>
              <w:t>8090</w:t>
            </w:r>
          </w:p>
        </w:tc>
        <w:tc>
          <w:tcPr>
            <w:tcW w:w="3963" w:type="dxa"/>
            <w:vAlign w:val="center"/>
          </w:tcPr>
          <w:p w14:paraId="481C75F1" w14:textId="77777777" w:rsidR="00F13179" w:rsidRPr="007E26BE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1780</w:t>
            </w:r>
          </w:p>
        </w:tc>
      </w:tr>
      <w:tr w:rsidR="00F13179" w14:paraId="776DCE43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2B3FF1E6" w14:textId="77777777" w:rsidR="00F13179" w:rsidRPr="0040023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10" w:type="dxa"/>
            <w:vAlign w:val="center"/>
          </w:tcPr>
          <w:p w14:paraId="4F2FD973" w14:textId="77777777" w:rsidR="00F13179" w:rsidRDefault="00F13179" w:rsidP="00B732A4">
            <w:pPr>
              <w:pStyle w:val="aff0"/>
              <w:jc w:val="center"/>
            </w:pPr>
            <w:r w:rsidRPr="00DF2CD1">
              <w:t>ПО Office 365</w:t>
            </w:r>
          </w:p>
        </w:tc>
        <w:tc>
          <w:tcPr>
            <w:tcW w:w="2410" w:type="dxa"/>
            <w:vAlign w:val="center"/>
          </w:tcPr>
          <w:p w14:paraId="79B5E2E5" w14:textId="77777777" w:rsidR="00F13179" w:rsidRPr="007E26BE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1090</w:t>
            </w:r>
          </w:p>
        </w:tc>
        <w:tc>
          <w:tcPr>
            <w:tcW w:w="3963" w:type="dxa"/>
            <w:vAlign w:val="center"/>
          </w:tcPr>
          <w:p w14:paraId="51CE6E64" w14:textId="77777777" w:rsidR="00F13179" w:rsidRPr="0040023F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240</w:t>
            </w:r>
          </w:p>
        </w:tc>
      </w:tr>
      <w:tr w:rsidR="00F13179" w14:paraId="1AA355DD" w14:textId="77777777" w:rsidTr="00B732A4">
        <w:trPr>
          <w:trHeight w:val="397"/>
        </w:trPr>
        <w:tc>
          <w:tcPr>
            <w:tcW w:w="5382" w:type="dxa"/>
            <w:gridSpan w:val="3"/>
            <w:vAlign w:val="center"/>
          </w:tcPr>
          <w:p w14:paraId="4A8EDBAC" w14:textId="77777777" w:rsidR="00F13179" w:rsidRDefault="00F13179" w:rsidP="00B732A4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3963" w:type="dxa"/>
            <w:vAlign w:val="center"/>
          </w:tcPr>
          <w:p w14:paraId="658E2EB9" w14:textId="77777777" w:rsidR="00F13179" w:rsidRPr="0040023F" w:rsidRDefault="00F13179" w:rsidP="00B732A4">
            <w:pPr>
              <w:pStyle w:val="aff0"/>
              <w:jc w:val="center"/>
            </w:pPr>
            <w:r>
              <w:t>2020</w:t>
            </w:r>
          </w:p>
        </w:tc>
      </w:tr>
    </w:tbl>
    <w:p w14:paraId="0721ACEC" w14:textId="77777777" w:rsidR="00F13179" w:rsidRPr="002652C4" w:rsidRDefault="00F13179" w:rsidP="00F13179">
      <w:pPr>
        <w:spacing w:before="240"/>
      </w:pPr>
      <w:r>
        <w:t xml:space="preserve">К статье накладные расходы относят </w:t>
      </w:r>
      <w:r w:rsidRPr="0061653E">
        <w:t>зат</w:t>
      </w:r>
      <w:r>
        <w:t>раты, понесенные на организацию и</w:t>
      </w:r>
      <w:r w:rsidRPr="0061653E">
        <w:t xml:space="preserve"> обслуживание производства</w:t>
      </w:r>
      <w:r>
        <w:t xml:space="preserve">. Накладные расходы составили </w:t>
      </w:r>
      <w:r w:rsidRPr="0081775E">
        <w:t>40</w:t>
      </w:r>
      <w:r>
        <w:t xml:space="preserve">000 рублей на аренду помещения, </w:t>
      </w:r>
      <w:r w:rsidRPr="004B267C">
        <w:t>53</w:t>
      </w:r>
      <w:r>
        <w:t xml:space="preserve">00 рублей на оплату коммунальных услуг. Итого сумма накладных расходов составляет </w:t>
      </w:r>
      <w:r w:rsidRPr="00A11341">
        <w:t>453</w:t>
      </w:r>
      <w:r>
        <w:t>00 рублей.</w:t>
      </w:r>
    </w:p>
    <w:p w14:paraId="31F37E9A" w14:textId="77777777" w:rsidR="00F13179" w:rsidRDefault="00F13179" w:rsidP="00F13179">
      <w:r w:rsidRPr="00426882">
        <w:t xml:space="preserve">Результаты </w:t>
      </w:r>
      <w:r>
        <w:t>расчёта</w:t>
      </w:r>
      <w:r w:rsidRPr="00426882">
        <w:t xml:space="preserve"> себестоимости</w:t>
      </w:r>
      <w:r>
        <w:t xml:space="preserve"> проекта приведены в таблице 5.8.</w:t>
      </w:r>
    </w:p>
    <w:p w14:paraId="654C9B81" w14:textId="19B5DA76" w:rsidR="00F13179" w:rsidRDefault="00F13179" w:rsidP="00F13179"/>
    <w:p w14:paraId="708A947D" w14:textId="77777777" w:rsidR="00CE7E28" w:rsidRDefault="00CE7E28" w:rsidP="00F13179"/>
    <w:p w14:paraId="46F6A198" w14:textId="77777777" w:rsidR="00F13179" w:rsidRDefault="00F13179" w:rsidP="00F13179">
      <w:pPr>
        <w:ind w:firstLine="0"/>
      </w:pPr>
    </w:p>
    <w:p w14:paraId="7EA2161D" w14:textId="77777777" w:rsidR="00F13179" w:rsidRDefault="00F13179" w:rsidP="00F13179">
      <w:pPr>
        <w:pStyle w:val="afe"/>
      </w:pPr>
      <w:r>
        <w:lastRenderedPageBreak/>
        <w:t>Таблица 5.8 – Сводная таблица себестоимости проекта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F13179" w14:paraId="2F8DB4D6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2B3744D5" w14:textId="77777777" w:rsidR="00F13179" w:rsidRDefault="00F13179" w:rsidP="00B732A4">
            <w:pPr>
              <w:pStyle w:val="aff0"/>
              <w:jc w:val="center"/>
            </w:pPr>
            <w:r>
              <w:t>№</w:t>
            </w:r>
          </w:p>
        </w:tc>
        <w:tc>
          <w:tcPr>
            <w:tcW w:w="5668" w:type="dxa"/>
            <w:vAlign w:val="center"/>
          </w:tcPr>
          <w:p w14:paraId="0258613F" w14:textId="77777777" w:rsidR="00F13179" w:rsidRDefault="00F13179" w:rsidP="00B732A4">
            <w:pPr>
              <w:pStyle w:val="aff0"/>
              <w:jc w:val="center"/>
            </w:pPr>
            <w:r w:rsidRPr="00426882">
              <w:t>Наименование статей затрат</w:t>
            </w:r>
          </w:p>
        </w:tc>
        <w:tc>
          <w:tcPr>
            <w:tcW w:w="3115" w:type="dxa"/>
            <w:vAlign w:val="center"/>
          </w:tcPr>
          <w:p w14:paraId="13975467" w14:textId="77777777" w:rsidR="00F13179" w:rsidRDefault="00F13179" w:rsidP="00B732A4">
            <w:pPr>
              <w:pStyle w:val="aff0"/>
              <w:jc w:val="center"/>
            </w:pPr>
            <w:r w:rsidRPr="00426882">
              <w:t xml:space="preserve">Сумма, </w:t>
            </w:r>
            <w:proofErr w:type="spellStart"/>
            <w:r w:rsidRPr="00426882">
              <w:t>руб</w:t>
            </w:r>
            <w:proofErr w:type="spellEnd"/>
          </w:p>
        </w:tc>
      </w:tr>
      <w:tr w:rsidR="00F13179" w14:paraId="7DA05B89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6A5F2FCF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5668" w:type="dxa"/>
            <w:vAlign w:val="center"/>
          </w:tcPr>
          <w:p w14:paraId="60BA0FA2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3115" w:type="dxa"/>
            <w:vAlign w:val="center"/>
          </w:tcPr>
          <w:p w14:paraId="5CF6A838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</w:tr>
      <w:tr w:rsidR="00F13179" w14:paraId="4120B220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0BE485E4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5668" w:type="dxa"/>
            <w:vAlign w:val="center"/>
          </w:tcPr>
          <w:p w14:paraId="58F13DB0" w14:textId="77777777" w:rsidR="00F13179" w:rsidRDefault="00F13179" w:rsidP="00B732A4">
            <w:pPr>
              <w:pStyle w:val="aff0"/>
              <w:jc w:val="center"/>
            </w:pPr>
            <w:r w:rsidRPr="00426882">
              <w:t>Материальные затраты</w:t>
            </w:r>
          </w:p>
        </w:tc>
        <w:tc>
          <w:tcPr>
            <w:tcW w:w="3115" w:type="dxa"/>
            <w:vAlign w:val="center"/>
          </w:tcPr>
          <w:p w14:paraId="39D87C2E" w14:textId="77777777" w:rsidR="00F13179" w:rsidRPr="00305D24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5700</w:t>
            </w:r>
          </w:p>
        </w:tc>
      </w:tr>
      <w:tr w:rsidR="00F13179" w14:paraId="5CE62484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1E5E3F0F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5668" w:type="dxa"/>
            <w:vAlign w:val="center"/>
          </w:tcPr>
          <w:p w14:paraId="20A5D63A" w14:textId="77777777" w:rsidR="00F13179" w:rsidRDefault="00F13179" w:rsidP="00B732A4">
            <w:pPr>
              <w:pStyle w:val="aff0"/>
              <w:jc w:val="center"/>
            </w:pPr>
            <w:r>
              <w:t>Заработная плата</w:t>
            </w:r>
            <w:r w:rsidRPr="00426882">
              <w:t xml:space="preserve"> сотрудников</w:t>
            </w:r>
          </w:p>
        </w:tc>
        <w:tc>
          <w:tcPr>
            <w:tcW w:w="3115" w:type="dxa"/>
            <w:vAlign w:val="center"/>
          </w:tcPr>
          <w:p w14:paraId="15183641" w14:textId="77777777" w:rsidR="00F13179" w:rsidRPr="00045F75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273723</w:t>
            </w:r>
          </w:p>
        </w:tc>
      </w:tr>
      <w:tr w:rsidR="00F13179" w14:paraId="06497D03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0413D20B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5668" w:type="dxa"/>
            <w:vAlign w:val="center"/>
          </w:tcPr>
          <w:p w14:paraId="076DADAA" w14:textId="77777777" w:rsidR="00F13179" w:rsidRDefault="00F13179" w:rsidP="00B732A4">
            <w:pPr>
              <w:pStyle w:val="aff0"/>
              <w:jc w:val="center"/>
            </w:pPr>
            <w:r w:rsidRPr="00426882">
              <w:t xml:space="preserve">Дополнительная </w:t>
            </w:r>
            <w:r>
              <w:t>заработная плата</w:t>
            </w:r>
          </w:p>
        </w:tc>
        <w:tc>
          <w:tcPr>
            <w:tcW w:w="3115" w:type="dxa"/>
            <w:vAlign w:val="center"/>
          </w:tcPr>
          <w:p w14:paraId="15AC190B" w14:textId="77777777" w:rsidR="00F13179" w:rsidRPr="008167C0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54744</w:t>
            </w:r>
          </w:p>
        </w:tc>
      </w:tr>
      <w:tr w:rsidR="00F13179" w14:paraId="373D6412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4C4D908A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  <w:tc>
          <w:tcPr>
            <w:tcW w:w="5668" w:type="dxa"/>
            <w:vAlign w:val="center"/>
          </w:tcPr>
          <w:p w14:paraId="56AEDDAA" w14:textId="77777777" w:rsidR="00F13179" w:rsidRDefault="00F13179" w:rsidP="00B732A4">
            <w:pPr>
              <w:pStyle w:val="aff0"/>
              <w:jc w:val="center"/>
            </w:pPr>
            <w:r w:rsidRPr="00426882">
              <w:t>Страховые взносы</w:t>
            </w:r>
          </w:p>
        </w:tc>
        <w:tc>
          <w:tcPr>
            <w:tcW w:w="3115" w:type="dxa"/>
            <w:vAlign w:val="center"/>
          </w:tcPr>
          <w:p w14:paraId="0D7AB34E" w14:textId="77777777" w:rsidR="00F13179" w:rsidRPr="008167C0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98540</w:t>
            </w:r>
          </w:p>
        </w:tc>
      </w:tr>
      <w:tr w:rsidR="00F13179" w14:paraId="5CE67B4D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4934CAE0" w14:textId="77777777" w:rsidR="00F13179" w:rsidRDefault="00F13179" w:rsidP="00B732A4">
            <w:pPr>
              <w:pStyle w:val="aff0"/>
              <w:jc w:val="center"/>
            </w:pPr>
            <w:r>
              <w:t>5</w:t>
            </w:r>
          </w:p>
        </w:tc>
        <w:tc>
          <w:tcPr>
            <w:tcW w:w="5668" w:type="dxa"/>
            <w:vAlign w:val="center"/>
          </w:tcPr>
          <w:p w14:paraId="0957C008" w14:textId="77777777" w:rsidR="00F13179" w:rsidRDefault="00F13179" w:rsidP="00B732A4">
            <w:pPr>
              <w:pStyle w:val="aff0"/>
              <w:jc w:val="center"/>
            </w:pPr>
            <w:r w:rsidRPr="00426882">
              <w:t>Амортизационные отчисления</w:t>
            </w:r>
          </w:p>
        </w:tc>
        <w:tc>
          <w:tcPr>
            <w:tcW w:w="3115" w:type="dxa"/>
            <w:vAlign w:val="center"/>
          </w:tcPr>
          <w:p w14:paraId="066E9F6B" w14:textId="77777777" w:rsidR="00F13179" w:rsidRPr="008167C0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1940</w:t>
            </w:r>
          </w:p>
        </w:tc>
      </w:tr>
      <w:tr w:rsidR="00F13179" w14:paraId="3F71A795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111511FE" w14:textId="77777777" w:rsidR="00F13179" w:rsidRDefault="00F13179" w:rsidP="00B732A4">
            <w:pPr>
              <w:pStyle w:val="aff0"/>
              <w:jc w:val="center"/>
            </w:pPr>
            <w:r>
              <w:t>6</w:t>
            </w:r>
          </w:p>
        </w:tc>
        <w:tc>
          <w:tcPr>
            <w:tcW w:w="5668" w:type="dxa"/>
            <w:vAlign w:val="center"/>
          </w:tcPr>
          <w:p w14:paraId="705FE8A8" w14:textId="77777777" w:rsidR="00F13179" w:rsidRDefault="00F13179" w:rsidP="00B732A4">
            <w:pPr>
              <w:pStyle w:val="aff0"/>
              <w:jc w:val="center"/>
            </w:pPr>
            <w:r w:rsidRPr="00426882">
              <w:t>Накладные расходы</w:t>
            </w:r>
          </w:p>
        </w:tc>
        <w:tc>
          <w:tcPr>
            <w:tcW w:w="3115" w:type="dxa"/>
            <w:vAlign w:val="center"/>
          </w:tcPr>
          <w:p w14:paraId="2A6D5564" w14:textId="77777777" w:rsidR="00F13179" w:rsidRPr="008167C0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45300</w:t>
            </w:r>
          </w:p>
        </w:tc>
      </w:tr>
      <w:tr w:rsidR="00F13179" w14:paraId="38EF3D44" w14:textId="77777777" w:rsidTr="00B732A4">
        <w:trPr>
          <w:trHeight w:val="397"/>
        </w:trPr>
        <w:tc>
          <w:tcPr>
            <w:tcW w:w="6230" w:type="dxa"/>
            <w:gridSpan w:val="2"/>
            <w:vAlign w:val="center"/>
          </w:tcPr>
          <w:p w14:paraId="0636D932" w14:textId="77777777" w:rsidR="00F13179" w:rsidRDefault="00F13179" w:rsidP="00B732A4">
            <w:pPr>
              <w:pStyle w:val="aff0"/>
              <w:jc w:val="center"/>
            </w:pPr>
            <w:r>
              <w:t>Итого (</w:t>
            </w:r>
            <w:proofErr w:type="spellStart"/>
            <w:r>
              <w:t>Е</w:t>
            </w:r>
            <w:r>
              <w:rPr>
                <w:vertAlign w:val="subscript"/>
              </w:rPr>
              <w:t>д.з</w:t>
            </w:r>
            <w:proofErr w:type="spellEnd"/>
            <w:r>
              <w:rPr>
                <w:vertAlign w:val="subscript"/>
              </w:rPr>
              <w:t>.</w:t>
            </w:r>
            <w:r>
              <w:t>):</w:t>
            </w:r>
          </w:p>
        </w:tc>
        <w:tc>
          <w:tcPr>
            <w:tcW w:w="3115" w:type="dxa"/>
            <w:vAlign w:val="center"/>
          </w:tcPr>
          <w:p w14:paraId="01371362" w14:textId="77777777" w:rsidR="00F13179" w:rsidRPr="00AD44A3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t>479</w:t>
            </w:r>
            <w:r>
              <w:rPr>
                <w:lang w:val="en-US"/>
              </w:rPr>
              <w:t>947</w:t>
            </w:r>
          </w:p>
        </w:tc>
      </w:tr>
    </w:tbl>
    <w:p w14:paraId="4D0E290E" w14:textId="77777777" w:rsidR="00F13179" w:rsidRDefault="00F13179" w:rsidP="00F13179">
      <w:r>
        <w:t>Таким образом, по итогу всех необходимых расчетов была выявлена себестоимость проекта, итоговое значение которой составило 479</w:t>
      </w:r>
      <w:r w:rsidRPr="00780683">
        <w:t>947</w:t>
      </w:r>
      <w:r>
        <w:t xml:space="preserve"> рублей.</w:t>
      </w:r>
    </w:p>
    <w:p w14:paraId="3349CABD" w14:textId="77777777" w:rsidR="00F13179" w:rsidRDefault="00F13179" w:rsidP="00F13179">
      <w:r>
        <w:t>Приложение распространяется на бесплатной основе.</w:t>
      </w:r>
    </w:p>
    <w:p w14:paraId="30F38788" w14:textId="77777777" w:rsidR="00F13179" w:rsidRDefault="00F13179" w:rsidP="00F13179">
      <w:pPr>
        <w:pStyle w:val="2"/>
        <w:spacing w:line="480" w:lineRule="auto"/>
      </w:pPr>
      <w:bookmarkStart w:id="464" w:name="_Toc136296796"/>
      <w:bookmarkStart w:id="465" w:name="_Toc167623518"/>
      <w:r>
        <w:t>5.7 Выводы по главе</w:t>
      </w:r>
      <w:bookmarkEnd w:id="464"/>
      <w:bookmarkEnd w:id="465"/>
    </w:p>
    <w:p w14:paraId="09A34234" w14:textId="77777777" w:rsidR="00F13179" w:rsidRDefault="00F13179" w:rsidP="00F13179">
      <w:r>
        <w:t xml:space="preserve">В данной главе была описана цель разработки и функциональное назначение </w:t>
      </w:r>
      <w:r>
        <w:rPr>
          <w:color w:val="auto"/>
        </w:rPr>
        <w:t>программного средства, а также обоснована актуальность разработки</w:t>
      </w:r>
      <w:r>
        <w:t>.</w:t>
      </w:r>
    </w:p>
    <w:p w14:paraId="572F778B" w14:textId="77777777" w:rsidR="00F13179" w:rsidRPr="009C771A" w:rsidRDefault="00F13179" w:rsidP="00F13179">
      <w:r>
        <w:t xml:space="preserve">Кроме того, были выполнены организационно-экономические расчёты, включающие в себя: характеристику программного продукта с позиций маркетинга, стратегический маркетинговый анализ целесообразности применения программного продукта, определение продолжительности работ по разработке программного продукта </w:t>
      </w:r>
      <w:r w:rsidRPr="00780683">
        <w:t>(</w:t>
      </w:r>
      <w:r>
        <w:t>448 часов</w:t>
      </w:r>
      <w:r w:rsidRPr="00780683">
        <w:t>)</w:t>
      </w:r>
      <w:r>
        <w:t>, определение затрат на разработку и внедрение программного продукта. По итогам расчётов плановая себестоимость создания онлайн-платформы с алгоритмическими задачами составила 479</w:t>
      </w:r>
      <w:r w:rsidRPr="00780683">
        <w:t>947</w:t>
      </w:r>
      <w:r w:rsidRPr="00A64A0A">
        <w:t xml:space="preserve"> </w:t>
      </w:r>
      <w:r>
        <w:t>рублей.</w:t>
      </w:r>
    </w:p>
    <w:p w14:paraId="5309E13E" w14:textId="77777777" w:rsidR="00F13179" w:rsidRDefault="00F13179" w:rsidP="00F13179"/>
    <w:p w14:paraId="3D12E7E2" w14:textId="77777777" w:rsidR="00F13179" w:rsidRDefault="00F13179" w:rsidP="00F13179">
      <w:pPr>
        <w:pStyle w:val="afff3"/>
        <w:spacing w:before="240"/>
      </w:pPr>
    </w:p>
    <w:p w14:paraId="34ABBAF4" w14:textId="77777777" w:rsidR="00F26EDD" w:rsidRPr="001E3541" w:rsidRDefault="00F26EDD" w:rsidP="00E71586">
      <w:pPr>
        <w:ind w:firstLine="0"/>
      </w:pPr>
    </w:p>
    <w:p w14:paraId="325EC83C" w14:textId="4A868640" w:rsidR="00D249BD" w:rsidRPr="00594332" w:rsidRDefault="00D249BD" w:rsidP="00594332">
      <w:pPr>
        <w:pStyle w:val="1"/>
        <w:rPr>
          <w:rFonts w:eastAsia="Calibri"/>
        </w:rPr>
      </w:pPr>
      <w:bookmarkStart w:id="466" w:name="_Toc167623519"/>
      <w:r w:rsidRPr="00594332">
        <w:rPr>
          <w:rFonts w:eastAsia="Calibri"/>
        </w:rPr>
        <w:lastRenderedPageBreak/>
        <w:t>6 Безопасность и экологичность выпускной квалификационной работы</w:t>
      </w:r>
      <w:bookmarkEnd w:id="466"/>
    </w:p>
    <w:p w14:paraId="3604B6DA" w14:textId="34A5C642" w:rsidR="00D249BD" w:rsidRPr="00594332" w:rsidRDefault="00D249BD" w:rsidP="00594332">
      <w:pPr>
        <w:pStyle w:val="2"/>
      </w:pPr>
      <w:bookmarkStart w:id="467" w:name="_Toc167623520"/>
      <w:r w:rsidRPr="00594332">
        <w:t>6.1 Анализ вредных и опасных факторов, влияющих на здоровье программиста</w:t>
      </w:r>
      <w:bookmarkEnd w:id="467"/>
    </w:p>
    <w:p w14:paraId="594B3554" w14:textId="77777777" w:rsidR="00D249BD" w:rsidRDefault="00D249BD" w:rsidP="00D249BD">
      <w:r>
        <w:t>Многие не задумываются о том, какие факторы негативно влияют на здоровье программиста, а также приводят к серьезным заболеваниям. Вот некоторые из них:</w:t>
      </w:r>
    </w:p>
    <w:p w14:paraId="3549C343" w14:textId="77777777" w:rsidR="00D249BD" w:rsidRDefault="00D249BD" w:rsidP="00D249BD">
      <w:pPr>
        <w:pStyle w:val="a"/>
      </w:pPr>
      <w:r>
        <w:t>повышенная нагрузка на зрение</w:t>
      </w:r>
      <w:r w:rsidRPr="008700B3">
        <w:t xml:space="preserve">; </w:t>
      </w:r>
    </w:p>
    <w:p w14:paraId="69D4C2D2" w14:textId="77777777" w:rsidR="00D249BD" w:rsidRPr="008700B3" w:rsidRDefault="00D249BD" w:rsidP="00D249BD">
      <w:pPr>
        <w:pStyle w:val="a"/>
      </w:pPr>
      <w:r>
        <w:t>освещенность рабочего места;</w:t>
      </w:r>
    </w:p>
    <w:p w14:paraId="2242D832" w14:textId="77777777" w:rsidR="00D249BD" w:rsidRPr="008700B3" w:rsidRDefault="00D249BD" w:rsidP="00D249BD">
      <w:pPr>
        <w:pStyle w:val="a"/>
      </w:pPr>
      <w:r>
        <w:t>монотонные однообразные мелкие движения руками</w:t>
      </w:r>
      <w:r w:rsidRPr="008700B3">
        <w:t xml:space="preserve">; </w:t>
      </w:r>
    </w:p>
    <w:p w14:paraId="796CAAD6" w14:textId="77777777" w:rsidR="00D249BD" w:rsidRDefault="00D249BD" w:rsidP="00D249BD">
      <w:pPr>
        <w:pStyle w:val="a"/>
      </w:pPr>
      <w:r>
        <w:t>длительное пребывание в сидячем положении</w:t>
      </w:r>
      <w:r w:rsidRPr="008700B3">
        <w:t xml:space="preserve">; </w:t>
      </w:r>
    </w:p>
    <w:p w14:paraId="58E2C82E" w14:textId="77777777" w:rsidR="00D249BD" w:rsidRDefault="00D249BD" w:rsidP="00D249BD">
      <w:pPr>
        <w:pStyle w:val="a"/>
      </w:pPr>
      <w:r>
        <w:t>пыль.</w:t>
      </w:r>
    </w:p>
    <w:p w14:paraId="0F26710B" w14:textId="77777777" w:rsidR="00D249BD" w:rsidRDefault="00D249BD" w:rsidP="00D249BD">
      <w:r w:rsidRPr="0027259D">
        <w:t xml:space="preserve">Согласно </w:t>
      </w:r>
      <w:hyperlink r:id="rId35" w:anchor="6560IO" w:tgtFrame="_blank" w:history="1">
        <w:r>
          <w:t>санитарным правилам</w:t>
        </w:r>
        <w:r w:rsidRPr="002837CC">
          <w:t xml:space="preserve"> 2.2.3670-20 "Санитарно-эпидемиологические требования к условиям труда"</w:t>
        </w:r>
      </w:hyperlink>
      <w:r>
        <w:t>, которые регламентируют р</w:t>
      </w:r>
      <w:r w:rsidRPr="0027259D">
        <w:t>асстояние между экраном монитора и работником</w:t>
      </w:r>
      <w:r>
        <w:t>, уровень освещенности при работе с компьютером, а также правильную организацию рабочего стола по средствам правильно подобранной мебели</w:t>
      </w:r>
      <w:r w:rsidRPr="0027259D">
        <w:t>. </w:t>
      </w:r>
    </w:p>
    <w:p w14:paraId="50CB6ECA" w14:textId="4BA99D17" w:rsidR="00D249BD" w:rsidRDefault="00D249BD" w:rsidP="00D249BD">
      <w:r w:rsidRPr="0027259D">
        <w:t>Вредное влияние на глаза проявляется в необходимости постоянного напряжения глаз при</w:t>
      </w:r>
      <w:r>
        <w:t xml:space="preserve"> работе за компьютером или ноутбуком, что усугубляется при несоблюдении регламентированных норм уровня освещенности рабочего места. </w:t>
      </w:r>
      <w:r w:rsidRPr="008E1CA2">
        <w:t>Также постоянное напряжение рук может привести к</w:t>
      </w:r>
      <w:r>
        <w:t xml:space="preserve"> нарушению кровообращения</w:t>
      </w:r>
      <w:r w:rsidRPr="008E1CA2">
        <w:t>, вызываемо</w:t>
      </w:r>
      <w:r>
        <w:t>му</w:t>
      </w:r>
      <w:r w:rsidRPr="008E1CA2">
        <w:t xml:space="preserve"> повторяющимися нагрузками, а статичная напряженная поза при продолжительной работе - к воспалению мышц спины</w:t>
      </w:r>
      <w:r>
        <w:t xml:space="preserve">, </w:t>
      </w:r>
      <w:r w:rsidRPr="008E1CA2">
        <w:t xml:space="preserve">заболеваний суставов. </w:t>
      </w:r>
      <w:r>
        <w:t>П</w:t>
      </w:r>
      <w:r w:rsidRPr="0027259D">
        <w:t xml:space="preserve">оэтому для профилактики негативных воздействий </w:t>
      </w:r>
      <w:r>
        <w:t xml:space="preserve">четко установлен </w:t>
      </w:r>
      <w:r w:rsidRPr="0027259D">
        <w:t>режим работы и отдыха.</w:t>
      </w:r>
      <w:r>
        <w:t xml:space="preserve"> </w:t>
      </w:r>
    </w:p>
    <w:p w14:paraId="0536C36E" w14:textId="77777777" w:rsidR="00D249BD" w:rsidRDefault="00D249BD" w:rsidP="00D249BD">
      <w:r>
        <w:t>В свою очередь</w:t>
      </w:r>
      <w:r w:rsidRPr="005747B8">
        <w:t xml:space="preserve"> офисн</w:t>
      </w:r>
      <w:r>
        <w:t>ая</w:t>
      </w:r>
      <w:r w:rsidRPr="005747B8">
        <w:t xml:space="preserve"> пыл</w:t>
      </w:r>
      <w:r>
        <w:t xml:space="preserve">ь также является распространенной проблемой. </w:t>
      </w:r>
      <w:r w:rsidRPr="00C6011F">
        <w:t>Она может содержать до 80% вредных веществ, среди которых угарный газ, аллергены и возбудители заболеваний. Наибольшее количество</w:t>
      </w:r>
      <w:r>
        <w:t xml:space="preserve"> </w:t>
      </w:r>
      <w:r w:rsidRPr="00C6011F">
        <w:lastRenderedPageBreak/>
        <w:t>пыли скапливается в вентиляционных системах. Система воздуховодов загрязняется уже через год после начала эксплуатации. В результате развиваются микроорганизмы, которые попадают по вентиляционным системам во все помещения здания.</w:t>
      </w:r>
      <w:r>
        <w:t xml:space="preserve"> </w:t>
      </w:r>
    </w:p>
    <w:p w14:paraId="20F40790" w14:textId="77777777" w:rsidR="00D249BD" w:rsidRPr="005747B8" w:rsidRDefault="00D249BD" w:rsidP="00D249BD">
      <w:r>
        <w:t xml:space="preserve">Поэтому </w:t>
      </w:r>
      <w:r w:rsidRPr="005747B8">
        <w:t>межгосударственный стандарт ГОСТ ИСО 14644-1-2017 «Чистые помещения и связанные с ними контролируемые среды. Часть 1. Классификация чистоты воздуха»</w:t>
      </w:r>
      <w:r>
        <w:t xml:space="preserve"> устанавливает </w:t>
      </w:r>
      <w:r w:rsidRPr="00C6011F">
        <w:t>классы чистоты воздуха по счетной концентрации частиц в единице объема воздуха</w:t>
      </w:r>
      <w:r>
        <w:t xml:space="preserve">. </w:t>
      </w:r>
      <w:r w:rsidRPr="005747B8">
        <w:t xml:space="preserve">Несоблюдение подобных норм может повлечь отрицательное воздействие на здоровье сотрудников и вызвать </w:t>
      </w:r>
      <w:r>
        <w:t>как легкие, так и тяжелые, и хронические заболевания дыхательных путей</w:t>
      </w:r>
      <w:r w:rsidRPr="005747B8">
        <w:t>.</w:t>
      </w:r>
    </w:p>
    <w:p w14:paraId="4CD2E66B" w14:textId="77777777" w:rsidR="00D249BD" w:rsidRPr="00F34D37" w:rsidRDefault="00D249BD" w:rsidP="00D249BD">
      <w:pPr>
        <w:ind w:firstLine="708"/>
      </w:pPr>
      <w:r>
        <w:t>Учитывая все вышесказанное</w:t>
      </w:r>
      <w:r w:rsidRPr="005747B8">
        <w:t xml:space="preserve"> можно выделить </w:t>
      </w:r>
      <w:r>
        <w:t xml:space="preserve">основные </w:t>
      </w:r>
      <w:r w:rsidRPr="005747B8">
        <w:t xml:space="preserve">мероприятия, </w:t>
      </w:r>
      <w:r>
        <w:t>позволяющие</w:t>
      </w:r>
      <w:r w:rsidRPr="005747B8">
        <w:t xml:space="preserve"> сократить отрицательно</w:t>
      </w:r>
      <w:r>
        <w:t>е</w:t>
      </w:r>
      <w:r w:rsidRPr="005747B8">
        <w:t xml:space="preserve"> влияние опасных факторо</w:t>
      </w:r>
      <w:r>
        <w:t>в</w:t>
      </w:r>
      <w:r w:rsidRPr="005747B8">
        <w:t xml:space="preserve"> на состояние здоровья сотрудников офисного помещения</w:t>
      </w:r>
      <w:r>
        <w:t>, требующие регулярного исполнения</w:t>
      </w:r>
      <w:r w:rsidRPr="00F34D37">
        <w:t xml:space="preserve">: </w:t>
      </w:r>
    </w:p>
    <w:p w14:paraId="51DE7F2C" w14:textId="77777777" w:rsidR="00D249BD" w:rsidRDefault="00D249BD" w:rsidP="00D249BD">
      <w:pPr>
        <w:pStyle w:val="a"/>
      </w:pPr>
      <w:r>
        <w:t>проведение зарядки для глаз;</w:t>
      </w:r>
    </w:p>
    <w:p w14:paraId="5FC18ED4" w14:textId="77777777" w:rsidR="00D249BD" w:rsidRDefault="00D249BD" w:rsidP="00D249BD">
      <w:pPr>
        <w:pStyle w:val="a"/>
      </w:pPr>
      <w:r>
        <w:t>проведение физической разминки во время отдыха;</w:t>
      </w:r>
    </w:p>
    <w:p w14:paraId="1F913EAC" w14:textId="77777777" w:rsidR="00D249BD" w:rsidRDefault="00D249BD" w:rsidP="00D249BD">
      <w:pPr>
        <w:pStyle w:val="a"/>
      </w:pPr>
      <w:r>
        <w:t>регулярное проветривание помещения;</w:t>
      </w:r>
    </w:p>
    <w:p w14:paraId="221E164A" w14:textId="77777777" w:rsidR="00D249BD" w:rsidRDefault="00D249BD" w:rsidP="00D249BD">
      <w:pPr>
        <w:pStyle w:val="a"/>
      </w:pPr>
      <w:r>
        <w:t>использование ионизатора воздуха в помещении согласно инструкции;</w:t>
      </w:r>
    </w:p>
    <w:p w14:paraId="7749EB7F" w14:textId="77777777" w:rsidR="00D249BD" w:rsidRDefault="00D249BD" w:rsidP="00D249BD">
      <w:pPr>
        <w:pStyle w:val="a"/>
      </w:pPr>
      <w:r>
        <w:t>следить за техническим состоянием вентиляции;</w:t>
      </w:r>
    </w:p>
    <w:p w14:paraId="69DC6670" w14:textId="77777777" w:rsidR="00D249BD" w:rsidRPr="005747B8" w:rsidRDefault="00D249BD" w:rsidP="00D249BD">
      <w:pPr>
        <w:pStyle w:val="a"/>
      </w:pPr>
      <w:r>
        <w:t>распределение искусственного освещения согласно нормативным актам.</w:t>
      </w:r>
    </w:p>
    <w:p w14:paraId="19052DE1" w14:textId="77777777" w:rsidR="00D249BD" w:rsidRPr="00594332" w:rsidRDefault="00D249BD" w:rsidP="00594332">
      <w:pPr>
        <w:pStyle w:val="2"/>
      </w:pPr>
      <w:bookmarkStart w:id="468" w:name="_Toc167623521"/>
      <w:r w:rsidRPr="00594332">
        <w:t>6.2 Расчет системы искусственного освещения помещений</w:t>
      </w:r>
      <w:bookmarkEnd w:id="468"/>
      <w:r w:rsidRPr="00594332">
        <w:t xml:space="preserve"> </w:t>
      </w:r>
    </w:p>
    <w:p w14:paraId="76BDD897" w14:textId="77777777" w:rsidR="00D249BD" w:rsidRDefault="00D249BD" w:rsidP="00D249BD">
      <w:r w:rsidRPr="005747B8">
        <w:t>На рисунке 6.1 представлена схема помещения с указанием его размеров и расположени</w:t>
      </w:r>
      <w:r>
        <w:t>ем окон и компьютерных столов</w:t>
      </w:r>
      <w:r w:rsidRPr="005747B8">
        <w:t xml:space="preserve">. </w:t>
      </w:r>
    </w:p>
    <w:p w14:paraId="6C2B2079" w14:textId="681D6A84" w:rsidR="00D249BD" w:rsidRPr="009213C5" w:rsidRDefault="00666D81" w:rsidP="00D249BD">
      <w:pPr>
        <w:pStyle w:val="afa"/>
      </w:pPr>
      <w:r w:rsidRPr="00666D81">
        <w:lastRenderedPageBreak/>
        <w:drawing>
          <wp:inline distT="0" distB="0" distL="0" distR="0" wp14:anchorId="4B8C43DC" wp14:editId="0F9E0FC0">
            <wp:extent cx="6102376" cy="311413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09599" cy="311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B978" w14:textId="77777777" w:rsidR="00D249BD" w:rsidRPr="005747B8" w:rsidRDefault="00D249BD" w:rsidP="00D249BD">
      <w:pPr>
        <w:pStyle w:val="afb"/>
      </w:pPr>
      <w:r w:rsidRPr="009213C5">
        <w:t>Рисунок 6.1 – Схема помещения</w:t>
      </w:r>
    </w:p>
    <w:p w14:paraId="379CFFA5" w14:textId="44942F3A" w:rsidR="00D249BD" w:rsidRDefault="00D249BD" w:rsidP="00D249BD">
      <w:r w:rsidRPr="005747B8">
        <w:t>Необходимо произвести расчет искусственного освещения, выполненного светильниками Л</w:t>
      </w:r>
      <w:r>
        <w:t>СП01</w:t>
      </w:r>
      <w:r w:rsidRPr="005747B8">
        <w:t xml:space="preserve"> с двумя люминесцентными лампами длинной </w:t>
      </w:r>
      <w:r w:rsidRPr="005747B8">
        <w:rPr>
          <w:rFonts w:ascii="Cambria Math" w:hAnsi="Cambria Math" w:cs="Cambria Math"/>
          <w:lang w:val="en-US"/>
        </w:rPr>
        <w:t>𝑙</w:t>
      </w:r>
      <w:r w:rsidRPr="005747B8">
        <w:rPr>
          <w:rFonts w:ascii="Cambria Math" w:hAnsi="Cambria Math" w:cs="Cambria Math"/>
          <w:vertAlign w:val="subscript"/>
          <w:lang w:val="en-US"/>
        </w:rPr>
        <w:t>𝐶𝐵</w:t>
      </w:r>
      <w:r w:rsidRPr="005747B8">
        <w:rPr>
          <w:vertAlign w:val="subscript"/>
        </w:rPr>
        <w:t xml:space="preserve"> </w:t>
      </w:r>
      <w:r w:rsidRPr="005747B8">
        <w:t>= 1</w:t>
      </w:r>
      <w:r w:rsidR="006934AA">
        <w:t>534</w:t>
      </w:r>
      <w:r w:rsidRPr="005747B8">
        <w:t xml:space="preserve"> мм. Исходные данные представлены в таблице 1. </w:t>
      </w:r>
    </w:p>
    <w:p w14:paraId="1D08289F" w14:textId="77777777" w:rsidR="00D249BD" w:rsidRDefault="00D249BD" w:rsidP="00D249BD">
      <w:pPr>
        <w:pStyle w:val="afe"/>
      </w:pPr>
      <w:r w:rsidRPr="005747B8">
        <w:t xml:space="preserve">Таблица </w:t>
      </w:r>
      <w:r>
        <w:t>6</w:t>
      </w:r>
      <w:r w:rsidRPr="005747B8">
        <w:t>.</w:t>
      </w:r>
      <w:r>
        <w:t>1</w:t>
      </w:r>
      <w:r w:rsidRPr="005747B8">
        <w:t xml:space="preserve"> – </w:t>
      </w:r>
      <w:r>
        <w:t>Исходные данные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5665"/>
        <w:gridCol w:w="3686"/>
      </w:tblGrid>
      <w:tr w:rsidR="00D249BD" w14:paraId="69A3572E" w14:textId="77777777" w:rsidTr="0016740B">
        <w:tc>
          <w:tcPr>
            <w:tcW w:w="5665" w:type="dxa"/>
          </w:tcPr>
          <w:p w14:paraId="5D0B20C5" w14:textId="77777777" w:rsidR="00D249BD" w:rsidRDefault="00D249BD" w:rsidP="0016740B">
            <w:pPr>
              <w:pStyle w:val="afe"/>
              <w:shd w:val="clear" w:color="auto" w:fill="auto"/>
            </w:pPr>
            <w:r>
              <w:t>Наименование</w:t>
            </w:r>
          </w:p>
        </w:tc>
        <w:tc>
          <w:tcPr>
            <w:tcW w:w="3686" w:type="dxa"/>
          </w:tcPr>
          <w:p w14:paraId="0EF50A93" w14:textId="77777777" w:rsidR="00D249BD" w:rsidRDefault="00D249BD" w:rsidP="0016740B">
            <w:pPr>
              <w:pStyle w:val="afe"/>
              <w:shd w:val="clear" w:color="auto" w:fill="auto"/>
            </w:pPr>
            <w:r>
              <w:t>Величина</w:t>
            </w:r>
          </w:p>
        </w:tc>
      </w:tr>
      <w:tr w:rsidR="00D249BD" w14:paraId="25B90496" w14:textId="77777777" w:rsidTr="0016740B">
        <w:tc>
          <w:tcPr>
            <w:tcW w:w="5665" w:type="dxa"/>
          </w:tcPr>
          <w:p w14:paraId="3A547F3D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Длина помещения, А, м</w:t>
            </w:r>
          </w:p>
        </w:tc>
        <w:tc>
          <w:tcPr>
            <w:tcW w:w="3686" w:type="dxa"/>
          </w:tcPr>
          <w:p w14:paraId="56A226D8" w14:textId="77777777" w:rsidR="00D249BD" w:rsidRDefault="00D249BD" w:rsidP="0016740B">
            <w:pPr>
              <w:pStyle w:val="afe"/>
              <w:shd w:val="clear" w:color="auto" w:fill="auto"/>
            </w:pPr>
            <w:r>
              <w:t>6</w:t>
            </w:r>
          </w:p>
        </w:tc>
      </w:tr>
      <w:tr w:rsidR="00D249BD" w14:paraId="3AF9DE7B" w14:textId="77777777" w:rsidTr="0016740B">
        <w:tc>
          <w:tcPr>
            <w:tcW w:w="5665" w:type="dxa"/>
          </w:tcPr>
          <w:p w14:paraId="45F1B958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Ширина помещения, В, м</w:t>
            </w:r>
          </w:p>
        </w:tc>
        <w:tc>
          <w:tcPr>
            <w:tcW w:w="3686" w:type="dxa"/>
          </w:tcPr>
          <w:p w14:paraId="6560506A" w14:textId="5C0DBBA8" w:rsidR="00D249BD" w:rsidRPr="004078C9" w:rsidRDefault="004078C9" w:rsidP="0016740B">
            <w:pPr>
              <w:pStyle w:val="afe"/>
              <w:shd w:val="clear" w:color="auto" w:fill="auto"/>
              <w:rPr>
                <w:lang w:val="en-US"/>
              </w:rPr>
            </w:pPr>
            <w:r>
              <w:rPr>
                <w:lang w:val="en-US"/>
              </w:rPr>
              <w:t>3.3</w:t>
            </w:r>
          </w:p>
        </w:tc>
      </w:tr>
      <w:tr w:rsidR="00D249BD" w14:paraId="5C329268" w14:textId="77777777" w:rsidTr="0016740B">
        <w:tc>
          <w:tcPr>
            <w:tcW w:w="5665" w:type="dxa"/>
          </w:tcPr>
          <w:p w14:paraId="1ED8E4B6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Высота помещения, h, м</w:t>
            </w:r>
          </w:p>
        </w:tc>
        <w:tc>
          <w:tcPr>
            <w:tcW w:w="3686" w:type="dxa"/>
          </w:tcPr>
          <w:p w14:paraId="01CACD4C" w14:textId="77777777" w:rsidR="00D249BD" w:rsidRDefault="00D249BD" w:rsidP="0016740B">
            <w:pPr>
              <w:pStyle w:val="afe"/>
              <w:shd w:val="clear" w:color="auto" w:fill="auto"/>
            </w:pPr>
            <w:r>
              <w:t>2,7</w:t>
            </w:r>
          </w:p>
        </w:tc>
      </w:tr>
      <w:tr w:rsidR="00D249BD" w14:paraId="578D6A9D" w14:textId="77777777" w:rsidTr="0016740B">
        <w:tc>
          <w:tcPr>
            <w:tcW w:w="5665" w:type="dxa"/>
          </w:tcPr>
          <w:p w14:paraId="1B2789A9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Коэффициент отражения потолка</w:t>
            </w:r>
          </w:p>
        </w:tc>
        <w:tc>
          <w:tcPr>
            <w:tcW w:w="3686" w:type="dxa"/>
          </w:tcPr>
          <w:p w14:paraId="56D8D5C2" w14:textId="77777777" w:rsidR="00D249BD" w:rsidRDefault="00D249BD" w:rsidP="0016740B">
            <w:pPr>
              <w:pStyle w:val="afe"/>
              <w:shd w:val="clear" w:color="auto" w:fill="auto"/>
            </w:pPr>
            <w:r>
              <w:t>50</w:t>
            </w:r>
          </w:p>
        </w:tc>
      </w:tr>
      <w:tr w:rsidR="00D249BD" w14:paraId="7FA88576" w14:textId="77777777" w:rsidTr="0016740B">
        <w:tc>
          <w:tcPr>
            <w:tcW w:w="5665" w:type="dxa"/>
          </w:tcPr>
          <w:p w14:paraId="673FDB87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Коэффициент отражения стен</w:t>
            </w:r>
          </w:p>
        </w:tc>
        <w:tc>
          <w:tcPr>
            <w:tcW w:w="3686" w:type="dxa"/>
          </w:tcPr>
          <w:p w14:paraId="17D5C9B9" w14:textId="77777777" w:rsidR="00D249BD" w:rsidRDefault="00D249BD" w:rsidP="0016740B">
            <w:pPr>
              <w:pStyle w:val="afe"/>
              <w:shd w:val="clear" w:color="auto" w:fill="auto"/>
            </w:pPr>
            <w:r>
              <w:t>30</w:t>
            </w:r>
          </w:p>
        </w:tc>
      </w:tr>
      <w:tr w:rsidR="00D249BD" w14:paraId="3B3DA15E" w14:textId="77777777" w:rsidTr="0016740B">
        <w:tc>
          <w:tcPr>
            <w:tcW w:w="5665" w:type="dxa"/>
          </w:tcPr>
          <w:p w14:paraId="7F14F61A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Коэффициент отражения пола</w:t>
            </w:r>
          </w:p>
        </w:tc>
        <w:tc>
          <w:tcPr>
            <w:tcW w:w="3686" w:type="dxa"/>
          </w:tcPr>
          <w:p w14:paraId="6232358F" w14:textId="77777777" w:rsidR="00D249BD" w:rsidRDefault="00D249BD" w:rsidP="0016740B">
            <w:pPr>
              <w:pStyle w:val="afe"/>
              <w:shd w:val="clear" w:color="auto" w:fill="auto"/>
            </w:pPr>
            <w:r>
              <w:t>10</w:t>
            </w:r>
          </w:p>
        </w:tc>
      </w:tr>
      <w:tr w:rsidR="00D249BD" w14:paraId="01837A0F" w14:textId="77777777" w:rsidTr="0016740B">
        <w:tc>
          <w:tcPr>
            <w:tcW w:w="5665" w:type="dxa"/>
          </w:tcPr>
          <w:p w14:paraId="466454A3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 xml:space="preserve">Нормируемая </w:t>
            </w:r>
            <w:r>
              <w:t xml:space="preserve">минимальная </w:t>
            </w:r>
            <w:r w:rsidRPr="00C1212E">
              <w:t xml:space="preserve">освещенность,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Cs/>
                      <w:color w:val="auto"/>
                      <w:szCs w:val="28"/>
                      <w:lang w:val="en-US" w:eastAsia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H</m:t>
                  </m:r>
                </m:sub>
              </m:sSub>
            </m:oMath>
            <w:r w:rsidRPr="00C1212E">
              <w:t>, лк</w:t>
            </w:r>
          </w:p>
        </w:tc>
        <w:tc>
          <w:tcPr>
            <w:tcW w:w="3686" w:type="dxa"/>
          </w:tcPr>
          <w:p w14:paraId="120FC19E" w14:textId="77777777" w:rsidR="00D249BD" w:rsidRDefault="00D249BD" w:rsidP="0016740B">
            <w:pPr>
              <w:pStyle w:val="afe"/>
              <w:shd w:val="clear" w:color="auto" w:fill="auto"/>
            </w:pPr>
            <w:r>
              <w:t>300</w:t>
            </w:r>
          </w:p>
        </w:tc>
      </w:tr>
      <w:tr w:rsidR="00D249BD" w14:paraId="2F81C223" w14:textId="77777777" w:rsidTr="0016740B">
        <w:tc>
          <w:tcPr>
            <w:tcW w:w="5665" w:type="dxa"/>
          </w:tcPr>
          <w:p w14:paraId="2BEE32A5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 xml:space="preserve">Число ламп в светильнике, n, </w:t>
            </w:r>
            <w:proofErr w:type="spellStart"/>
            <w:r w:rsidRPr="00C1212E">
              <w:t>шт</w:t>
            </w:r>
            <w:proofErr w:type="spellEnd"/>
          </w:p>
        </w:tc>
        <w:tc>
          <w:tcPr>
            <w:tcW w:w="3686" w:type="dxa"/>
          </w:tcPr>
          <w:p w14:paraId="6C19A953" w14:textId="77777777" w:rsidR="00D249BD" w:rsidRDefault="00D249BD" w:rsidP="0016740B">
            <w:pPr>
              <w:pStyle w:val="afe"/>
              <w:shd w:val="clear" w:color="auto" w:fill="auto"/>
            </w:pPr>
            <w:r>
              <w:t>2</w:t>
            </w:r>
          </w:p>
        </w:tc>
      </w:tr>
      <w:tr w:rsidR="00D249BD" w14:paraId="67D9C134" w14:textId="77777777" w:rsidTr="0016740B">
        <w:tc>
          <w:tcPr>
            <w:tcW w:w="5665" w:type="dxa"/>
          </w:tcPr>
          <w:p w14:paraId="20018704" w14:textId="2F330612" w:rsidR="00D249BD" w:rsidRDefault="00D249BD" w:rsidP="0016740B">
            <w:pPr>
              <w:pStyle w:val="afe"/>
              <w:shd w:val="clear" w:color="auto" w:fill="auto"/>
            </w:pPr>
            <w:r w:rsidRPr="00C1212E">
              <w:t xml:space="preserve">Длина </w:t>
            </w:r>
            <w:r w:rsidR="006934AA">
              <w:t>светильника</w:t>
            </w:r>
            <w:r w:rsidRPr="00C1212E"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color w:val="auto"/>
                      <w:szCs w:val="28"/>
                      <w:lang w:eastAsia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СВ</m:t>
                  </m:r>
                </m:sub>
              </m:sSub>
            </m:oMath>
            <w:r w:rsidRPr="00C1212E">
              <w:t>, м</w:t>
            </w:r>
          </w:p>
        </w:tc>
        <w:tc>
          <w:tcPr>
            <w:tcW w:w="3686" w:type="dxa"/>
          </w:tcPr>
          <w:p w14:paraId="75A5772C" w14:textId="587A046D" w:rsidR="00D249BD" w:rsidRDefault="00D249BD" w:rsidP="0016740B">
            <w:pPr>
              <w:pStyle w:val="afe"/>
              <w:shd w:val="clear" w:color="auto" w:fill="auto"/>
            </w:pPr>
            <w:r>
              <w:t>1,</w:t>
            </w:r>
            <w:r w:rsidR="006934AA">
              <w:t>534</w:t>
            </w:r>
          </w:p>
        </w:tc>
      </w:tr>
    </w:tbl>
    <w:p w14:paraId="27D5C939" w14:textId="34A75D9F" w:rsidR="00D249BD" w:rsidRDefault="00D249BD" w:rsidP="00D249BD"/>
    <w:p w14:paraId="13BF770E" w14:textId="334702D8" w:rsidR="00165B42" w:rsidRDefault="00165B42" w:rsidP="00D249BD"/>
    <w:p w14:paraId="4644D922" w14:textId="3DCEFB96" w:rsidR="00165B42" w:rsidRDefault="00165B42" w:rsidP="00D249BD"/>
    <w:p w14:paraId="4F9567AC" w14:textId="77777777" w:rsidR="00D249BD" w:rsidRDefault="00D249BD" w:rsidP="00D249BD">
      <w:pPr>
        <w:ind w:firstLine="0"/>
      </w:pPr>
      <w:r>
        <w:lastRenderedPageBreak/>
        <w:t>Окончание таблицы 6.1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5665"/>
        <w:gridCol w:w="3686"/>
      </w:tblGrid>
      <w:tr w:rsidR="00D249BD" w14:paraId="5A7DD644" w14:textId="77777777" w:rsidTr="0016740B">
        <w:tc>
          <w:tcPr>
            <w:tcW w:w="5665" w:type="dxa"/>
          </w:tcPr>
          <w:p w14:paraId="31B714C4" w14:textId="77777777" w:rsidR="00D249BD" w:rsidRDefault="00D249BD" w:rsidP="0016740B">
            <w:pPr>
              <w:pStyle w:val="afe"/>
              <w:shd w:val="clear" w:color="auto" w:fill="auto"/>
            </w:pPr>
            <w:r>
              <w:t>Наименование</w:t>
            </w:r>
          </w:p>
        </w:tc>
        <w:tc>
          <w:tcPr>
            <w:tcW w:w="3686" w:type="dxa"/>
          </w:tcPr>
          <w:p w14:paraId="57A47087" w14:textId="77777777" w:rsidR="00D249BD" w:rsidRDefault="00D249BD" w:rsidP="0016740B">
            <w:pPr>
              <w:pStyle w:val="afe"/>
              <w:shd w:val="clear" w:color="auto" w:fill="auto"/>
            </w:pPr>
            <w:r>
              <w:t>Величина</w:t>
            </w:r>
          </w:p>
        </w:tc>
      </w:tr>
      <w:tr w:rsidR="00D249BD" w14:paraId="37E1530F" w14:textId="77777777" w:rsidTr="0016740B">
        <w:tc>
          <w:tcPr>
            <w:tcW w:w="5665" w:type="dxa"/>
          </w:tcPr>
          <w:p w14:paraId="2891C5C6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Коэффициент запаса, К,</w:t>
            </w:r>
          </w:p>
        </w:tc>
        <w:tc>
          <w:tcPr>
            <w:tcW w:w="3686" w:type="dxa"/>
          </w:tcPr>
          <w:p w14:paraId="7B5CF2F3" w14:textId="77777777" w:rsidR="00D249BD" w:rsidRPr="00F619B7" w:rsidRDefault="00D249BD" w:rsidP="0016740B">
            <w:pPr>
              <w:pStyle w:val="afe"/>
              <w:shd w:val="clear" w:color="auto" w:fill="auto"/>
              <w:rPr>
                <w:lang w:val="en-US"/>
              </w:rPr>
            </w:pPr>
            <w:r>
              <w:t>1,5</w:t>
            </w:r>
          </w:p>
        </w:tc>
      </w:tr>
      <w:tr w:rsidR="00D249BD" w14:paraId="1E4B0627" w14:textId="77777777" w:rsidTr="0016740B">
        <w:tc>
          <w:tcPr>
            <w:tcW w:w="5665" w:type="dxa"/>
          </w:tcPr>
          <w:p w14:paraId="5A3C26D0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Коэффициент использования светового потока, η</w:t>
            </w:r>
          </w:p>
        </w:tc>
        <w:tc>
          <w:tcPr>
            <w:tcW w:w="3686" w:type="dxa"/>
          </w:tcPr>
          <w:p w14:paraId="50A9D486" w14:textId="77777777" w:rsidR="00D249BD" w:rsidRPr="004E1A7F" w:rsidRDefault="00D249BD" w:rsidP="0016740B">
            <w:pPr>
              <w:pStyle w:val="afe"/>
              <w:shd w:val="clear" w:color="auto" w:fill="auto"/>
              <w:rPr>
                <w:lang w:val="en-US"/>
              </w:rPr>
            </w:pPr>
            <w:r>
              <w:t>4</w:t>
            </w:r>
            <w:r>
              <w:rPr>
                <w:lang w:val="en-US"/>
              </w:rPr>
              <w:t>6</w:t>
            </w:r>
          </w:p>
        </w:tc>
      </w:tr>
      <w:tr w:rsidR="00D249BD" w14:paraId="7AD4F552" w14:textId="77777777" w:rsidTr="0016740B">
        <w:tc>
          <w:tcPr>
            <w:tcW w:w="5665" w:type="dxa"/>
          </w:tcPr>
          <w:p w14:paraId="3F37C81B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Мощность лампы, P, Вт</w:t>
            </w:r>
          </w:p>
        </w:tc>
        <w:tc>
          <w:tcPr>
            <w:tcW w:w="3686" w:type="dxa"/>
          </w:tcPr>
          <w:p w14:paraId="5A0487A7" w14:textId="37F8691D" w:rsidR="00D249BD" w:rsidRDefault="0009382A" w:rsidP="0016740B">
            <w:pPr>
              <w:pStyle w:val="afe"/>
              <w:shd w:val="clear" w:color="auto" w:fill="auto"/>
            </w:pPr>
            <w:r>
              <w:t>3</w:t>
            </w:r>
            <w:r w:rsidR="00D249BD">
              <w:t>0</w:t>
            </w:r>
          </w:p>
        </w:tc>
      </w:tr>
      <w:tr w:rsidR="00D249BD" w14:paraId="78894F92" w14:textId="77777777" w:rsidTr="0016740B">
        <w:tc>
          <w:tcPr>
            <w:tcW w:w="5665" w:type="dxa"/>
          </w:tcPr>
          <w:p w14:paraId="56D43AF5" w14:textId="77777777" w:rsidR="00D249BD" w:rsidRPr="00C1212E" w:rsidRDefault="00D249BD" w:rsidP="0016740B">
            <w:pPr>
              <w:pStyle w:val="afe"/>
              <w:shd w:val="clear" w:color="auto" w:fill="auto"/>
            </w:pPr>
            <w:r w:rsidRPr="00C1212E">
              <w:t xml:space="preserve">Световой поток,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Ф</m:t>
                  </m:r>
                </m:e>
                <m:sub>
                  <m:r>
                    <w:rPr>
                      <w:rFonts w:ascii="Cambria Math" w:hAnsi="Cambria Math"/>
                    </w:rPr>
                    <m:t>П.ТАБЛ</m:t>
                  </m:r>
                </m:sub>
              </m:sSub>
            </m:oMath>
            <w:r w:rsidRPr="00C1212E">
              <w:t>, лм</w:t>
            </w:r>
          </w:p>
        </w:tc>
        <w:tc>
          <w:tcPr>
            <w:tcW w:w="3686" w:type="dxa"/>
          </w:tcPr>
          <w:p w14:paraId="26E69FB3" w14:textId="27808EF3" w:rsidR="00D249BD" w:rsidRPr="005C191C" w:rsidRDefault="009A5DF9" w:rsidP="0016740B">
            <w:pPr>
              <w:pStyle w:val="afe"/>
              <w:shd w:val="clear" w:color="auto" w:fill="auto"/>
              <w:rPr>
                <w:lang w:val="en-US"/>
              </w:rPr>
            </w:pPr>
            <w:r>
              <w:rPr>
                <w:lang w:val="en-US"/>
              </w:rPr>
              <w:t>1840</w:t>
            </w:r>
          </w:p>
        </w:tc>
      </w:tr>
    </w:tbl>
    <w:p w14:paraId="46BE810F" w14:textId="77777777" w:rsidR="00D249BD" w:rsidRDefault="00D249BD" w:rsidP="00D249BD">
      <w:r w:rsidRPr="005747B8">
        <w:t xml:space="preserve">Определим высоту подвеса светильника над рабочей поверхностью по следующей формуле:  </w:t>
      </w:r>
    </w:p>
    <w:p w14:paraId="156A0161" w14:textId="77777777" w:rsidR="00D249BD" w:rsidRPr="005378C7" w:rsidRDefault="00D249BD" w:rsidP="00D249BD">
      <w:pPr>
        <w:pStyle w:val="afff5"/>
      </w:pPr>
      <w:r>
        <w:rPr>
          <w:rFonts w:eastAsia="Times New Roman"/>
        </w:rPr>
        <w:tab/>
      </w:r>
      <m:oMath>
        <m:sSub>
          <m:sSubPr>
            <m:ctrlPr/>
          </m:sSubPr>
          <m:e>
            <m:r>
              <m:t>H</m:t>
            </m:r>
          </m:e>
          <m:sub>
            <m:r>
              <m:rPr>
                <m:sty m:val="p"/>
              </m:rPr>
              <m:t>П</m:t>
            </m:r>
          </m:sub>
        </m:sSub>
        <m:r>
          <m:rPr>
            <m:sty m:val="p"/>
          </m:rPr>
          <m:t>=</m:t>
        </m:r>
        <m:r>
          <m:t>h</m:t>
        </m:r>
        <m:r>
          <m:rPr>
            <m:sty m:val="p"/>
          </m:rPr>
          <m:t xml:space="preserve">- </m:t>
        </m:r>
        <m:sSub>
          <m:sSubPr>
            <m:ctrlPr/>
          </m:sSubPr>
          <m:e>
            <m:r>
              <m:t>h</m:t>
            </m:r>
          </m:e>
          <m:sub>
            <m:r>
              <m:t>p</m:t>
            </m:r>
          </m:sub>
        </m:sSub>
        <m:r>
          <m:rPr>
            <m:sty m:val="p"/>
          </m:rPr>
          <m:t>-</m:t>
        </m:r>
        <m:sSub>
          <m:sSubPr>
            <m:ctrlPr/>
          </m:sSubPr>
          <m:e>
            <m:r>
              <m:t>h</m:t>
            </m:r>
          </m:e>
          <m:sub>
            <m:r>
              <m:t>c</m:t>
            </m:r>
          </m:sub>
        </m:sSub>
      </m:oMath>
      <w:r>
        <w:t xml:space="preserve">, </w:t>
      </w:r>
      <w:r>
        <w:tab/>
        <w:t>(1)</w:t>
      </w:r>
    </w:p>
    <w:p w14:paraId="1EC3B36B" w14:textId="77777777" w:rsidR="00D249BD" w:rsidRPr="005747B8" w:rsidRDefault="00D249BD" w:rsidP="00D249BD">
      <w:pPr>
        <w:ind w:firstLine="0"/>
      </w:pPr>
      <w:r w:rsidRPr="005747B8">
        <w:t>где</w:t>
      </w:r>
      <w:r>
        <w:t xml:space="preserve">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>=0,8</m:t>
        </m:r>
      </m:oMath>
      <w:r>
        <w:t xml:space="preserve"> </w:t>
      </w:r>
      <w:r w:rsidRPr="005747B8">
        <w:t xml:space="preserve">м, высота рабочей поверхности, </w:t>
      </w:r>
    </w:p>
    <w:p w14:paraId="54C6C6CB" w14:textId="77777777" w:rsidR="00D249BD" w:rsidRPr="005747B8" w:rsidRDefault="00D249BD" w:rsidP="00D249BD">
      <w:pPr>
        <w:pStyle w:val="afff5"/>
      </w:pPr>
      <w:r>
        <w:rPr>
          <w:rFonts w:eastAsia="Times New Roman"/>
        </w:rPr>
        <w:tab/>
      </w:r>
      <w:r w:rsidRPr="005747B8">
        <w:rPr>
          <w:rFonts w:eastAsia="Times New Roman"/>
        </w:rPr>
        <w:t>ℎ</w:t>
      </w:r>
      <w:r w:rsidRPr="005747B8">
        <w:rPr>
          <w:rFonts w:eastAsia="Times New Roman" w:cs="Cambria Math"/>
          <w:vertAlign w:val="subscript"/>
          <w:lang w:val="en-US"/>
        </w:rPr>
        <w:t>𝑐</w:t>
      </w:r>
      <w:r w:rsidRPr="005747B8">
        <w:rPr>
          <w:rFonts w:eastAsia="Times New Roman"/>
          <w:vertAlign w:val="subscript"/>
        </w:rPr>
        <w:t xml:space="preserve"> </w:t>
      </w:r>
      <w:r w:rsidRPr="005747B8">
        <w:rPr>
          <w:rFonts w:eastAsia="Times New Roman"/>
        </w:rPr>
        <w:t xml:space="preserve">= 0,25 </w:t>
      </w:r>
      <m:oMath>
        <m:r>
          <m:rPr>
            <m:sty m:val="p"/>
          </m:rPr>
          <m:t>∙</m:t>
        </m:r>
      </m:oMath>
      <w:r w:rsidRPr="005747B8">
        <w:rPr>
          <w:rFonts w:eastAsia="Times New Roman"/>
        </w:rPr>
        <w:t xml:space="preserve"> (ℎ − ℎ</w:t>
      </w:r>
      <w:r w:rsidRPr="005747B8">
        <w:rPr>
          <w:rFonts w:eastAsia="Times New Roman" w:cs="Cambria Math"/>
          <w:vertAlign w:val="subscript"/>
          <w:lang w:val="en-US"/>
        </w:rPr>
        <w:t>𝑝</w:t>
      </w:r>
      <w:r w:rsidRPr="005747B8">
        <w:rPr>
          <w:rFonts w:eastAsia="Times New Roman"/>
        </w:rPr>
        <w:t>)</w:t>
      </w:r>
      <w:r>
        <w:t>.</w:t>
      </w:r>
      <w:r w:rsidRPr="005747B8">
        <w:tab/>
        <w:t xml:space="preserve">(2) </w:t>
      </w:r>
    </w:p>
    <w:p w14:paraId="68C5390D" w14:textId="77777777" w:rsidR="00D249BD" w:rsidRPr="006D7669" w:rsidRDefault="00D249BD" w:rsidP="00D249BD">
      <w:pPr>
        <w:ind w:firstLine="708"/>
        <w:rPr>
          <w:iCs/>
        </w:rPr>
      </w:pPr>
      <w:r>
        <w:t xml:space="preserve">Поскольку высота помещения </w:t>
      </w:r>
      <m:oMath>
        <m:r>
          <w:rPr>
            <w:rFonts w:ascii="Cambria Math" w:hAnsi="Cambria Math"/>
          </w:rPr>
          <m:t>h</m:t>
        </m:r>
        <m:r>
          <w:rPr>
            <w:rFonts w:ascii="Cambria Math" w:hAnsi="Cambria Math"/>
            <w:color w:val="auto"/>
            <w:lang w:eastAsia="en-US"/>
          </w:rPr>
          <m:t>≤3 м</m:t>
        </m:r>
      </m:oMath>
      <w:r w:rsidRPr="005747B8">
        <w:t xml:space="preserve">, </w:t>
      </w:r>
      <w:r>
        <w:t xml:space="preserve">применяем потолочное крепление светильников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h</m:t>
        </m:r>
        <m:r>
          <m:rPr>
            <m:sty m:val="p"/>
          </m:rP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/>
              </w:rPr>
              <m:t>СВВЕ</m:t>
            </m:r>
          </m:sub>
        </m:sSub>
        <m:r>
          <w:rPr>
            <w:rFonts w:ascii="Cambria Math"/>
          </w:rPr>
          <m:t>=0,15</m:t>
        </m:r>
        <m:r>
          <w:rPr>
            <w:rFonts w:ascii="Cambria Math" w:hAnsi="Cambria Math"/>
          </w:rPr>
          <m:t>÷</m:t>
        </m:r>
        <m:r>
          <w:rPr>
            <w:rFonts w:ascii="Cambria Math"/>
          </w:rPr>
          <m:t xml:space="preserve">0,30 </m:t>
        </m:r>
        <m:r>
          <m:rPr>
            <m:sty m:val="p"/>
          </m:rPr>
          <w:rPr>
            <w:rFonts w:ascii="Cambria Math"/>
          </w:rPr>
          <m:t>м</m:t>
        </m:r>
      </m:oMath>
      <w:r>
        <w:rPr>
          <w:iCs/>
        </w:rPr>
        <w:t xml:space="preserve">, возьмем значение </w:t>
      </w:r>
      <w:r w:rsidRPr="005747B8">
        <w:t>ℎ</w:t>
      </w:r>
      <w:r w:rsidRPr="005747B8">
        <w:rPr>
          <w:rFonts w:ascii="Cambria Math" w:hAnsi="Cambria Math" w:cs="Cambria Math"/>
          <w:vertAlign w:val="subscript"/>
          <w:lang w:val="en-US"/>
        </w:rPr>
        <w:t>𝑐</w:t>
      </w:r>
      <w:r>
        <w:rPr>
          <w:rFonts w:cs="Cambria Math"/>
          <w:vertAlign w:val="subscript"/>
        </w:rPr>
        <w:t xml:space="preserve"> </w:t>
      </w:r>
      <w:r w:rsidRPr="005747B8">
        <w:t>=</w:t>
      </w:r>
      <w:r>
        <w:t xml:space="preserve"> </w:t>
      </w:r>
      <w:r w:rsidRPr="005747B8">
        <w:t>0,2</w:t>
      </w:r>
      <w:r w:rsidRPr="00864E0A">
        <w:t xml:space="preserve"> </w:t>
      </w:r>
      <w:r>
        <w:t>м</w:t>
      </w:r>
    </w:p>
    <w:p w14:paraId="712AA9B8" w14:textId="77777777" w:rsidR="00D249BD" w:rsidRDefault="00D9775D" w:rsidP="00D249BD">
      <w:pPr>
        <w:ind w:firstLine="0"/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2,7</m:t>
          </m:r>
          <m:r>
            <m:rPr>
              <m:sty m:val="p"/>
            </m:rPr>
            <w:rPr>
              <w:rFonts w:ascii="Cambria Math" w:hAnsi="Cambria Math"/>
            </w:rPr>
            <m:t xml:space="preserve">- </m:t>
          </m:r>
          <m:r>
            <m:rPr>
              <m:sty m:val="p"/>
            </m:rPr>
            <w:rPr>
              <w:rFonts w:ascii="Cambria Math" w:eastAsiaTheme="minorEastAsia" w:hAnsi="Cambria Math"/>
            </w:rPr>
            <m:t>0,8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m:rPr>
              <m:sty m:val="p"/>
            </m:rPr>
            <w:rPr>
              <w:rFonts w:ascii="Cambria Math" w:eastAsiaTheme="minorEastAsia" w:hAnsi="Cambria Math"/>
            </w:rPr>
            <m:t>0,2=1,7 м.</m:t>
          </m:r>
        </m:oMath>
      </m:oMathPara>
    </w:p>
    <w:p w14:paraId="0CBDFDAB" w14:textId="77777777" w:rsidR="00D249BD" w:rsidRDefault="00D249BD" w:rsidP="00D249BD">
      <w:r>
        <w:t>Определим индекс помещения:</w:t>
      </w:r>
    </w:p>
    <w:p w14:paraId="6FB94C7B" w14:textId="77777777" w:rsidR="00D249BD" w:rsidRPr="00B64348" w:rsidRDefault="00D249BD" w:rsidP="00D249BD">
      <w:pPr>
        <w:pStyle w:val="afff5"/>
      </w:pPr>
      <w:r w:rsidRPr="00B64348">
        <w:rPr>
          <w:rFonts w:eastAsia="Times New Roman"/>
        </w:rPr>
        <w:tab/>
      </w:r>
      <m:oMath>
        <m:r>
          <m:rPr>
            <m:sty m:val="p"/>
          </m:rPr>
          <m:t>i=</m:t>
        </m:r>
        <m:f>
          <m:fPr>
            <m:ctrlPr/>
          </m:fPr>
          <m:num>
            <m:r>
              <m:rPr>
                <m:sty m:val="p"/>
              </m:rPr>
              <m:t>A ∙ B</m:t>
            </m:r>
          </m:num>
          <m:den>
            <m:sSub>
              <m:sSubPr>
                <m:ctrlPr/>
              </m:sSubPr>
              <m:e>
                <m:r>
                  <m:rPr>
                    <m:sty m:val="p"/>
                  </m:rPr>
                  <m:t>H</m:t>
                </m:r>
              </m:e>
              <m:sub>
                <m:r>
                  <m:rPr>
                    <m:sty m:val="p"/>
                  </m:rPr>
                  <m:t>П</m:t>
                </m:r>
              </m:sub>
            </m:sSub>
            <m:r>
              <m:rPr>
                <m:sty m:val="p"/>
              </m:rPr>
              <m:t xml:space="preserve"> ∙ (A + B)</m:t>
            </m:r>
          </m:den>
        </m:f>
        <m:r>
          <m:rPr>
            <m:sty m:val="p"/>
          </m:rPr>
          <m:t>,</m:t>
        </m:r>
      </m:oMath>
      <w:r w:rsidRPr="00B64348">
        <w:tab/>
        <w:t>(</w:t>
      </w:r>
      <w:r w:rsidRPr="00BE0198">
        <w:t>3</w:t>
      </w:r>
      <w:r w:rsidRPr="00B64348">
        <w:t xml:space="preserve">) </w:t>
      </w:r>
    </w:p>
    <w:p w14:paraId="32B7EFD7" w14:textId="26BFC6CE" w:rsidR="00D249BD" w:rsidRPr="00B64348" w:rsidRDefault="00D249BD" w:rsidP="00D249BD">
      <w:pPr>
        <w:pStyle w:val="afff5"/>
      </w:pPr>
      <w:r>
        <w:tab/>
      </w:r>
      <m:oMath>
        <m:r>
          <m:rPr>
            <m:sty m:val="p"/>
          </m:rPr>
          <m:t>i=</m:t>
        </m:r>
        <m:f>
          <m:fPr>
            <m:ctrlPr/>
          </m:fPr>
          <m:num>
            <m:r>
              <m:rPr>
                <m:sty m:val="p"/>
              </m:rPr>
              <m:t xml:space="preserve">6 </m:t>
            </m:r>
            <m:r>
              <m:rPr>
                <m:sty m:val="p"/>
              </m:rPr>
              <w:rPr>
                <w:lang w:val="en-US"/>
              </w:rPr>
              <m:t>∙</m:t>
            </m:r>
            <m:r>
              <m:rPr>
                <m:sty m:val="p"/>
              </m:rPr>
              <m:t xml:space="preserve"> 3.3</m:t>
            </m:r>
          </m:num>
          <m:den>
            <m:r>
              <m:rPr>
                <m:sty m:val="p"/>
              </m:rPr>
              <m:t xml:space="preserve">1,7 </m:t>
            </m:r>
            <m:r>
              <m:rPr>
                <m:sty m:val="p"/>
              </m:rPr>
              <w:rPr>
                <w:lang w:val="en-US"/>
              </w:rPr>
              <m:t xml:space="preserve">∙ </m:t>
            </m:r>
            <m:r>
              <m:rPr>
                <m:sty m:val="p"/>
              </m:rPr>
              <m:t>(6 + 3.3)</m:t>
            </m:r>
          </m:den>
        </m:f>
        <m:r>
          <m:rPr>
            <m:sty m:val="p"/>
          </m:rPr>
          <m:t>.</m:t>
        </m:r>
      </m:oMath>
      <w:r w:rsidRPr="00B64348">
        <w:tab/>
      </w:r>
    </w:p>
    <w:p w14:paraId="5578C6F9" w14:textId="77777777" w:rsidR="00D249BD" w:rsidRPr="005747B8" w:rsidRDefault="00D249BD" w:rsidP="00D249BD">
      <w:r w:rsidRPr="005747B8">
        <w:t xml:space="preserve">Используя дополнительные материалы, определим коэффициент запаса </w:t>
      </w:r>
      <w:r w:rsidRPr="005747B8">
        <w:rPr>
          <w:lang w:val="en-US"/>
        </w:rPr>
        <w:t>K</w:t>
      </w:r>
      <w:r w:rsidRPr="005747B8">
        <w:t xml:space="preserve">, а также коэффициент использования светового потока </w:t>
      </w:r>
      <w:r w:rsidRPr="005747B8">
        <w:rPr>
          <w:rFonts w:ascii="Cambria Math" w:hAnsi="Cambria Math" w:cs="Cambria Math"/>
          <w:lang w:val="en-US"/>
        </w:rPr>
        <w:t>𝜂</w:t>
      </w:r>
      <w:r w:rsidRPr="005747B8">
        <w:t xml:space="preserve">. В нашем случае эти переменные будут иметь следующие значения: </w:t>
      </w:r>
    </w:p>
    <w:p w14:paraId="15761D52" w14:textId="77777777" w:rsidR="00D249BD" w:rsidRPr="005747B8" w:rsidRDefault="00D249BD" w:rsidP="00D249BD">
      <w:pPr>
        <w:pStyle w:val="afff5"/>
      </w:pPr>
      <w:r w:rsidRPr="005747B8">
        <w:rPr>
          <w:rFonts w:eastAsia="Times New Roman" w:cs="Cambria Math"/>
          <w:lang w:val="en-US"/>
        </w:rPr>
        <w:t>𝐾</w:t>
      </w:r>
      <w:r w:rsidRPr="005747B8">
        <w:rPr>
          <w:rFonts w:eastAsia="Times New Roman"/>
        </w:rPr>
        <w:t xml:space="preserve"> = 1,5</w:t>
      </w:r>
      <w:r w:rsidRPr="005747B8">
        <w:t xml:space="preserve"> </w:t>
      </w:r>
    </w:p>
    <w:p w14:paraId="6F4F849D" w14:textId="77777777" w:rsidR="00D249BD" w:rsidRPr="005747B8" w:rsidRDefault="00D249BD" w:rsidP="00D249BD">
      <w:pPr>
        <w:pStyle w:val="afff5"/>
      </w:pPr>
      <w:r w:rsidRPr="005747B8">
        <w:rPr>
          <w:rFonts w:eastAsia="Times New Roman" w:cs="Cambria Math"/>
          <w:lang w:val="en-US"/>
        </w:rPr>
        <w:t>𝜂</w:t>
      </w:r>
      <w:r w:rsidRPr="005747B8">
        <w:rPr>
          <w:rFonts w:eastAsia="Times New Roman"/>
        </w:rPr>
        <w:t xml:space="preserve"> = </w:t>
      </w:r>
      <w:r>
        <w:rPr>
          <w:rFonts w:eastAsia="Times New Roman"/>
        </w:rPr>
        <w:t>46</w:t>
      </w:r>
      <w:r w:rsidRPr="005747B8">
        <w:rPr>
          <w:i/>
        </w:rPr>
        <w:t xml:space="preserve"> </w:t>
      </w:r>
    </w:p>
    <w:p w14:paraId="589F7338" w14:textId="77777777" w:rsidR="00D249BD" w:rsidRPr="005747B8" w:rsidRDefault="00D249BD" w:rsidP="00D249BD">
      <w:r w:rsidRPr="005747B8">
        <w:t xml:space="preserve">Определим расстояние между рядами светильников и от стен до ближайшего ряда по формуле: </w:t>
      </w:r>
    </w:p>
    <w:p w14:paraId="781412AB" w14:textId="77777777" w:rsidR="00D249BD" w:rsidRPr="005747B8" w:rsidRDefault="00D249BD" w:rsidP="00D249BD">
      <w:pPr>
        <w:pStyle w:val="afff5"/>
      </w:pPr>
      <w:r w:rsidRPr="005747B8">
        <w:rPr>
          <w:rFonts w:eastAsia="Times New Roman"/>
        </w:rPr>
        <w:tab/>
      </w:r>
      <w:r w:rsidRPr="005747B8">
        <w:rPr>
          <w:rFonts w:eastAsia="Times New Roman"/>
          <w:lang w:val="en-US"/>
        </w:rPr>
        <w:t>L</w:t>
      </w:r>
      <w:r w:rsidRPr="005747B8">
        <w:rPr>
          <w:rFonts w:eastAsia="Times New Roman"/>
        </w:rPr>
        <w:t xml:space="preserve"> = </w:t>
      </w:r>
      <w:r w:rsidRPr="005747B8">
        <w:rPr>
          <w:rFonts w:eastAsia="Times New Roman"/>
          <w:lang w:val="en-US"/>
        </w:rPr>
        <w:t>λ</w:t>
      </w:r>
      <m:oMath>
        <m:r>
          <m:rPr>
            <m:sty m:val="p"/>
          </m:rPr>
          <m:t xml:space="preserve"> ∙ </m:t>
        </m:r>
      </m:oMath>
      <w:r w:rsidRPr="005747B8">
        <w:rPr>
          <w:rFonts w:eastAsia="Times New Roman"/>
          <w:lang w:val="en-US"/>
        </w:rPr>
        <w:t>H</w:t>
      </w:r>
      <w:r w:rsidRPr="005747B8">
        <w:rPr>
          <w:rFonts w:eastAsia="Times New Roman"/>
          <w:vertAlign w:val="subscript"/>
        </w:rPr>
        <w:t>П</w:t>
      </w:r>
      <w:r w:rsidRPr="005747B8">
        <w:t xml:space="preserve">, </w:t>
      </w:r>
      <w:r w:rsidRPr="005747B8">
        <w:tab/>
        <w:t xml:space="preserve">(4) </w:t>
      </w:r>
    </w:p>
    <w:p w14:paraId="351D1678" w14:textId="77777777" w:rsidR="00D249BD" w:rsidRPr="005747B8" w:rsidRDefault="00D249BD" w:rsidP="00D249BD">
      <w:pPr>
        <w:ind w:firstLine="0"/>
      </w:pPr>
      <w:r w:rsidRPr="005747B8">
        <w:t xml:space="preserve">где </w:t>
      </w:r>
      <w:r w:rsidRPr="005747B8">
        <w:rPr>
          <w:rFonts w:ascii="Cambria Math" w:hAnsi="Cambria Math" w:cs="Cambria Math"/>
          <w:lang w:val="en-US"/>
        </w:rPr>
        <w:t>𝜆</w:t>
      </w:r>
      <w:r w:rsidRPr="005747B8">
        <w:t xml:space="preserve"> = 1,1 − коэффициент оптимального расстояния между геометрическими центрами светильников по светотехническим требованиям. </w:t>
      </w:r>
    </w:p>
    <w:p w14:paraId="37F3C63F" w14:textId="77777777" w:rsidR="00D249BD" w:rsidRPr="005747B8" w:rsidRDefault="00D249BD" w:rsidP="00D249BD">
      <w:pPr>
        <w:pStyle w:val="afff5"/>
      </w:pPr>
      <w:r w:rsidRPr="005747B8">
        <w:rPr>
          <w:rFonts w:eastAsia="Times New Roman"/>
          <w:lang w:val="en-US"/>
        </w:rPr>
        <w:lastRenderedPageBreak/>
        <w:t>L</w:t>
      </w:r>
      <w:r w:rsidRPr="005747B8">
        <w:rPr>
          <w:rFonts w:eastAsia="Times New Roman"/>
        </w:rPr>
        <w:t xml:space="preserve"> = 1,1 </w:t>
      </w:r>
      <m:oMath>
        <m:r>
          <m:rPr>
            <m:sty m:val="p"/>
          </m:rPr>
          <m:t>∙</m:t>
        </m:r>
      </m:oMath>
      <w:r w:rsidRPr="005747B8">
        <w:rPr>
          <w:rFonts w:eastAsia="Times New Roman"/>
        </w:rPr>
        <w:t xml:space="preserve"> </w:t>
      </w:r>
      <w:r>
        <w:rPr>
          <w:rFonts w:eastAsia="Times New Roman"/>
        </w:rPr>
        <w:t>1</w:t>
      </w:r>
      <w:r w:rsidRPr="005747B8">
        <w:rPr>
          <w:rFonts w:eastAsia="Times New Roman"/>
        </w:rPr>
        <w:t>,</w:t>
      </w:r>
      <w:r w:rsidRPr="005C191C">
        <w:rPr>
          <w:rFonts w:eastAsia="Times New Roman"/>
        </w:rPr>
        <w:t>7</w:t>
      </w:r>
      <w:r w:rsidRPr="005747B8">
        <w:rPr>
          <w:rFonts w:eastAsia="Times New Roman"/>
        </w:rPr>
        <w:t xml:space="preserve"> </w:t>
      </w:r>
      <w:r w:rsidRPr="005747B8">
        <w:rPr>
          <w:rFonts w:ascii="Times New Roman" w:eastAsia="Times New Roman" w:hAnsi="Times New Roman"/>
        </w:rPr>
        <w:t>≈</w:t>
      </w:r>
      <w:r w:rsidRPr="005747B8">
        <w:rPr>
          <w:rFonts w:eastAsia="Times New Roman"/>
        </w:rPr>
        <w:t xml:space="preserve"> </w:t>
      </w:r>
      <w:r>
        <w:rPr>
          <w:rFonts w:eastAsia="Times New Roman"/>
        </w:rPr>
        <w:t>1</w:t>
      </w:r>
      <w:r w:rsidRPr="005747B8">
        <w:rPr>
          <w:rFonts w:eastAsia="Times New Roman"/>
        </w:rPr>
        <w:t>,</w:t>
      </w:r>
      <w:r w:rsidRPr="005C191C">
        <w:rPr>
          <w:rFonts w:eastAsia="Times New Roman"/>
        </w:rPr>
        <w:t>87</w:t>
      </w:r>
      <w:r w:rsidRPr="005747B8">
        <w:t xml:space="preserve"> м. </w:t>
      </w:r>
    </w:p>
    <w:p w14:paraId="1E0931C3" w14:textId="77777777" w:rsidR="00D249BD" w:rsidRPr="005747B8" w:rsidRDefault="00D249BD" w:rsidP="00D249BD">
      <w:r w:rsidRPr="005747B8">
        <w:t xml:space="preserve">Расстояние от стен до ближайшего ряда по рекомендациям вычитывается по следующей формуле: </w:t>
      </w:r>
    </w:p>
    <w:p w14:paraId="61C6B545" w14:textId="77777777" w:rsidR="00D249BD" w:rsidRPr="005747B8" w:rsidRDefault="00D249BD" w:rsidP="00D249BD">
      <w:pPr>
        <w:pStyle w:val="afff5"/>
      </w:pPr>
      <w:r w:rsidRPr="005747B8">
        <w:rPr>
          <w:rFonts w:eastAsia="Times New Roman"/>
        </w:rPr>
        <w:t xml:space="preserve">0,3 </w:t>
      </w:r>
      <m:oMath>
        <m:r>
          <m:rPr>
            <m:sty m:val="p"/>
          </m:rPr>
          <m:t>∙</m:t>
        </m:r>
      </m:oMath>
      <w:r w:rsidRPr="005747B8">
        <w:rPr>
          <w:rFonts w:eastAsia="Times New Roman"/>
        </w:rPr>
        <w:t xml:space="preserve"> </w:t>
      </w:r>
      <w:r w:rsidRPr="005747B8">
        <w:rPr>
          <w:rFonts w:eastAsia="Times New Roman"/>
          <w:lang w:val="en-US"/>
        </w:rPr>
        <w:t>L</w:t>
      </w:r>
      <w:r w:rsidRPr="005747B8">
        <w:rPr>
          <w:rFonts w:eastAsia="Times New Roman"/>
        </w:rPr>
        <w:t xml:space="preserve"> = 0,3 </w:t>
      </w:r>
      <m:oMath>
        <m:r>
          <m:rPr>
            <m:sty m:val="p"/>
          </m:rPr>
          <m:t>∙</m:t>
        </m:r>
      </m:oMath>
      <w:r w:rsidRPr="005747B8">
        <w:rPr>
          <w:rFonts w:eastAsia="Times New Roman"/>
        </w:rPr>
        <w:t xml:space="preserve"> </w:t>
      </w:r>
      <w:r>
        <w:rPr>
          <w:rFonts w:eastAsia="Times New Roman"/>
        </w:rPr>
        <w:t>1</w:t>
      </w:r>
      <w:r w:rsidRPr="005747B8">
        <w:rPr>
          <w:rFonts w:eastAsia="Times New Roman"/>
        </w:rPr>
        <w:t>,</w:t>
      </w:r>
      <w:r w:rsidRPr="005C191C">
        <w:rPr>
          <w:rFonts w:eastAsia="Times New Roman"/>
        </w:rPr>
        <w:t>87</w:t>
      </w:r>
      <w:r w:rsidRPr="005747B8">
        <w:rPr>
          <w:rFonts w:eastAsia="Times New Roman"/>
        </w:rPr>
        <w:t xml:space="preserve"> = 0,</w:t>
      </w:r>
      <w:r w:rsidRPr="005C191C">
        <w:rPr>
          <w:rFonts w:eastAsia="Times New Roman"/>
        </w:rPr>
        <w:t>56</w:t>
      </w:r>
      <w:r w:rsidRPr="005747B8">
        <w:t xml:space="preserve"> м. </w:t>
      </w:r>
    </w:p>
    <w:p w14:paraId="1F24F115" w14:textId="77777777" w:rsidR="00D249BD" w:rsidRDefault="00D249BD" w:rsidP="00D249BD">
      <w:r w:rsidRPr="005747B8">
        <w:t xml:space="preserve">Далее необходимо определить общее количество светильников </w:t>
      </w:r>
      <w:r w:rsidRPr="005747B8">
        <w:rPr>
          <w:lang w:val="en-US"/>
        </w:rPr>
        <w:t>N</w:t>
      </w:r>
      <w:r w:rsidRPr="005747B8">
        <w:t xml:space="preserve"> при условии равномерного освещения, а также количество светильников по длине и ширине: </w:t>
      </w:r>
    </w:p>
    <w:p w14:paraId="67418460" w14:textId="77777777" w:rsidR="00D249BD" w:rsidRDefault="00D249BD" w:rsidP="00D249BD">
      <w:pPr>
        <w:pStyle w:val="afff5"/>
      </w:pPr>
      <w:r>
        <w:rPr>
          <w:rFonts w:ascii="Times New Roman" w:eastAsia="Times New Roman" w:hAnsi="Times New Roman"/>
        </w:rPr>
        <w:tab/>
      </w:r>
      <m:oMath>
        <m:r>
          <m:rPr>
            <m:sty m:val="p"/>
          </m:rPr>
          <m:t>N=</m:t>
        </m:r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rPr>
                <m:sty m:val="p"/>
              </m:rPr>
              <m:t>Ш</m:t>
            </m:r>
          </m:sub>
        </m:sSub>
        <m:r>
          <m:rPr>
            <m:sty m:val="p"/>
          </m:rPr>
          <m:t>∙</m:t>
        </m:r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rPr>
                <m:sty m:val="p"/>
              </m:rPr>
              <m:t>ДЛ</m:t>
            </m:r>
          </m:sub>
        </m:sSub>
        <m:r>
          <m:t>.</m:t>
        </m:r>
      </m:oMath>
      <w:r>
        <w:t xml:space="preserve"> </w:t>
      </w:r>
      <w:r>
        <w:tab/>
        <w:t>(5)</w:t>
      </w:r>
    </w:p>
    <w:p w14:paraId="5780373B" w14:textId="77777777" w:rsidR="00D249BD" w:rsidRDefault="00D249BD" w:rsidP="00D249BD">
      <w:pPr>
        <w:pStyle w:val="afff5"/>
      </w:pPr>
      <w:r>
        <w:tab/>
      </w:r>
      <m:oMath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t>ш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m:rPr>
                <m:sty m:val="p"/>
              </m:rPr>
              <m:t>B</m:t>
            </m:r>
          </m:num>
          <m:den>
            <m:r>
              <m:rPr>
                <m:sty m:val="p"/>
              </m:rPr>
              <m:t>L</m:t>
            </m:r>
          </m:den>
        </m:f>
      </m:oMath>
      <w:r w:rsidRPr="00244909">
        <w:t>.</w:t>
      </w:r>
      <w:r>
        <w:t xml:space="preserve"> </w:t>
      </w:r>
      <w:r>
        <w:tab/>
        <w:t>(</w:t>
      </w:r>
      <w:r w:rsidRPr="001B2364">
        <w:t>6</w:t>
      </w:r>
      <w:r>
        <w:t>)</w:t>
      </w:r>
    </w:p>
    <w:p w14:paraId="6CD3C2E6" w14:textId="77777777" w:rsidR="00D249BD" w:rsidRDefault="00D249BD" w:rsidP="00D249BD">
      <w:pPr>
        <w:pStyle w:val="afff5"/>
      </w:pPr>
      <w:r>
        <w:tab/>
      </w:r>
      <m:oMath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t>ДЛ</m:t>
            </m:r>
          </m:sub>
        </m:sSub>
        <m:r>
          <m:rPr>
            <m:sty m:val="p"/>
          </m:rPr>
          <m:t>=</m:t>
        </m:r>
        <m:f>
          <m:fPr>
            <m:ctrlPr>
              <w:rPr>
                <w:i/>
                <w:iCs/>
              </w:rPr>
            </m:ctrlPr>
          </m:fPr>
          <m:num>
            <m:r>
              <m:t>(</m:t>
            </m:r>
            <m:r>
              <m:rPr>
                <m:sty m:val="p"/>
              </m:rPr>
              <m:t xml:space="preserve">A - </m:t>
            </m:r>
            <m:sSub>
              <m:sSubPr>
                <m:ctrlPr/>
              </m:sSubPr>
              <m:e>
                <m:r>
                  <m:rPr>
                    <m:sty m:val="p"/>
                  </m:rPr>
                  <m:t>l</m:t>
                </m:r>
              </m:e>
              <m:sub>
                <m:r>
                  <m:rPr>
                    <m:sty m:val="p"/>
                  </m:rPr>
                  <m:t>СВ</m:t>
                </m:r>
              </m:sub>
            </m:sSub>
            <m:r>
              <m:t>)</m:t>
            </m:r>
          </m:num>
          <m:den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lang w:val="en-US"/>
                  </w:rPr>
                  <m:t>l</m:t>
                </m:r>
              </m:e>
              <m:sub>
                <m:r>
                  <m:rPr>
                    <m:sty m:val="p"/>
                  </m:rPr>
                  <m:t>СВ</m:t>
                </m:r>
              </m:sub>
            </m:sSub>
          </m:den>
        </m:f>
        <m:r>
          <m:t>.</m:t>
        </m:r>
      </m:oMath>
      <w:r>
        <w:t xml:space="preserve"> </w:t>
      </w:r>
      <w:r>
        <w:tab/>
        <w:t>(</w:t>
      </w:r>
      <w:r w:rsidRPr="00244909">
        <w:t>7</w:t>
      </w:r>
      <w:r>
        <w:t>)</w:t>
      </w:r>
    </w:p>
    <w:p w14:paraId="12E8E40C" w14:textId="53BEBCC3" w:rsidR="00D249BD" w:rsidRDefault="00D249BD" w:rsidP="00D249BD">
      <w:pPr>
        <w:pStyle w:val="afff5"/>
      </w:pPr>
      <w:r>
        <w:tab/>
      </w:r>
      <m:oMath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rPr>
                <m:sty m:val="p"/>
              </m:rPr>
              <m:t>ш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w:rPr>
                <w:lang w:val="en-US"/>
              </w:rPr>
              <m:t>3.3</m:t>
            </m:r>
          </m:num>
          <m:den>
            <m:r>
              <m:t>1</m:t>
            </m:r>
            <m:r>
              <m:rPr>
                <m:sty m:val="p"/>
              </m:rPr>
              <m:t>,87</m:t>
            </m:r>
          </m:den>
        </m:f>
        <m:r>
          <m:rPr>
            <m:sty m:val="p"/>
          </m:rPr>
          <m:t>≈2шт</m:t>
        </m:r>
      </m:oMath>
      <w:r>
        <w:t xml:space="preserve">. </w:t>
      </w:r>
      <w:r>
        <w:tab/>
      </w:r>
    </w:p>
    <w:p w14:paraId="0B8168D2" w14:textId="1D1C5403" w:rsidR="00D249BD" w:rsidRDefault="00D249BD" w:rsidP="00D249BD">
      <w:pPr>
        <w:pStyle w:val="afff5"/>
      </w:pPr>
      <w:r>
        <w:tab/>
      </w:r>
      <m:oMath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rPr>
                <m:sty m:val="p"/>
              </m:rPr>
              <m:t>ДЛ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m:rPr>
                <m:sty m:val="p"/>
              </m:rPr>
              <m:t>(6 - 1,534)</m:t>
            </m:r>
          </m:num>
          <m:den>
            <m:r>
              <m:rPr>
                <m:sty m:val="p"/>
              </m:rPr>
              <m:t>1,534</m:t>
            </m:r>
          </m:den>
        </m:f>
        <m:r>
          <m:rPr>
            <m:sty m:val="p"/>
          </m:rPr>
          <m:t>≈3шт.</m:t>
        </m:r>
      </m:oMath>
      <w:r>
        <w:t xml:space="preserve"> </w:t>
      </w:r>
      <w:r>
        <w:tab/>
      </w:r>
    </w:p>
    <w:p w14:paraId="7E9EE633" w14:textId="77777777" w:rsidR="00D249BD" w:rsidRPr="005747B8" w:rsidRDefault="00D249BD" w:rsidP="00D249BD">
      <w:pPr>
        <w:pStyle w:val="afff5"/>
      </w:pPr>
      <m:oMathPara>
        <m:oMath>
          <m:r>
            <m:t>N</m:t>
          </m:r>
          <m:r>
            <m:rPr>
              <m:sty m:val="p"/>
            </m:rPr>
            <m:t>=2</m:t>
          </m:r>
          <m:r>
            <m:rPr>
              <m:sty m:val="p"/>
            </m:rPr>
            <w:rPr>
              <w:lang w:val="en-US"/>
            </w:rPr>
            <m:t>∙</m:t>
          </m:r>
          <m:r>
            <m:rPr>
              <m:sty m:val="p"/>
            </m:rPr>
            <m:t>3=6 шт.</m:t>
          </m:r>
        </m:oMath>
      </m:oMathPara>
    </w:p>
    <w:p w14:paraId="30F22F49" w14:textId="77777777" w:rsidR="00D249BD" w:rsidRPr="005747B8" w:rsidRDefault="00D249BD" w:rsidP="00D249BD">
      <w:r w:rsidRPr="005747B8">
        <w:t xml:space="preserve">Определим световой поток одной лампы по следующей формуле: </w:t>
      </w:r>
    </w:p>
    <w:p w14:paraId="560CC7A1" w14:textId="77777777" w:rsidR="00D249BD" w:rsidRDefault="00D249BD" w:rsidP="00D249BD">
      <w:pPr>
        <w:pStyle w:val="afff5"/>
      </w:pPr>
      <w:r>
        <w:rPr>
          <w:rFonts w:ascii="Times New Roman" w:eastAsia="Times New Roman" w:hAnsi="Times New Roman"/>
        </w:rPr>
        <w:tab/>
      </w:r>
      <m:oMath>
        <m:sSub>
          <m:sSubPr>
            <m:ctrlPr>
              <w:rPr>
                <w:rFonts w:eastAsia="Times New Roman"/>
                <w:i/>
              </w:rPr>
            </m:ctrlPr>
          </m:sSubPr>
          <m:e>
            <m:r>
              <w:rPr>
                <w:rFonts w:eastAsia="Times New Roman"/>
              </w:rPr>
              <m:t>Ф</m:t>
            </m:r>
          </m:e>
          <m:sub>
            <m:r>
              <w:rPr>
                <w:rFonts w:eastAsia="Times New Roman"/>
              </w:rPr>
              <m:t>П.РАСЧ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m:t>100</m:t>
            </m:r>
            <m:sSub>
              <m:sSubPr>
                <m:ctrlPr>
                  <w:rPr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m:t xml:space="preserve"> ∙ </m:t>
                </m:r>
                <m:r>
                  <m:rPr>
                    <m:sty m:val="p"/>
                  </m:rPr>
                  <w:rPr>
                    <w:lang w:val="en-U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lang w:val="en-US"/>
                  </w:rPr>
                  <m:t>H</m:t>
                </m:r>
              </m:sub>
            </m:sSub>
            <m:r>
              <m:rPr>
                <m:sty m:val="p"/>
              </m:rPr>
              <m:t xml:space="preserve"> ∙ </m:t>
            </m:r>
            <m:r>
              <m:rPr>
                <m:sty m:val="p"/>
              </m:rPr>
              <w:rPr>
                <w:lang w:val="en-US"/>
              </w:rPr>
              <m:t>S</m:t>
            </m:r>
            <m:r>
              <m:rPr>
                <m:sty m:val="p"/>
              </m:rPr>
              <m:t xml:space="preserve"> ∙ </m:t>
            </m:r>
            <m:r>
              <m:rPr>
                <m:sty m:val="p"/>
              </m:rPr>
              <w:rPr>
                <w:lang w:val="en-US"/>
              </w:rPr>
              <m:t>Z</m:t>
            </m:r>
            <m:r>
              <m:rPr>
                <m:sty m:val="p"/>
              </m:rPr>
              <m:t xml:space="preserve"> ∙ </m:t>
            </m:r>
            <m:r>
              <m:rPr>
                <m:sty m:val="p"/>
              </m:rPr>
              <w:rPr>
                <w:lang w:val="en-US"/>
              </w:rPr>
              <m:t>K</m:t>
            </m:r>
          </m:num>
          <m:den>
            <m:r>
              <m:rPr>
                <m:sty m:val="p"/>
              </m:rPr>
              <m:t>N ∙ n ∙ η</m:t>
            </m:r>
          </m:den>
        </m:f>
        <m:r>
          <m:rPr>
            <m:sty m:val="p"/>
          </m:rPr>
          <m:t>,</m:t>
        </m:r>
      </m:oMath>
      <w:r>
        <w:t xml:space="preserve"> </w:t>
      </w:r>
      <w:r>
        <w:tab/>
        <w:t>(</w:t>
      </w:r>
      <w:r w:rsidRPr="00244909">
        <w:t>8</w:t>
      </w:r>
      <w:r>
        <w:t>)</w:t>
      </w:r>
    </w:p>
    <w:p w14:paraId="43534999" w14:textId="77777777" w:rsidR="00D249BD" w:rsidRPr="009E49A2" w:rsidRDefault="00D249BD" w:rsidP="00D249BD">
      <w:pPr>
        <w:ind w:firstLine="0"/>
      </w:pPr>
      <w:r w:rsidRPr="009E49A2">
        <w:t>где Z = 1,1 – коэффициент минимальной освещенности.</w:t>
      </w:r>
    </w:p>
    <w:p w14:paraId="6D3B51D0" w14:textId="3A246D15" w:rsidR="00D249BD" w:rsidRDefault="00D249BD" w:rsidP="00D249BD">
      <w:pPr>
        <w:pStyle w:val="afff5"/>
      </w:pPr>
      <w:r>
        <w:tab/>
      </w:r>
      <m:oMath>
        <m:sSub>
          <m:sSubPr>
            <m:ctrlPr>
              <w:rPr>
                <w:rFonts w:eastAsia="Times New Roman"/>
                <w:i/>
              </w:rPr>
            </m:ctrlPr>
          </m:sSubPr>
          <m:e>
            <m:r>
              <w:rPr>
                <w:rFonts w:eastAsia="Times New Roman"/>
              </w:rPr>
              <m:t>Ф</m:t>
            </m:r>
          </m:e>
          <m:sub>
            <m:r>
              <w:rPr>
                <w:rFonts w:eastAsia="Times New Roman"/>
              </w:rPr>
              <m:t>П.РАСЧ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m:rPr>
                <m:sty m:val="p"/>
              </m:rPr>
              <m:t>100 ∙ 300 ∙ 6 ∙ 3.3 ∙ 1,1 ∙ 1,5</m:t>
            </m:r>
          </m:num>
          <m:den>
            <m:r>
              <m:rPr>
                <m:sty m:val="p"/>
              </m:rPr>
              <m:t>6 ∙ 2 ∙ 46</m:t>
            </m:r>
          </m:den>
        </m:f>
        <m:r>
          <m:rPr>
            <m:sty m:val="p"/>
          </m:rPr>
          <m:t>≈1775 лм.</m:t>
        </m:r>
      </m:oMath>
      <w:r>
        <w:t xml:space="preserve"> </w:t>
      </w:r>
      <w:r>
        <w:tab/>
      </w:r>
    </w:p>
    <w:p w14:paraId="17BE9399" w14:textId="77777777" w:rsidR="00D249BD" w:rsidRPr="005747B8" w:rsidRDefault="00D249BD" w:rsidP="00D249BD">
      <w:r w:rsidRPr="005747B8">
        <w:t xml:space="preserve">Световой поток лампы должен соответствовать соотношению: </w:t>
      </w:r>
    </w:p>
    <w:p w14:paraId="053111F4" w14:textId="77777777" w:rsidR="00D249BD" w:rsidRPr="005747B8" w:rsidRDefault="00D249BD" w:rsidP="00D249BD">
      <w:pPr>
        <w:pStyle w:val="afff5"/>
      </w:pPr>
      <w:r w:rsidRPr="005747B8">
        <w:rPr>
          <w:rFonts w:eastAsia="Times New Roman"/>
        </w:rPr>
        <w:tab/>
      </w:r>
      <w:r w:rsidRPr="005747B8">
        <w:t xml:space="preserve"> </w:t>
      </w:r>
      <m:oMath>
        <m:sSub>
          <m:sSubPr>
            <m:ctrlPr>
              <w:rPr>
                <w:rFonts w:eastAsia="Times New Roman"/>
              </w:rPr>
            </m:ctrlPr>
          </m:sSubPr>
          <m:e>
            <m:r>
              <m:rPr>
                <m:sty m:val="p"/>
              </m:rPr>
              <w:rPr>
                <w:rFonts w:eastAsia="Times New Roman"/>
              </w:rPr>
              <m:t>Ф</m:t>
            </m:r>
          </m:e>
          <m:sub>
            <m:r>
              <m:rPr>
                <m:sty m:val="p"/>
              </m:rPr>
              <w:rPr>
                <w:rFonts w:eastAsia="Times New Roman"/>
              </w:rPr>
              <m:t>П.РАСЧ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m:rPr>
                <m:sty m:val="p"/>
              </m:rPr>
              <m:t>0,9</m:t>
            </m:r>
          </m:num>
          <m:den>
            <m:r>
              <m:rPr>
                <m:sty m:val="p"/>
              </m:rPr>
              <m:t>1,2</m:t>
            </m:r>
          </m:den>
        </m:f>
        <m:sSub>
          <m:sSubPr>
            <m:ctrlPr>
              <w:rPr>
                <w:rFonts w:eastAsia="Times New Roman"/>
              </w:rPr>
            </m:ctrlPr>
          </m:sSubPr>
          <m:e>
            <m:r>
              <m:rPr>
                <m:sty m:val="p"/>
              </m:rPr>
              <w:rPr>
                <w:rFonts w:eastAsia="Times New Roman"/>
              </w:rPr>
              <m:t>Ф</m:t>
            </m:r>
          </m:e>
          <m:sub>
            <m:r>
              <m:rPr>
                <m:sty m:val="p"/>
              </m:rPr>
              <w:rPr>
                <w:rFonts w:eastAsia="Times New Roman"/>
              </w:rPr>
              <m:t>П.ТАБЛ</m:t>
            </m:r>
          </m:sub>
        </m:sSub>
        <m:r>
          <m:rPr>
            <m:sty m:val="p"/>
          </m:rPr>
          <m:t>,</m:t>
        </m:r>
      </m:oMath>
      <w:r>
        <w:t xml:space="preserve"> </w:t>
      </w:r>
      <w:r>
        <w:tab/>
        <w:t>(9)</w:t>
      </w:r>
    </w:p>
    <w:p w14:paraId="468A680D" w14:textId="77777777" w:rsidR="00D249BD" w:rsidRPr="004E39B0" w:rsidRDefault="00D249BD" w:rsidP="00D249BD">
      <w:pPr>
        <w:ind w:firstLine="0"/>
      </w:pPr>
      <w:r w:rsidRPr="005747B8">
        <w:t>где</w:t>
      </w:r>
      <w:r>
        <w:tab/>
      </w:r>
      <m:oMath>
        <m:sSub>
          <m:sSubPr>
            <m:ctrlPr>
              <w:rPr>
                <w:rFonts w:ascii="Cambria Math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</w:rPr>
              <m:t>П.РАСЧ</m:t>
            </m:r>
          </m:sub>
        </m:sSub>
      </m:oMath>
      <w:r w:rsidRPr="004E39B0">
        <w:t xml:space="preserve"> – расчетный световой поток, лм;  </w:t>
      </w:r>
    </w:p>
    <w:p w14:paraId="46C68D38" w14:textId="492D2D76" w:rsidR="00D249BD" w:rsidRPr="004E39B0" w:rsidRDefault="00D9775D" w:rsidP="00D249BD">
      <w:pPr>
        <w:ind w:firstLine="708"/>
      </w:pPr>
      <m:oMath>
        <m:sSub>
          <m:sSubPr>
            <m:ctrlPr>
              <w:rPr>
                <w:rFonts w:ascii="Cambria Math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</w:rPr>
              <m:t>П.ТАБЛ</m:t>
            </m:r>
          </m:sub>
        </m:sSub>
        <m:r>
          <w:rPr>
            <w:rFonts w:ascii="Cambria Math" w:hAnsi="Cambria Math"/>
            <w:color w:val="auto"/>
            <w:lang w:eastAsia="en-US"/>
          </w:rPr>
          <m:t>=1840</m:t>
        </m:r>
      </m:oMath>
      <w:r w:rsidR="00D249BD" w:rsidRPr="004E39B0">
        <w:t xml:space="preserve"> – световой поток, лм, табличное значение; </w:t>
      </w:r>
    </w:p>
    <w:p w14:paraId="4A2476A8" w14:textId="5105D84C" w:rsidR="00D249BD" w:rsidRPr="004E39B0" w:rsidRDefault="00A92744" w:rsidP="00D249BD">
      <w:pPr>
        <w:pStyle w:val="afff5"/>
      </w:pPr>
      <w:r w:rsidRPr="00594332">
        <w:rPr>
          <w:rFonts w:eastAsia="Times New Roman"/>
        </w:rPr>
        <w:t>1775</w:t>
      </w:r>
      <w:r w:rsidR="00D249BD" w:rsidRPr="004E39B0">
        <w:rPr>
          <w:rFonts w:eastAsia="Times New Roman"/>
        </w:rPr>
        <w:t xml:space="preserve"> ≈ </w:t>
      </w:r>
      <m:oMath>
        <m:f>
          <m:fPr>
            <m:ctrlPr/>
          </m:fPr>
          <m:num>
            <m:r>
              <m:rPr>
                <m:sty m:val="p"/>
              </m:rPr>
              <m:t>0,9</m:t>
            </m:r>
          </m:num>
          <m:den>
            <m:r>
              <m:rPr>
                <m:sty m:val="p"/>
              </m:rPr>
              <m:t>1,2</m:t>
            </m:r>
          </m:den>
        </m:f>
      </m:oMath>
      <w:r w:rsidR="00D249BD" w:rsidRPr="004E39B0">
        <w:rPr>
          <w:rFonts w:eastAsia="Times New Roman"/>
        </w:rPr>
        <w:t xml:space="preserve"> </w:t>
      </w:r>
      <m:oMath>
        <m:r>
          <m:rPr>
            <m:sty m:val="p"/>
          </m:rPr>
          <m:t>∙</m:t>
        </m:r>
      </m:oMath>
      <w:r w:rsidR="00D249BD" w:rsidRPr="004E39B0">
        <w:rPr>
          <w:rFonts w:eastAsia="Times New Roman"/>
        </w:rPr>
        <w:t xml:space="preserve"> </w:t>
      </w:r>
      <w:r w:rsidR="002A2C3B" w:rsidRPr="006934AA">
        <w:rPr>
          <w:rFonts w:eastAsia="Times New Roman"/>
        </w:rPr>
        <w:t>1840</w:t>
      </w:r>
      <w:r w:rsidR="00D249BD" w:rsidRPr="004E39B0">
        <w:t xml:space="preserve"> </w:t>
      </w:r>
    </w:p>
    <w:p w14:paraId="73E8F8A6" w14:textId="77777777" w:rsidR="00D249BD" w:rsidRPr="005747B8" w:rsidRDefault="00D249BD" w:rsidP="00D249BD">
      <w:r w:rsidRPr="004E39B0">
        <w:t>Для определения соответствия проектируемой</w:t>
      </w:r>
      <w:r w:rsidRPr="005747B8">
        <w:t xml:space="preserve"> системы освещения требованиям СП 52.13330.2016 выполним проверочный расчет по следующей формуле: </w:t>
      </w:r>
    </w:p>
    <w:p w14:paraId="4B97EE8B" w14:textId="77777777" w:rsidR="00D249BD" w:rsidRDefault="00D249BD" w:rsidP="00D249BD">
      <w:pPr>
        <w:pStyle w:val="afff5"/>
      </w:pPr>
      <w:r w:rsidRPr="005747B8">
        <w:rPr>
          <w:rFonts w:eastAsia="Times New Roman"/>
        </w:rPr>
        <w:tab/>
      </w:r>
      <m:oMath>
        <m:sSub>
          <m:sSubPr>
            <m:ctrlPr>
              <w:rPr>
                <w:rFonts w:eastAsia="Times New Roman"/>
              </w:rPr>
            </m:ctrlPr>
          </m:sSubPr>
          <m:e>
            <m:r>
              <m:rPr>
                <m:sty m:val="p"/>
              </m:rPr>
              <w:rPr>
                <w:rFonts w:eastAsia="Times New Roman"/>
              </w:rPr>
              <m:t>Е</m:t>
            </m:r>
          </m:e>
          <m:sub>
            <m:r>
              <m:rPr>
                <m:sty m:val="p"/>
              </m:rPr>
              <w:rPr>
                <w:rFonts w:eastAsia="Times New Roman"/>
              </w:rPr>
              <m:t>Ф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sSub>
              <m:sSubPr>
                <m:ctrlPr>
                  <w:rPr>
                    <w:rFonts w:eastAsia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eastAsia="Times New Roman"/>
                  </w:rPr>
                  <m:t>Ф</m:t>
                </m:r>
              </m:e>
              <m:sub>
                <m:r>
                  <m:rPr>
                    <m:sty m:val="p"/>
                  </m:rPr>
                  <w:rPr>
                    <w:rFonts w:eastAsia="Times New Roman"/>
                  </w:rPr>
                  <m:t>П.ТАБЛ</m:t>
                </m:r>
              </m:sub>
            </m:sSub>
            <m:r>
              <m:rPr>
                <m:sty m:val="p"/>
              </m:rPr>
              <m:t xml:space="preserve"> ∙ N ∙ n ∙ η</m:t>
            </m:r>
          </m:num>
          <m:den>
            <m:r>
              <m:rPr>
                <m:sty m:val="p"/>
              </m:rPr>
              <m:t xml:space="preserve">K ∙ </m:t>
            </m:r>
            <m:r>
              <m:t>S</m:t>
            </m:r>
            <m:r>
              <m:rPr>
                <m:sty m:val="p"/>
              </m:rPr>
              <m:t xml:space="preserve"> ∙ </m:t>
            </m:r>
            <m:r>
              <m:t>Z</m:t>
            </m:r>
            <m:r>
              <m:rPr>
                <m:sty m:val="p"/>
              </m:rPr>
              <m:t xml:space="preserve"> ∙ 100</m:t>
            </m:r>
          </m:den>
        </m:f>
        <m:r>
          <m:rPr>
            <m:sty m:val="p"/>
          </m:rPr>
          <m:t>.</m:t>
        </m:r>
      </m:oMath>
      <w:r>
        <w:t xml:space="preserve"> </w:t>
      </w:r>
      <w:r>
        <w:tab/>
        <w:t>(</w:t>
      </w:r>
      <w:r w:rsidRPr="00CF2D81">
        <w:t>10</w:t>
      </w:r>
      <w:r>
        <w:t>)</w:t>
      </w:r>
    </w:p>
    <w:p w14:paraId="1EA71640" w14:textId="3A77E866" w:rsidR="00D249BD" w:rsidRPr="005747B8" w:rsidRDefault="00D249BD" w:rsidP="00D249BD">
      <w:pPr>
        <w:pStyle w:val="afff5"/>
      </w:pPr>
      <w:r>
        <w:lastRenderedPageBreak/>
        <w:tab/>
      </w:r>
      <w:r w:rsidRPr="005747B8">
        <w:t xml:space="preserve"> </w:t>
      </w:r>
      <m:oMath>
        <m:sSub>
          <m:sSubPr>
            <m:ctrlPr>
              <w:rPr>
                <w:rFonts w:eastAsia="Times New Roman"/>
              </w:rPr>
            </m:ctrlPr>
          </m:sSubPr>
          <m:e>
            <m:r>
              <m:rPr>
                <m:sty m:val="p"/>
              </m:rPr>
              <w:rPr>
                <w:rFonts w:eastAsia="Times New Roman"/>
              </w:rPr>
              <m:t>Е</m:t>
            </m:r>
          </m:e>
          <m:sub>
            <m:r>
              <m:rPr>
                <m:sty m:val="p"/>
              </m:rPr>
              <w:rPr>
                <w:rFonts w:eastAsia="Times New Roman"/>
              </w:rPr>
              <m:t>Ф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w:rPr>
                <w:rFonts w:eastAsia="Times New Roman"/>
              </w:rPr>
              <m:t>1840</m:t>
            </m:r>
            <m:r>
              <m:rPr>
                <m:sty m:val="p"/>
              </m:rPr>
              <m:t>∙ 6 ∙ 2 ∙ 46</m:t>
            </m:r>
          </m:num>
          <m:den>
            <m:r>
              <m:rPr>
                <m:sty m:val="p"/>
              </m:rPr>
              <m:t>1</m:t>
            </m:r>
            <m:r>
              <m:t>,5</m:t>
            </m:r>
            <m:r>
              <m:rPr>
                <m:sty m:val="p"/>
              </m:rPr>
              <m:t xml:space="preserve"> ∙ </m:t>
            </m:r>
            <m:r>
              <m:t>6</m:t>
            </m:r>
            <m:r>
              <m:rPr>
                <m:sty m:val="p"/>
              </m:rPr>
              <m:t xml:space="preserve"> ∙ </m:t>
            </m:r>
            <m:r>
              <m:t>3.3</m:t>
            </m:r>
            <m:r>
              <m:rPr>
                <m:sty m:val="p"/>
              </m:rPr>
              <m:t xml:space="preserve"> ∙ 1</m:t>
            </m:r>
            <m:r>
              <m:t xml:space="preserve">,1 </m:t>
            </m:r>
            <m:r>
              <m:rPr>
                <m:sty m:val="p"/>
              </m:rPr>
              <m:t>∙ 100</m:t>
            </m:r>
          </m:den>
        </m:f>
        <m:r>
          <m:t>≈311 лк</m:t>
        </m:r>
        <m:r>
          <m:rPr>
            <m:sty m:val="p"/>
          </m:rPr>
          <m:t>.</m:t>
        </m:r>
      </m:oMath>
      <w:r>
        <w:t xml:space="preserve"> </w:t>
      </w:r>
      <w:r>
        <w:tab/>
      </w:r>
    </w:p>
    <w:p w14:paraId="0B0D613B" w14:textId="669F175A" w:rsidR="00D249BD" w:rsidRPr="006934AA" w:rsidRDefault="00D249BD" w:rsidP="00D249BD">
      <w:r w:rsidRPr="005747B8"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Е</m:t>
            </m:r>
          </m:e>
          <m:sub>
            <m:r>
              <w:rPr>
                <w:rFonts w:ascii="Cambria Math" w:hAnsi="Cambria Math"/>
              </w:rPr>
              <m:t>Ф</m:t>
            </m:r>
          </m:sub>
        </m:sSub>
        <m:r>
          <w:rPr>
            <w:rFonts w:ascii="Cambria Math" w:hAnsi="Cambria Math"/>
            <w:color w:val="auto"/>
            <w:lang w:eastAsia="en-US"/>
          </w:rPr>
          <m:t>≥</m:t>
        </m:r>
        <m:sSub>
          <m:sSubPr>
            <m:ctrlPr>
              <w:rPr>
                <w:rFonts w:ascii="Cambria Math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Е</m:t>
            </m:r>
          </m:e>
          <m:sub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Pr="005747B8">
        <w:t xml:space="preserve">, то освещение удовлетворяет требованиям. </w:t>
      </w:r>
    </w:p>
    <w:p w14:paraId="1B57CEF5" w14:textId="77777777" w:rsidR="00D249BD" w:rsidRPr="005747B8" w:rsidRDefault="00D249BD" w:rsidP="00D249BD">
      <w:r w:rsidRPr="005747B8">
        <w:t>Определим потребляемую мощность осветительной установки:</w:t>
      </w:r>
      <w:r w:rsidRPr="005747B8">
        <w:rPr>
          <w:i/>
        </w:rPr>
        <w:t xml:space="preserve"> </w:t>
      </w:r>
    </w:p>
    <w:p w14:paraId="12AB3B2A" w14:textId="77777777" w:rsidR="00D249BD" w:rsidRDefault="00D249BD" w:rsidP="00D249BD">
      <w:pPr>
        <w:pStyle w:val="afff5"/>
      </w:pPr>
      <w:r w:rsidRPr="005747B8">
        <w:rPr>
          <w:rFonts w:eastAsia="Times New Roman"/>
        </w:rPr>
        <w:tab/>
      </w:r>
      <m:oMath>
        <m:r>
          <m:rPr>
            <m:sty m:val="p"/>
          </m:rPr>
          <m:t>P=p∙N∙n∙</m:t>
        </m:r>
        <m:sSub>
          <m:sSubPr>
            <m:ctrlPr>
              <w:rPr>
                <w:i/>
              </w:rPr>
            </m:ctrlPr>
          </m:sSubPr>
          <m:e>
            <m:r>
              <m:t>k</m:t>
            </m:r>
          </m:e>
          <m:sub>
            <m:r>
              <m:t>p</m:t>
            </m:r>
          </m:sub>
        </m:sSub>
        <m:r>
          <m:t>,</m:t>
        </m:r>
      </m:oMath>
      <w:r>
        <w:t xml:space="preserve"> </w:t>
      </w:r>
      <w:r>
        <w:tab/>
        <w:t>(</w:t>
      </w:r>
      <w:r w:rsidRPr="006C63F0">
        <w:t>11</w:t>
      </w:r>
      <w:r>
        <w:t>)</w:t>
      </w:r>
    </w:p>
    <w:p w14:paraId="4E096989" w14:textId="0E19C5A2" w:rsidR="00D249BD" w:rsidRPr="005747B8" w:rsidRDefault="00D249BD" w:rsidP="00D249BD">
      <w:pPr>
        <w:pStyle w:val="afff5"/>
      </w:pPr>
      <w:r w:rsidRPr="005747B8">
        <w:t xml:space="preserve"> </w:t>
      </w:r>
      <w:r>
        <w:tab/>
      </w:r>
      <m:oMath>
        <m:r>
          <m:rPr>
            <m:sty m:val="p"/>
          </m:rPr>
          <m:t>P=3</m:t>
        </m:r>
        <m:r>
          <m:t>0</m:t>
        </m:r>
        <m:r>
          <m:rPr>
            <m:sty m:val="p"/>
          </m:rPr>
          <m:t>∙</m:t>
        </m:r>
        <m:r>
          <m:t>6</m:t>
        </m:r>
        <m:r>
          <m:rPr>
            <m:sty m:val="p"/>
          </m:rPr>
          <m:t>∙</m:t>
        </m:r>
        <m:r>
          <m:t>2</m:t>
        </m:r>
        <m:r>
          <m:rPr>
            <m:sty m:val="p"/>
          </m:rPr>
          <m:t>∙</m:t>
        </m:r>
        <m:r>
          <m:t>1,25=450 Вт,</m:t>
        </m:r>
      </m:oMath>
      <w:r>
        <w:t xml:space="preserve"> </w:t>
      </w:r>
      <w:r>
        <w:tab/>
      </w:r>
    </w:p>
    <w:p w14:paraId="5A229E36" w14:textId="77777777" w:rsidR="00D249BD" w:rsidRDefault="00D249BD" w:rsidP="00D249BD">
      <w:pPr>
        <w:ind w:firstLine="0"/>
      </w:pPr>
      <w:r w:rsidRPr="005747B8">
        <w:t>Где</w:t>
      </w:r>
      <w:r>
        <w:tab/>
      </w:r>
      <m:oMath>
        <m:r>
          <m:rPr>
            <m:sty m:val="p"/>
          </m:rPr>
          <w:rPr>
            <w:rFonts w:ascii="Cambria Math" w:hAnsi="Cambria Math"/>
          </w:rPr>
          <m:t>p</m:t>
        </m:r>
      </m:oMath>
      <w:r w:rsidRPr="005747B8">
        <w:t xml:space="preserve"> – мощность лампы, Вт; </w:t>
      </w:r>
    </w:p>
    <w:p w14:paraId="7D1C579A" w14:textId="77777777" w:rsidR="00D249BD" w:rsidRPr="00DA3132" w:rsidRDefault="00D9775D" w:rsidP="00D249BD">
      <w:pPr>
        <w:ind w:firstLine="708"/>
      </w:pP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D249BD" w:rsidRPr="005747B8">
        <w:t xml:space="preserve"> </w:t>
      </w:r>
      <w:r w:rsidR="00D249BD">
        <w:t xml:space="preserve">– </w:t>
      </w:r>
      <w:r w:rsidR="00D249BD" w:rsidRPr="005747B8">
        <w:t xml:space="preserve">коэффициент, учитывающий потери пускорегулирующей аппаратуры. Для ЛЛ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eastAsiaTheme="minorEastAsia" w:hAnsi="Cambria Math"/>
            <w:color w:val="auto"/>
            <w:lang w:eastAsia="en-US"/>
          </w:rPr>
          <m:t>=</m:t>
        </m:r>
      </m:oMath>
      <w:r w:rsidR="00D249BD" w:rsidRPr="005747B8">
        <w:t xml:space="preserve"> 1,25. </w:t>
      </w:r>
    </w:p>
    <w:p w14:paraId="21AF3C99" w14:textId="77777777" w:rsidR="0001641F" w:rsidRDefault="00D249BD" w:rsidP="0001641F">
      <w:r w:rsidRPr="005747B8">
        <w:t>На рисунке 6.2 представлен эскиз размещения светильников на плане помещения.</w:t>
      </w:r>
      <w:r w:rsidR="0001641F">
        <w:t xml:space="preserve"> </w:t>
      </w:r>
    </w:p>
    <w:p w14:paraId="637E6C84" w14:textId="3303B43A" w:rsidR="00D249BD" w:rsidRPr="00E711E2" w:rsidRDefault="00670884" w:rsidP="0001641F">
      <w:pPr>
        <w:pStyle w:val="afa"/>
      </w:pPr>
      <w:r w:rsidRPr="00670884">
        <w:drawing>
          <wp:inline distT="0" distB="0" distL="0" distR="0" wp14:anchorId="3025E95E" wp14:editId="7DDCFDDF">
            <wp:extent cx="5779008" cy="287931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82510" cy="288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F94B" w14:textId="77777777" w:rsidR="00D249BD" w:rsidRPr="00E711E2" w:rsidRDefault="00D249BD" w:rsidP="0001641F">
      <w:pPr>
        <w:pStyle w:val="afb"/>
      </w:pPr>
      <w:r w:rsidRPr="00E711E2">
        <w:t xml:space="preserve">Рисунок 6.2 – Схема </w:t>
      </w:r>
      <w:r>
        <w:t>размещения светильников</w:t>
      </w:r>
    </w:p>
    <w:p w14:paraId="5A0976F4" w14:textId="70B6D2FE" w:rsidR="00D249BD" w:rsidRPr="00594332" w:rsidRDefault="00D249BD" w:rsidP="00594332">
      <w:pPr>
        <w:pStyle w:val="2"/>
      </w:pPr>
      <w:bookmarkStart w:id="469" w:name="_Toc167623522"/>
      <w:r w:rsidRPr="00594332">
        <w:t>6.</w:t>
      </w:r>
      <w:r w:rsidR="006F74DD" w:rsidRPr="00594332">
        <w:t>3</w:t>
      </w:r>
      <w:r w:rsidRPr="00594332">
        <w:t xml:space="preserve"> Вывод по главе</w:t>
      </w:r>
      <w:bookmarkEnd w:id="469"/>
    </w:p>
    <w:p w14:paraId="38255E22" w14:textId="77777777" w:rsidR="00D249BD" w:rsidRDefault="00D249BD" w:rsidP="00D249BD">
      <w:r w:rsidRPr="006D3551">
        <w:t xml:space="preserve">В данной главе произведен расчет системы искусственного освещения рабочего помещения, а также определено, что проектируемая система освещения соответствует требованиям СП52.13330.2016. </w:t>
      </w:r>
    </w:p>
    <w:p w14:paraId="0C9922FC" w14:textId="77777777" w:rsidR="00D249BD" w:rsidRDefault="00D249BD" w:rsidP="00D249BD">
      <w:r w:rsidRPr="006D3551">
        <w:t xml:space="preserve">Показаны и построены схемы размещения светильников в помещении с указанием расстояния от стен </w:t>
      </w:r>
      <w:r>
        <w:t xml:space="preserve">до ближайшего ряда </w:t>
      </w:r>
      <w:r w:rsidRPr="006D3551">
        <w:t xml:space="preserve">по длине и </w:t>
      </w:r>
      <w:r w:rsidRPr="005747B8">
        <w:t xml:space="preserve">оптимального </w:t>
      </w:r>
      <w:r w:rsidRPr="005747B8">
        <w:lastRenderedPageBreak/>
        <w:t xml:space="preserve">расстояния между геометрическими центрами светильников </w:t>
      </w:r>
      <w:r>
        <w:t xml:space="preserve">по </w:t>
      </w:r>
      <w:r w:rsidRPr="006D3551">
        <w:t xml:space="preserve">ширине между рядами светильников. </w:t>
      </w:r>
    </w:p>
    <w:p w14:paraId="69DFCED9" w14:textId="77777777" w:rsidR="00D249BD" w:rsidRPr="006D3551" w:rsidRDefault="00D249BD" w:rsidP="00D249BD">
      <w:r w:rsidRPr="006D3551">
        <w:t>Также в данной главе мы описали возможные мероприятия для сокращения пагубного влияния на здоровье сотрудников офиса</w:t>
      </w:r>
      <w:r>
        <w:t>.</w:t>
      </w:r>
    </w:p>
    <w:p w14:paraId="3572388E" w14:textId="4752C7E7" w:rsidR="006D14BE" w:rsidRPr="006D14BE" w:rsidRDefault="006D14BE" w:rsidP="00D249BD"/>
    <w:p w14:paraId="287BD236" w14:textId="71BE8DF4" w:rsidR="00221986" w:rsidRPr="003314EE" w:rsidRDefault="000A5EC9" w:rsidP="00DC500C">
      <w:pPr>
        <w:pStyle w:val="aff2"/>
      </w:pPr>
      <w:bookmarkStart w:id="470" w:name="_Toc167623523"/>
      <w:r>
        <w:lastRenderedPageBreak/>
        <w:t>Заключение</w:t>
      </w:r>
      <w:bookmarkEnd w:id="470"/>
    </w:p>
    <w:p w14:paraId="5F1171C6" w14:textId="77777777" w:rsidR="00EC6339" w:rsidRPr="004D350B" w:rsidRDefault="00EC6339" w:rsidP="00EC6339">
      <w:pPr>
        <w:rPr>
          <w:color w:val="000000" w:themeColor="text1"/>
        </w:rPr>
      </w:pPr>
      <w:r w:rsidRPr="004D350B">
        <w:rPr>
          <w:color w:val="000000" w:themeColor="text1"/>
        </w:rPr>
        <w:t>В ходе выполнения выпускной квалификационной работы были решены следующие задачи.</w:t>
      </w:r>
    </w:p>
    <w:p w14:paraId="3B46A859" w14:textId="59AF1B3F" w:rsidR="00EC6339" w:rsidRDefault="00EC6339" w:rsidP="00EC6339">
      <w:pPr>
        <w:rPr>
          <w:color w:val="000000" w:themeColor="text1"/>
        </w:rPr>
      </w:pPr>
      <w:r w:rsidRPr="004D350B">
        <w:rPr>
          <w:color w:val="000000" w:themeColor="text1"/>
        </w:rPr>
        <w:t>Проведен обзор предметной области и выполнен сравнительный анализ</w:t>
      </w:r>
      <w:r w:rsidR="004D350B">
        <w:rPr>
          <w:color w:val="000000" w:themeColor="text1"/>
        </w:rPr>
        <w:t xml:space="preserve"> онлайн-платформ с алгоритмическими задачами по программированию</w:t>
      </w:r>
      <w:r w:rsidRPr="004D350B">
        <w:rPr>
          <w:color w:val="000000" w:themeColor="text1"/>
        </w:rPr>
        <w:t>.</w:t>
      </w:r>
    </w:p>
    <w:p w14:paraId="392764CA" w14:textId="375271F3" w:rsidR="00236C20" w:rsidRPr="004D350B" w:rsidRDefault="00236C20" w:rsidP="00236C20">
      <w:pPr>
        <w:rPr>
          <w:color w:val="000000" w:themeColor="text1"/>
        </w:rPr>
      </w:pPr>
      <w:r>
        <w:rPr>
          <w:color w:val="000000" w:themeColor="text1"/>
        </w:rPr>
        <w:t xml:space="preserve">Выполнено проектирование структуры данных и </w:t>
      </w:r>
      <w:proofErr w:type="spellStart"/>
      <w:r>
        <w:rPr>
          <w:color w:val="000000" w:themeColor="text1"/>
        </w:rPr>
        <w:t>микросервисной</w:t>
      </w:r>
      <w:proofErr w:type="spellEnd"/>
      <w:r>
        <w:rPr>
          <w:color w:val="000000" w:themeColor="text1"/>
        </w:rPr>
        <w:t xml:space="preserve"> архитектуры платформы. </w:t>
      </w:r>
    </w:p>
    <w:p w14:paraId="63CB5B0F" w14:textId="13C87C34" w:rsidR="00EC6339" w:rsidRPr="00236C20" w:rsidRDefault="00EC6339" w:rsidP="00EC6339">
      <w:pPr>
        <w:rPr>
          <w:color w:val="000000" w:themeColor="text1"/>
        </w:rPr>
      </w:pPr>
      <w:r w:rsidRPr="00236C20">
        <w:rPr>
          <w:color w:val="000000" w:themeColor="text1"/>
        </w:rPr>
        <w:t>Обоснован выбор программного инструментария: серверная часть система реализована на</w:t>
      </w:r>
      <w:r w:rsidR="00236C20" w:rsidRPr="00236C20">
        <w:rPr>
          <w:color w:val="000000" w:themeColor="text1"/>
        </w:rPr>
        <w:t xml:space="preserve"> </w:t>
      </w:r>
      <w:r w:rsidR="00236C20">
        <w:rPr>
          <w:color w:val="000000" w:themeColor="text1"/>
          <w:lang w:val="en-US"/>
        </w:rPr>
        <w:t>Java</w:t>
      </w:r>
      <w:r w:rsidRPr="00236C20">
        <w:rPr>
          <w:color w:val="000000" w:themeColor="text1"/>
        </w:rPr>
        <w:t xml:space="preserve">, клиентская часть системы реализована посредством </w:t>
      </w:r>
      <w:r w:rsidR="00236C20">
        <w:rPr>
          <w:color w:val="000000" w:themeColor="text1"/>
          <w:lang w:val="en-US"/>
        </w:rPr>
        <w:t>Type</w:t>
      </w:r>
      <w:proofErr w:type="spellStart"/>
      <w:r w:rsidRPr="00236C20">
        <w:rPr>
          <w:color w:val="000000" w:themeColor="text1"/>
        </w:rPr>
        <w:t>Script</w:t>
      </w:r>
      <w:proofErr w:type="spellEnd"/>
      <w:r w:rsidRPr="00236C20">
        <w:rPr>
          <w:color w:val="000000" w:themeColor="text1"/>
        </w:rPr>
        <w:t>, для</w:t>
      </w:r>
      <w:r w:rsidR="002F7F36">
        <w:rPr>
          <w:color w:val="000000" w:themeColor="text1"/>
        </w:rPr>
        <w:t xml:space="preserve"> хранения данных выбрана СУБД </w:t>
      </w:r>
      <w:r w:rsidR="002F7F36">
        <w:rPr>
          <w:color w:val="000000" w:themeColor="text1"/>
          <w:lang w:val="en-US"/>
        </w:rPr>
        <w:t>PostgreSQL</w:t>
      </w:r>
      <w:r w:rsidR="00E733A8">
        <w:rPr>
          <w:color w:val="000000" w:themeColor="text1"/>
        </w:rPr>
        <w:t>.</w:t>
      </w:r>
    </w:p>
    <w:p w14:paraId="0B713BD9" w14:textId="77777777" w:rsidR="00EC6339" w:rsidRPr="00847C3C" w:rsidRDefault="00EC6339" w:rsidP="00EC6339">
      <w:pPr>
        <w:rPr>
          <w:color w:val="000000" w:themeColor="text1"/>
        </w:rPr>
      </w:pPr>
      <w:r w:rsidRPr="00847C3C">
        <w:rPr>
          <w:color w:val="000000" w:themeColor="text1"/>
        </w:rPr>
        <w:t>Проведено программное конструирование информационной системы и разработана система, отвечающая всем требованиям технического задания.</w:t>
      </w:r>
    </w:p>
    <w:p w14:paraId="1D723E6D" w14:textId="34045C65" w:rsidR="00320181" w:rsidRPr="00847C3C" w:rsidRDefault="00EC6339" w:rsidP="004D350B">
      <w:pPr>
        <w:rPr>
          <w:rFonts w:eastAsiaTheme="minorEastAsia"/>
          <w:color w:val="000000" w:themeColor="text1"/>
        </w:rPr>
      </w:pPr>
      <w:r w:rsidRPr="00847C3C">
        <w:rPr>
          <w:color w:val="000000" w:themeColor="text1"/>
        </w:rPr>
        <w:t>Разработана документация на информационную систему, обоснована безопасность и экологичность информационной системы.</w:t>
      </w:r>
    </w:p>
    <w:p w14:paraId="313C1F5C" w14:textId="28BBDA4F" w:rsidR="00221986" w:rsidRPr="003314EE" w:rsidRDefault="00974971" w:rsidP="00FB0EC0">
      <w:pPr>
        <w:pStyle w:val="aff2"/>
      </w:pPr>
      <w:bookmarkStart w:id="471" w:name="_Toc167623524"/>
      <w:r>
        <w:lastRenderedPageBreak/>
        <w:t>Перечень использованных информационных ресурсов</w:t>
      </w:r>
      <w:bookmarkEnd w:id="471"/>
    </w:p>
    <w:p w14:paraId="53BBFC17" w14:textId="77777777" w:rsidR="0071474A" w:rsidRDefault="0071474A" w:rsidP="00FF52C6">
      <w:pPr>
        <w:pStyle w:val="afff1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Docker</w:t>
      </w:r>
      <w:proofErr w:type="spellEnd"/>
      <w:r w:rsidRPr="0071474A">
        <w:t xml:space="preserve"> Контейнеризация [Электронный ресурс], URL: https://www.docker.com/ (дата обращения 14.05.2024).</w:t>
      </w:r>
    </w:p>
    <w:p w14:paraId="46967C42" w14:textId="4CBCB8D9" w:rsidR="0071474A" w:rsidRDefault="0071474A" w:rsidP="00FF52C6">
      <w:pPr>
        <w:pStyle w:val="afff1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Leetcode</w:t>
      </w:r>
      <w:proofErr w:type="spellEnd"/>
      <w:r w:rsidR="00D92A5B">
        <w:t xml:space="preserve"> платформа с задачами по программированию</w:t>
      </w:r>
      <w:r w:rsidRPr="0071474A">
        <w:t xml:space="preserve"> [Электронный ресурс], URL: https://leetcode.com/ (дата обращения 14.05.2024).</w:t>
      </w:r>
    </w:p>
    <w:p w14:paraId="68AD0465" w14:textId="77777777" w:rsidR="0071474A" w:rsidRDefault="0071474A" w:rsidP="00FF52C6">
      <w:pPr>
        <w:pStyle w:val="afff1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Информатикс</w:t>
      </w:r>
      <w:proofErr w:type="spellEnd"/>
      <w:r w:rsidRPr="0071474A">
        <w:t xml:space="preserve"> Олимпиадное программирование [Электронный ресурс], URL: https://informatics.msk.ru/?redirect=0 (дата обращения 14.05.2024).</w:t>
      </w:r>
    </w:p>
    <w:p w14:paraId="11204308" w14:textId="77777777" w:rsidR="0071474A" w:rsidRDefault="0071474A" w:rsidP="00FF52C6">
      <w:pPr>
        <w:pStyle w:val="afff1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Codewars</w:t>
      </w:r>
      <w:proofErr w:type="spellEnd"/>
      <w:r w:rsidRPr="0071474A">
        <w:t xml:space="preserve"> Обучение программированию [Электронный ресурс], URL: https://www.codewars.com/dashboard (дата обращения 14.05.2024).</w:t>
      </w:r>
    </w:p>
    <w:p w14:paraId="37578338" w14:textId="77777777" w:rsidR="0071474A" w:rsidRDefault="0071474A" w:rsidP="00FF52C6">
      <w:pPr>
        <w:pStyle w:val="afff1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 xml:space="preserve">Apache </w:t>
      </w:r>
      <w:proofErr w:type="spellStart"/>
      <w:r w:rsidRPr="0071474A">
        <w:t>Kafka</w:t>
      </w:r>
      <w:proofErr w:type="spellEnd"/>
      <w:r w:rsidRPr="0071474A">
        <w:t xml:space="preserve"> Система обмена сообщениями [Электронный ресурс], URL: https://kafka.apache.org/ (дата обращения 14.05.2024).</w:t>
      </w:r>
    </w:p>
    <w:p w14:paraId="232E7A07" w14:textId="77777777" w:rsidR="0071474A" w:rsidRDefault="0071474A" w:rsidP="00FF52C6">
      <w:pPr>
        <w:pStyle w:val="afff1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REST API Архитектурный стиль взаимодействия компонентов [Электронный ресурс], URL: https://ru.wikipedia.org/wiki/REST (дата обращения 14.05.2024).</w:t>
      </w:r>
    </w:p>
    <w:p w14:paraId="776E5370" w14:textId="77777777" w:rsidR="0071474A" w:rsidRDefault="0071474A" w:rsidP="00FF52C6">
      <w:pPr>
        <w:pStyle w:val="afff1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Java Язык программирования [Электронный ресурс], URL: https://www.oracle.com/java/ (дата обращения 14.05.2024).</w:t>
      </w:r>
    </w:p>
    <w:p w14:paraId="29A54257" w14:textId="77777777" w:rsidR="0071474A" w:rsidRDefault="0071474A" w:rsidP="00FF52C6">
      <w:pPr>
        <w:pStyle w:val="afff1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Spring Фреймворк для разработки Java-приложений [Электронный ресурс], URL: https://spring.io/ (дата обращения 14.05.2024).</w:t>
      </w:r>
    </w:p>
    <w:p w14:paraId="40CE2836" w14:textId="77777777" w:rsidR="0071474A" w:rsidRDefault="0071474A" w:rsidP="00FF52C6">
      <w:pPr>
        <w:pStyle w:val="afff1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proofErr w:type="gramStart"/>
      <w:r w:rsidRPr="0071474A">
        <w:t>TypeScript</w:t>
      </w:r>
      <w:proofErr w:type="spellEnd"/>
      <w:r w:rsidRPr="0071474A">
        <w:t xml:space="preserve"> Статически</w:t>
      </w:r>
      <w:proofErr w:type="gramEnd"/>
      <w:r w:rsidRPr="0071474A">
        <w:t xml:space="preserve"> типизированный язык программирования [Электронный ресурс], URL: https://www.typescriptlang.org/ (дата обращения 14.05.2024).</w:t>
      </w:r>
    </w:p>
    <w:p w14:paraId="69E1D198" w14:textId="77777777" w:rsidR="0071474A" w:rsidRDefault="0071474A" w:rsidP="00FF52C6">
      <w:pPr>
        <w:pStyle w:val="afff1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React</w:t>
      </w:r>
      <w:proofErr w:type="spellEnd"/>
      <w:r w:rsidRPr="0071474A">
        <w:t xml:space="preserve"> JavaScript библиотека для создания пользовательских интерфейсов [Электронный ресурс], URL: https://react.dev/ (дата обращения 14.05.2024).</w:t>
      </w:r>
    </w:p>
    <w:p w14:paraId="08A0EB46" w14:textId="77777777" w:rsidR="0071474A" w:rsidRDefault="0071474A" w:rsidP="00FF52C6">
      <w:pPr>
        <w:pStyle w:val="afff1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PostgreSQL</w:t>
      </w:r>
      <w:proofErr w:type="spellEnd"/>
      <w:r w:rsidRPr="0071474A">
        <w:t xml:space="preserve"> Объектно-реляционная система управления базами данных [Электронный ресурс], URL: https://www.postgresql.org/ (дата обращения 14.05.2024).</w:t>
      </w:r>
    </w:p>
    <w:p w14:paraId="0484BC0F" w14:textId="178B7408" w:rsidR="0071474A" w:rsidRDefault="0071474A" w:rsidP="00FF52C6">
      <w:pPr>
        <w:pStyle w:val="afff1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lastRenderedPageBreak/>
        <w:t>IntelliJ</w:t>
      </w:r>
      <w:proofErr w:type="spellEnd"/>
      <w:r w:rsidRPr="0071474A">
        <w:t xml:space="preserve"> IDEA</w:t>
      </w:r>
      <w:r w:rsidR="00006FD7">
        <w:t xml:space="preserve"> </w:t>
      </w:r>
      <w:r w:rsidR="00006FD7">
        <w:rPr>
          <w:lang w:val="en-US"/>
        </w:rPr>
        <w:t>Community</w:t>
      </w:r>
      <w:r w:rsidR="00006FD7" w:rsidRPr="00006FD7">
        <w:t xml:space="preserve"> </w:t>
      </w:r>
      <w:r w:rsidR="00006FD7">
        <w:rPr>
          <w:lang w:val="en-US"/>
        </w:rPr>
        <w:t>Edition</w:t>
      </w:r>
      <w:r w:rsidRPr="0071474A">
        <w:t xml:space="preserve"> Интегрированная среда разработки [Электронный ресурс], URL: </w:t>
      </w:r>
      <w:r w:rsidR="00143527" w:rsidRPr="00143527">
        <w:t xml:space="preserve">https://github.com/JetBrains/intellij-community </w:t>
      </w:r>
      <w:r w:rsidRPr="0071474A">
        <w:t>(дата обращения 14.05.2024).</w:t>
      </w:r>
    </w:p>
    <w:p w14:paraId="0A32D491" w14:textId="77777777" w:rsidR="0071474A" w:rsidRDefault="0071474A" w:rsidP="00FF52C6">
      <w:pPr>
        <w:pStyle w:val="afff1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Git</w:t>
      </w:r>
      <w:proofErr w:type="spellEnd"/>
      <w:r w:rsidRPr="0071474A">
        <w:t xml:space="preserve"> Система контроля версий [Электронный ресурс], URL: https://git-scm.com/ (дата обращения 14.05.2024).</w:t>
      </w:r>
    </w:p>
    <w:p w14:paraId="60712437" w14:textId="77777777" w:rsidR="0071474A" w:rsidRDefault="0071474A" w:rsidP="00FF52C6">
      <w:pPr>
        <w:pStyle w:val="afff1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CMS Система управления содержимым [Электронный ресурс], URL: https://ru.wikipedia.org/wiki/Система_управления_содержимым (дата обращения 14.05.2024).</w:t>
      </w:r>
    </w:p>
    <w:p w14:paraId="23883871" w14:textId="77777777" w:rsidR="0071474A" w:rsidRDefault="0071474A" w:rsidP="00FF52C6">
      <w:pPr>
        <w:pStyle w:val="afff1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YAML Язык разметки данных [Электронный ресурс], URL: https://yaml.org/ (дата обращения 14.05.2024).</w:t>
      </w:r>
    </w:p>
    <w:p w14:paraId="750641C8" w14:textId="77777777" w:rsidR="0071474A" w:rsidRDefault="0071474A" w:rsidP="00FF52C6">
      <w:pPr>
        <w:pStyle w:val="afff1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 xml:space="preserve">JSON </w:t>
      </w:r>
      <w:proofErr w:type="spellStart"/>
      <w:r w:rsidRPr="0071474A">
        <w:t>Schema</w:t>
      </w:r>
      <w:proofErr w:type="spellEnd"/>
      <w:r w:rsidRPr="0071474A">
        <w:t xml:space="preserve"> Язык описания схем для JSON [Электронный ресурс], URL: https://json-schema.org/ (дата обращения 14.05.2024).</w:t>
      </w:r>
    </w:p>
    <w:p w14:paraId="1B34075A" w14:textId="2725ED1D" w:rsidR="0071474A" w:rsidRPr="0071474A" w:rsidRDefault="0071474A" w:rsidP="00FF52C6">
      <w:pPr>
        <w:pStyle w:val="afff1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Markdown</w:t>
      </w:r>
      <w:proofErr w:type="spellEnd"/>
      <w:r w:rsidRPr="0071474A">
        <w:t xml:space="preserve"> Язык разметки текста [Электронный ресурс], URL: https://ru.wikipedia.org/wiki/Markdown (дата обращения 14.05.2024).</w:t>
      </w:r>
    </w:p>
    <w:p w14:paraId="1203AB21" w14:textId="07BDEC3C" w:rsidR="003314EE" w:rsidRPr="0071474A" w:rsidRDefault="003314EE" w:rsidP="00DC500C">
      <w:pPr>
        <w:jc w:val="left"/>
      </w:pPr>
    </w:p>
    <w:p w14:paraId="6C737B14" w14:textId="77777777" w:rsidR="000E62F1" w:rsidRDefault="000E62F1" w:rsidP="000E62F1">
      <w:pPr>
        <w:pStyle w:val="aff2"/>
      </w:pPr>
      <w:bookmarkStart w:id="472" w:name="_Toc167623525"/>
      <w:r>
        <w:lastRenderedPageBreak/>
        <w:t>Приложение А Техническое задание</w:t>
      </w:r>
      <w:bookmarkEnd w:id="472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4100"/>
      </w:tblGrid>
      <w:tr w:rsidR="00BC772C" w:rsidRPr="00BC772C" w14:paraId="5EDEA558" w14:textId="77777777" w:rsidTr="00FE334A">
        <w:tc>
          <w:tcPr>
            <w:tcW w:w="5245" w:type="dxa"/>
          </w:tcPr>
          <w:p w14:paraId="03E91F35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СОГЛАСОВАНО</w:t>
            </w:r>
          </w:p>
          <w:p w14:paraId="215EDE97" w14:textId="2408952E" w:rsidR="00BC772C" w:rsidRPr="00BC772C" w:rsidRDefault="004E6762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 xml:space="preserve">Зав. кафедрой </w:t>
            </w:r>
            <w:r w:rsidR="00BC772C" w:rsidRPr="00BC772C">
              <w:rPr>
                <w:sz w:val="28"/>
              </w:rPr>
              <w:t>«</w:t>
            </w:r>
            <w:proofErr w:type="spellStart"/>
            <w:r w:rsidR="00BC772C" w:rsidRPr="00BC772C">
              <w:rPr>
                <w:sz w:val="28"/>
              </w:rPr>
              <w:t>ПОВТиАС</w:t>
            </w:r>
            <w:proofErr w:type="spellEnd"/>
            <w:r w:rsidR="00BC772C" w:rsidRPr="00BC772C">
              <w:rPr>
                <w:sz w:val="28"/>
              </w:rPr>
              <w:t>»</w:t>
            </w:r>
          </w:p>
          <w:p w14:paraId="4F8E1262" w14:textId="4875A7E1" w:rsidR="00BC772C" w:rsidRPr="00BC772C" w:rsidRDefault="008B7C92" w:rsidP="00BC772C">
            <w:pPr>
              <w:pStyle w:val="aff0"/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__________ </w:t>
            </w:r>
            <w:r w:rsidR="004E6762" w:rsidRPr="00BC772C">
              <w:rPr>
                <w:sz w:val="28"/>
              </w:rPr>
              <w:t>В.В. Долгов</w:t>
            </w:r>
          </w:p>
          <w:p w14:paraId="75BB4473" w14:textId="0F2055AE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«_____» ______________202</w:t>
            </w:r>
            <w:r w:rsidR="007052B1">
              <w:rPr>
                <w:sz w:val="28"/>
              </w:rPr>
              <w:t>4</w:t>
            </w:r>
            <w:r w:rsidRPr="00BC772C">
              <w:rPr>
                <w:sz w:val="28"/>
              </w:rPr>
              <w:t xml:space="preserve"> г.</w:t>
            </w:r>
          </w:p>
        </w:tc>
        <w:tc>
          <w:tcPr>
            <w:tcW w:w="4100" w:type="dxa"/>
          </w:tcPr>
          <w:p w14:paraId="6B437C33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УТВЕРЖДЕНО</w:t>
            </w:r>
          </w:p>
          <w:p w14:paraId="1700A591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Зав. кафедрой «</w:t>
            </w:r>
            <w:proofErr w:type="spellStart"/>
            <w:r w:rsidRPr="00BC772C">
              <w:rPr>
                <w:sz w:val="28"/>
              </w:rPr>
              <w:t>ПОВТиАС</w:t>
            </w:r>
            <w:proofErr w:type="spellEnd"/>
            <w:r w:rsidRPr="00BC772C">
              <w:rPr>
                <w:sz w:val="28"/>
              </w:rPr>
              <w:t>»</w:t>
            </w:r>
          </w:p>
          <w:p w14:paraId="0EDC7B07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__________ В.В. Долгов</w:t>
            </w:r>
          </w:p>
          <w:p w14:paraId="2C3DEDF5" w14:textId="6585486F" w:rsidR="00BC772C" w:rsidRPr="00BC772C" w:rsidRDefault="008B7C92" w:rsidP="00BC772C">
            <w:pPr>
              <w:pStyle w:val="aff0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«____» ____________202</w:t>
            </w:r>
            <w:r w:rsidR="007052B1">
              <w:rPr>
                <w:sz w:val="28"/>
              </w:rPr>
              <w:t>4</w:t>
            </w:r>
            <w:r w:rsidR="00BC772C" w:rsidRPr="00BC772C">
              <w:rPr>
                <w:sz w:val="28"/>
              </w:rPr>
              <w:t xml:space="preserve"> г.</w:t>
            </w:r>
          </w:p>
        </w:tc>
      </w:tr>
    </w:tbl>
    <w:p w14:paraId="1657AFE3" w14:textId="77777777" w:rsidR="000E62F1" w:rsidRDefault="000E62F1" w:rsidP="002935FA">
      <w:pPr>
        <w:pStyle w:val="2"/>
        <w:rPr>
          <w:color w:val="auto"/>
        </w:rPr>
      </w:pPr>
      <w:bookmarkStart w:id="473" w:name="_Toc188761991"/>
      <w:bookmarkStart w:id="474" w:name="_Toc188608391"/>
      <w:bookmarkStart w:id="475" w:name="_Toc186306366"/>
      <w:bookmarkStart w:id="476" w:name="_Toc184998513"/>
      <w:bookmarkStart w:id="477" w:name="_Toc184991077"/>
      <w:bookmarkStart w:id="478" w:name="_Toc166412943"/>
      <w:bookmarkStart w:id="479" w:name="_Toc166914886"/>
      <w:bookmarkStart w:id="480" w:name="_Toc167623526"/>
      <w:r>
        <w:t>А.1. Общие сведения</w:t>
      </w:r>
      <w:bookmarkEnd w:id="473"/>
      <w:bookmarkEnd w:id="474"/>
      <w:bookmarkEnd w:id="475"/>
      <w:bookmarkEnd w:id="476"/>
      <w:bookmarkEnd w:id="477"/>
      <w:bookmarkEnd w:id="478"/>
      <w:bookmarkEnd w:id="479"/>
      <w:bookmarkEnd w:id="480"/>
    </w:p>
    <w:p w14:paraId="3D03658A" w14:textId="0D9490A1" w:rsidR="000E62F1" w:rsidRDefault="000E62F1" w:rsidP="002935FA">
      <w:pPr>
        <w:pStyle w:val="3"/>
      </w:pPr>
      <w:bookmarkStart w:id="481" w:name="_Toc188761992"/>
      <w:bookmarkStart w:id="482" w:name="_Toc188608392"/>
      <w:bookmarkStart w:id="483" w:name="_Toc186306367"/>
      <w:bookmarkStart w:id="484" w:name="_Toc184998514"/>
      <w:bookmarkStart w:id="485" w:name="_Toc184991078"/>
      <w:bookmarkStart w:id="486" w:name="_Toc166412944"/>
      <w:bookmarkStart w:id="487" w:name="_Toc166914887"/>
      <w:bookmarkStart w:id="488" w:name="_Toc167623527"/>
      <w:r>
        <w:t xml:space="preserve">А.1.1 </w:t>
      </w:r>
      <w:bookmarkEnd w:id="481"/>
      <w:bookmarkEnd w:id="482"/>
      <w:bookmarkEnd w:id="483"/>
      <w:bookmarkEnd w:id="484"/>
      <w:bookmarkEnd w:id="485"/>
      <w:r w:rsidR="009B3735">
        <w:t>Имя сайта</w:t>
      </w:r>
      <w:bookmarkEnd w:id="486"/>
      <w:bookmarkEnd w:id="487"/>
      <w:bookmarkEnd w:id="488"/>
    </w:p>
    <w:p w14:paraId="465B4350" w14:textId="51CD7EEB" w:rsidR="000E62F1" w:rsidRDefault="000E62F1" w:rsidP="000E62F1">
      <w:r>
        <w:t>«</w:t>
      </w:r>
      <w:proofErr w:type="spellStart"/>
      <w:r w:rsidR="00BE1235">
        <w:rPr>
          <w:lang w:val="en-US"/>
        </w:rPr>
        <w:t>SupremeCode</w:t>
      </w:r>
      <w:proofErr w:type="spellEnd"/>
      <w:r>
        <w:t>»</w:t>
      </w:r>
    </w:p>
    <w:p w14:paraId="36322848" w14:textId="376F05AE" w:rsidR="000E62F1" w:rsidRDefault="000E62F1" w:rsidP="002935FA">
      <w:pPr>
        <w:pStyle w:val="3"/>
      </w:pPr>
      <w:bookmarkStart w:id="489" w:name="_Toc188761993"/>
      <w:bookmarkStart w:id="490" w:name="_Toc188608393"/>
      <w:bookmarkStart w:id="491" w:name="_Toc186306368"/>
      <w:bookmarkStart w:id="492" w:name="_Toc184998515"/>
      <w:bookmarkStart w:id="493" w:name="_Toc184991079"/>
      <w:bookmarkStart w:id="494" w:name="_Toc166412945"/>
      <w:bookmarkStart w:id="495" w:name="_Toc166914888"/>
      <w:bookmarkStart w:id="496" w:name="_Toc167623528"/>
      <w:r>
        <w:t xml:space="preserve">А.1.2 </w:t>
      </w:r>
      <w:bookmarkEnd w:id="489"/>
      <w:bookmarkEnd w:id="490"/>
      <w:bookmarkEnd w:id="491"/>
      <w:bookmarkEnd w:id="492"/>
      <w:bookmarkEnd w:id="493"/>
      <w:r w:rsidR="009B3735">
        <w:t>Полное наименование системы</w:t>
      </w:r>
      <w:bookmarkEnd w:id="494"/>
      <w:bookmarkEnd w:id="495"/>
      <w:bookmarkEnd w:id="496"/>
    </w:p>
    <w:p w14:paraId="3D40324A" w14:textId="4713A59E" w:rsidR="000E62F1" w:rsidRDefault="00742EC2" w:rsidP="000E62F1">
      <w:bookmarkStart w:id="497" w:name="_Toc188761994"/>
      <w:bookmarkStart w:id="498" w:name="_Toc188608394"/>
      <w:bookmarkStart w:id="499" w:name="_Toc186306369"/>
      <w:bookmarkStart w:id="500" w:name="_Toc184998516"/>
      <w:bookmarkStart w:id="501" w:name="_Toc184991080"/>
      <w:r>
        <w:t xml:space="preserve">Онлайн-платформа с алгоритмическими задачами по программированию </w:t>
      </w:r>
      <w:r w:rsidR="000E62F1">
        <w:t>«</w:t>
      </w:r>
      <w:proofErr w:type="spellStart"/>
      <w:r w:rsidR="00101E06">
        <w:rPr>
          <w:lang w:val="en-US"/>
        </w:rPr>
        <w:t>SupremeCode</w:t>
      </w:r>
      <w:proofErr w:type="spellEnd"/>
      <w:r w:rsidR="000E62F1">
        <w:t>»</w:t>
      </w:r>
    </w:p>
    <w:p w14:paraId="62D61C72" w14:textId="77777777" w:rsidR="000E62F1" w:rsidRDefault="000E62F1" w:rsidP="002935FA">
      <w:pPr>
        <w:pStyle w:val="3"/>
      </w:pPr>
      <w:bookmarkStart w:id="502" w:name="_Toc188761995"/>
      <w:bookmarkStart w:id="503" w:name="_Toc188608395"/>
      <w:bookmarkStart w:id="504" w:name="_Toc186306370"/>
      <w:bookmarkStart w:id="505" w:name="_Toc184998517"/>
      <w:bookmarkStart w:id="506" w:name="_Toc184991081"/>
      <w:bookmarkStart w:id="507" w:name="_Toc166412946"/>
      <w:bookmarkStart w:id="508" w:name="_Toc166914889"/>
      <w:bookmarkStart w:id="509" w:name="_Toc167623529"/>
      <w:bookmarkStart w:id="510" w:name="_Toc48928712"/>
      <w:bookmarkStart w:id="511" w:name="_Toc43860365"/>
      <w:bookmarkStart w:id="512" w:name="_Toc43771930"/>
      <w:bookmarkStart w:id="513" w:name="_Toc43094095"/>
      <w:bookmarkStart w:id="514" w:name="_Toc43051117"/>
      <w:bookmarkStart w:id="515" w:name="_Toc43050046"/>
      <w:bookmarkEnd w:id="497"/>
      <w:bookmarkEnd w:id="498"/>
      <w:bookmarkEnd w:id="499"/>
      <w:bookmarkEnd w:id="500"/>
      <w:bookmarkEnd w:id="501"/>
      <w:r>
        <w:t>А.1.3 Перечень документов, на основании которых создается система</w:t>
      </w:r>
      <w:bookmarkEnd w:id="502"/>
      <w:bookmarkEnd w:id="503"/>
      <w:bookmarkEnd w:id="504"/>
      <w:bookmarkEnd w:id="505"/>
      <w:bookmarkEnd w:id="506"/>
      <w:bookmarkEnd w:id="507"/>
      <w:bookmarkEnd w:id="508"/>
      <w:bookmarkEnd w:id="509"/>
    </w:p>
    <w:p w14:paraId="4B0E19E7" w14:textId="2A7AD3B6" w:rsidR="000E62F1" w:rsidRDefault="000E62F1" w:rsidP="000E62F1">
      <w:r>
        <w:t xml:space="preserve">Основанием для разработки является задание к выпускной квалификационной работе (ВКР), согласованное с руководителем ВКР </w:t>
      </w:r>
      <w:r w:rsidR="00253B47">
        <w:t xml:space="preserve">заведующим </w:t>
      </w:r>
      <w:r>
        <w:t>кафедры «</w:t>
      </w:r>
      <w:proofErr w:type="spellStart"/>
      <w:r w:rsidR="00253B47">
        <w:t>ПОВТиАС</w:t>
      </w:r>
      <w:proofErr w:type="spellEnd"/>
      <w:r>
        <w:t xml:space="preserve">» </w:t>
      </w:r>
      <w:r w:rsidR="00751C86">
        <w:t xml:space="preserve">Долговым Василием Валерьевичем </w:t>
      </w:r>
      <w:r>
        <w:t>с одной стороны, студентом гр. В</w:t>
      </w:r>
      <w:r w:rsidR="00751C86">
        <w:t>ПР</w:t>
      </w:r>
      <w:del w:id="516" w:author="Автор">
        <w:r w:rsidDel="00766D1E">
          <w:delText>-</w:delText>
        </w:r>
      </w:del>
      <w:r>
        <w:t>4</w:t>
      </w:r>
      <w:r w:rsidR="00751C86">
        <w:t>3</w:t>
      </w:r>
      <w:r>
        <w:t xml:space="preserve"> </w:t>
      </w:r>
      <w:proofErr w:type="spellStart"/>
      <w:r w:rsidR="00751C86">
        <w:t>Голосуевым</w:t>
      </w:r>
      <w:proofErr w:type="spellEnd"/>
      <w:r w:rsidR="00751C86">
        <w:t xml:space="preserve"> </w:t>
      </w:r>
      <w:r>
        <w:t>Данилом</w:t>
      </w:r>
      <w:r w:rsidR="00751C86">
        <w:t xml:space="preserve"> Витальевичем</w:t>
      </w:r>
      <w:r>
        <w:t xml:space="preserve">, именуемым в дальнейшем исполнителем с другой стороны, утвержденному </w:t>
      </w:r>
      <w:r w:rsidR="005A7533">
        <w:t>заведующим кафедры «</w:t>
      </w:r>
      <w:proofErr w:type="spellStart"/>
      <w:r w:rsidR="005A7533">
        <w:t>ПОВТиАС</w:t>
      </w:r>
      <w:proofErr w:type="spellEnd"/>
      <w:r w:rsidR="005A7533">
        <w:t>» Долговым Василием Валерьевичем</w:t>
      </w:r>
      <w:r>
        <w:t>.</w:t>
      </w:r>
    </w:p>
    <w:p w14:paraId="7704A09C" w14:textId="77777777" w:rsidR="000E62F1" w:rsidRDefault="000E62F1" w:rsidP="002935FA">
      <w:pPr>
        <w:pStyle w:val="3"/>
      </w:pPr>
      <w:bookmarkStart w:id="517" w:name="_Toc188761997"/>
      <w:bookmarkStart w:id="518" w:name="_Toc188608397"/>
      <w:bookmarkStart w:id="519" w:name="_Toc186306372"/>
      <w:bookmarkStart w:id="520" w:name="_Toc184998519"/>
      <w:bookmarkStart w:id="521" w:name="_Toc184991083"/>
      <w:bookmarkStart w:id="522" w:name="_Toc166412947"/>
      <w:bookmarkStart w:id="523" w:name="_Toc166914890"/>
      <w:bookmarkStart w:id="524" w:name="_Toc167623530"/>
      <w:bookmarkEnd w:id="510"/>
      <w:bookmarkEnd w:id="511"/>
      <w:bookmarkEnd w:id="512"/>
      <w:bookmarkEnd w:id="513"/>
      <w:bookmarkEnd w:id="514"/>
      <w:bookmarkEnd w:id="515"/>
      <w:r>
        <w:lastRenderedPageBreak/>
        <w:t>А.1.4 Порядок оформления и предъявления заказчику результатов работ по созданию системы</w:t>
      </w:r>
      <w:bookmarkEnd w:id="517"/>
      <w:bookmarkEnd w:id="518"/>
      <w:bookmarkEnd w:id="519"/>
      <w:bookmarkEnd w:id="520"/>
      <w:bookmarkEnd w:id="521"/>
      <w:bookmarkEnd w:id="522"/>
      <w:bookmarkEnd w:id="523"/>
      <w:bookmarkEnd w:id="524"/>
    </w:p>
    <w:p w14:paraId="07927DE1" w14:textId="77777777" w:rsidR="000E62F1" w:rsidRDefault="000E62F1" w:rsidP="000E62F1">
      <w:r>
        <w:t xml:space="preserve">Система передается в виде функционирующего комплекса на базе средств вычислительной техники Заказчика и Исполнителя. Приемка системы осуществляется комиссией в составе уполномоченных представителей Заказчика и Исполнителя. </w:t>
      </w:r>
    </w:p>
    <w:p w14:paraId="19F3E84C" w14:textId="3939A71F" w:rsidR="000E62F1" w:rsidRDefault="000E62F1" w:rsidP="002935FA">
      <w:pPr>
        <w:pStyle w:val="3"/>
      </w:pPr>
      <w:bookmarkStart w:id="525" w:name="_Toc188761998"/>
      <w:bookmarkStart w:id="526" w:name="_Toc188608398"/>
      <w:bookmarkStart w:id="527" w:name="_Toc186306373"/>
      <w:bookmarkStart w:id="528" w:name="_Toc184998520"/>
      <w:bookmarkStart w:id="529" w:name="_Toc184991084"/>
      <w:bookmarkStart w:id="530" w:name="_Toc166412948"/>
      <w:bookmarkStart w:id="531" w:name="_Toc166914891"/>
      <w:bookmarkStart w:id="532" w:name="_Toc167623531"/>
      <w:r>
        <w:t>А.1.5 Перечень нормативно–технических документов, методических материалов, использованных при разработке ТЗ</w:t>
      </w:r>
      <w:bookmarkEnd w:id="525"/>
      <w:bookmarkEnd w:id="526"/>
      <w:bookmarkEnd w:id="527"/>
      <w:bookmarkEnd w:id="528"/>
      <w:bookmarkEnd w:id="529"/>
      <w:bookmarkEnd w:id="530"/>
      <w:bookmarkEnd w:id="531"/>
      <w:bookmarkEnd w:id="532"/>
    </w:p>
    <w:p w14:paraId="3D2370FE" w14:textId="77777777" w:rsidR="000E62F1" w:rsidRDefault="000E62F1" w:rsidP="000E62F1">
      <w:r>
        <w:t xml:space="preserve">При разработке автоматизированной системы и создании </w:t>
      </w:r>
      <w:proofErr w:type="spellStart"/>
      <w:r>
        <w:t>проектно</w:t>
      </w:r>
      <w:proofErr w:type="spellEnd"/>
      <w:r>
        <w:t>–эксплуатационной документации Исполнитель должен руководствоваться требованиями следующих нормативных документов:</w:t>
      </w:r>
    </w:p>
    <w:p w14:paraId="13B2A1C2" w14:textId="77777777" w:rsidR="000E62F1" w:rsidRDefault="000E62F1" w:rsidP="000E62F1">
      <w:r>
        <w:t>ГОСТ 19.201–78. Техническое задание. Требования к содержанию и оформлению.</w:t>
      </w:r>
    </w:p>
    <w:p w14:paraId="46F44F04" w14:textId="77777777" w:rsidR="000E62F1" w:rsidRDefault="000E62F1" w:rsidP="000E62F1">
      <w:r>
        <w:t>ГОСТ 34.601–90. Комплекс стандартов на автоматизированные системы. Автоматизированные системы. Стадии создания;</w:t>
      </w:r>
    </w:p>
    <w:p w14:paraId="2588277E" w14:textId="77777777" w:rsidR="000E62F1" w:rsidRDefault="000E62F1" w:rsidP="000E62F1">
      <w:r>
        <w:t>ГОСТ 34.201–89.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систем;</w:t>
      </w:r>
    </w:p>
    <w:p w14:paraId="735FDAD9" w14:textId="77777777" w:rsidR="000E62F1" w:rsidRDefault="000E62F1" w:rsidP="000E62F1">
      <w:r>
        <w:t>РД 50–34.698–90. Методические указания. Информационная технология. Комплекс стандартов на автоматизированные системы. Автоматизированные системы. Требования к содержанию документов.</w:t>
      </w:r>
    </w:p>
    <w:p w14:paraId="3F5B9B03" w14:textId="2202CB8A" w:rsidR="000E62F1" w:rsidRDefault="000E62F1" w:rsidP="002935FA">
      <w:pPr>
        <w:pStyle w:val="2"/>
      </w:pPr>
      <w:bookmarkStart w:id="533" w:name="_Toc188761999"/>
      <w:bookmarkStart w:id="534" w:name="_Toc188608399"/>
      <w:bookmarkStart w:id="535" w:name="_Toc186306374"/>
      <w:bookmarkStart w:id="536" w:name="_Toc184998522"/>
      <w:bookmarkStart w:id="537" w:name="_Toc184991086"/>
      <w:bookmarkStart w:id="538" w:name="_Toc87949480"/>
      <w:bookmarkStart w:id="539" w:name="_Toc166412949"/>
      <w:bookmarkStart w:id="540" w:name="_Toc166914892"/>
      <w:bookmarkStart w:id="541" w:name="_Toc167623532"/>
      <w:r>
        <w:t xml:space="preserve">А.2 </w:t>
      </w:r>
      <w:bookmarkEnd w:id="533"/>
      <w:bookmarkEnd w:id="534"/>
      <w:bookmarkEnd w:id="535"/>
      <w:bookmarkEnd w:id="536"/>
      <w:bookmarkEnd w:id="537"/>
      <w:bookmarkEnd w:id="538"/>
      <w:r>
        <w:t>На</w:t>
      </w:r>
      <w:r w:rsidR="009B3735">
        <w:t>значение информационной системы</w:t>
      </w:r>
      <w:bookmarkEnd w:id="539"/>
      <w:bookmarkEnd w:id="540"/>
      <w:bookmarkEnd w:id="541"/>
    </w:p>
    <w:p w14:paraId="38569663" w14:textId="1233BE85" w:rsidR="000E62F1" w:rsidRDefault="000E62F1" w:rsidP="000E62F1">
      <w:r>
        <w:t>Основным назначением ИС автоматизация</w:t>
      </w:r>
      <w:r w:rsidR="00C3116D">
        <w:t xml:space="preserve"> процесса проверки решений алгоритмических задач</w:t>
      </w:r>
      <w:r>
        <w:t>,</w:t>
      </w:r>
      <w:r w:rsidR="00C3116D">
        <w:t xml:space="preserve"> предоставленных пользователями онлайн-платформы</w:t>
      </w:r>
      <w:r>
        <w:t>.</w:t>
      </w:r>
    </w:p>
    <w:p w14:paraId="6CD414B3" w14:textId="77777777" w:rsidR="000E62F1" w:rsidRDefault="000E62F1" w:rsidP="002935FA">
      <w:pPr>
        <w:pStyle w:val="2"/>
      </w:pPr>
      <w:bookmarkStart w:id="542" w:name="_Toc188762002"/>
      <w:bookmarkStart w:id="543" w:name="_Toc188608402"/>
      <w:bookmarkStart w:id="544" w:name="_Toc186306377"/>
      <w:bookmarkStart w:id="545" w:name="_Toc184998526"/>
      <w:bookmarkStart w:id="546" w:name="_Toc184991090"/>
      <w:bookmarkStart w:id="547" w:name="_Toc166412950"/>
      <w:bookmarkStart w:id="548" w:name="_Toc166914893"/>
      <w:bookmarkStart w:id="549" w:name="_Toc167623533"/>
      <w:r>
        <w:lastRenderedPageBreak/>
        <w:t>А.3</w:t>
      </w:r>
      <w:r>
        <w:rPr>
          <w:rFonts w:eastAsiaTheme="minorEastAsia"/>
        </w:rPr>
        <w:t xml:space="preserve">.Требования к </w:t>
      </w:r>
      <w:bookmarkEnd w:id="542"/>
      <w:bookmarkEnd w:id="543"/>
      <w:bookmarkEnd w:id="544"/>
      <w:bookmarkEnd w:id="545"/>
      <w:bookmarkEnd w:id="546"/>
      <w:r>
        <w:rPr>
          <w:rFonts w:eastAsiaTheme="minorEastAsia"/>
        </w:rPr>
        <w:t>информационной системе</w:t>
      </w:r>
      <w:bookmarkEnd w:id="547"/>
      <w:bookmarkEnd w:id="548"/>
      <w:bookmarkEnd w:id="549"/>
    </w:p>
    <w:p w14:paraId="1F2B14D6" w14:textId="77777777" w:rsidR="000E62F1" w:rsidRDefault="000E62F1" w:rsidP="002935FA">
      <w:pPr>
        <w:pStyle w:val="3"/>
      </w:pPr>
      <w:bookmarkStart w:id="550" w:name="_Toc184991091"/>
      <w:bookmarkStart w:id="551" w:name="_Toc188762003"/>
      <w:bookmarkStart w:id="552" w:name="_Toc188608403"/>
      <w:bookmarkStart w:id="553" w:name="_Toc186306378"/>
      <w:bookmarkStart w:id="554" w:name="_Toc184998527"/>
      <w:bookmarkStart w:id="555" w:name="_Toc166412951"/>
      <w:bookmarkStart w:id="556" w:name="_Toc166914894"/>
      <w:bookmarkStart w:id="557" w:name="_Toc167623534"/>
      <w:r>
        <w:t>А.3.1 Требования к системе в цело</w:t>
      </w:r>
      <w:bookmarkEnd w:id="550"/>
      <w:r>
        <w:t>м</w:t>
      </w:r>
      <w:bookmarkEnd w:id="551"/>
      <w:bookmarkEnd w:id="552"/>
      <w:bookmarkEnd w:id="553"/>
      <w:bookmarkEnd w:id="554"/>
      <w:bookmarkEnd w:id="555"/>
      <w:bookmarkEnd w:id="556"/>
      <w:bookmarkEnd w:id="557"/>
    </w:p>
    <w:p w14:paraId="52CB0851" w14:textId="77777777" w:rsidR="000E62F1" w:rsidRDefault="000E62F1" w:rsidP="007B2CF5">
      <w:pPr>
        <w:pStyle w:val="4"/>
      </w:pPr>
      <w:bookmarkStart w:id="558" w:name="_Toc186306380"/>
      <w:bookmarkStart w:id="559" w:name="_Toc184998529"/>
      <w:bookmarkStart w:id="560" w:name="_Toc184991093"/>
      <w:r>
        <w:t xml:space="preserve">А.3.1.1 Требования к графическому дизайну </w:t>
      </w:r>
      <w:bookmarkEnd w:id="558"/>
      <w:bookmarkEnd w:id="559"/>
      <w:bookmarkEnd w:id="560"/>
      <w:r>
        <w:t>ИС</w:t>
      </w:r>
    </w:p>
    <w:p w14:paraId="520AFC91" w14:textId="77777777" w:rsidR="000E62F1" w:rsidRDefault="000E62F1" w:rsidP="000E62F1">
      <w:r>
        <w:t>Дизайн ИС должен соответствовать дизайну, утвержденному Заказчиком</w:t>
      </w:r>
    </w:p>
    <w:p w14:paraId="0A882B29" w14:textId="77777777" w:rsidR="000E62F1" w:rsidRDefault="000E62F1" w:rsidP="007B2CF5">
      <w:pPr>
        <w:pStyle w:val="4"/>
      </w:pPr>
      <w:bookmarkStart w:id="561" w:name="_Toc186306381"/>
      <w:bookmarkStart w:id="562" w:name="_Toc184998530"/>
      <w:bookmarkStart w:id="563" w:name="_Toc184991094"/>
      <w:r>
        <w:t xml:space="preserve">А.3.1.2 Требования к шрифтовому оформлению </w:t>
      </w:r>
      <w:bookmarkEnd w:id="561"/>
      <w:bookmarkEnd w:id="562"/>
      <w:bookmarkEnd w:id="563"/>
      <w:r>
        <w:t>ИС</w:t>
      </w:r>
    </w:p>
    <w:p w14:paraId="24EC6743" w14:textId="77777777" w:rsidR="000E62F1" w:rsidRDefault="000E62F1" w:rsidP="000E62F1">
      <w:commentRangeStart w:id="564"/>
      <w:r>
        <w:t xml:space="preserve">Основным шрифтом должен стать Times New </w:t>
      </w:r>
      <w:proofErr w:type="spellStart"/>
      <w:r>
        <w:t>Roman</w:t>
      </w:r>
      <w:commentRangeEnd w:id="564"/>
      <w:proofErr w:type="spellEnd"/>
      <w:r w:rsidR="00924F5C">
        <w:rPr>
          <w:rStyle w:val="aff9"/>
        </w:rPr>
        <w:commentReference w:id="564"/>
      </w:r>
      <w:r>
        <w:rPr>
          <w:i/>
        </w:rPr>
        <w:t>.</w:t>
      </w:r>
    </w:p>
    <w:p w14:paraId="1C4244FE" w14:textId="77777777" w:rsidR="000E62F1" w:rsidRDefault="000E62F1" w:rsidP="000E62F1">
      <w:r>
        <w:t>Размер (кегль) шрифтов должен обеспечивать удобство восприятия текста при минимально допустимом размере экрана.</w:t>
      </w:r>
    </w:p>
    <w:p w14:paraId="355D7AF9" w14:textId="77777777" w:rsidR="000E62F1" w:rsidRDefault="000E62F1" w:rsidP="007B2CF5">
      <w:pPr>
        <w:pStyle w:val="4"/>
      </w:pPr>
      <w:bookmarkStart w:id="565" w:name="_Toc186306382"/>
      <w:bookmarkStart w:id="566" w:name="_Toc184998531"/>
      <w:bookmarkStart w:id="567" w:name="_Toc184991095"/>
      <w:r>
        <w:t>А.3.1.3 Требования к средствам просмотра Сайта</w:t>
      </w:r>
      <w:bookmarkEnd w:id="565"/>
      <w:bookmarkEnd w:id="566"/>
      <w:bookmarkEnd w:id="567"/>
    </w:p>
    <w:p w14:paraId="5E436CDC" w14:textId="77777777" w:rsidR="000E62F1" w:rsidRDefault="000E62F1" w:rsidP="000E62F1">
      <w:r>
        <w:t>Сайт должен обеспечивать корректное отображение данных в следующих браузерах:</w:t>
      </w:r>
    </w:p>
    <w:p w14:paraId="5BB41BEC" w14:textId="33C868EB" w:rsidR="000E62F1" w:rsidRPr="00E959E3" w:rsidRDefault="00E959E3" w:rsidP="000E62F1">
      <w:r>
        <w:t xml:space="preserve">Яндекс Браузер </w:t>
      </w:r>
      <w:r w:rsidR="000E62F1" w:rsidRPr="00E959E3">
        <w:t>(</w:t>
      </w:r>
      <w:r w:rsidR="000E62F1">
        <w:t>версия</w:t>
      </w:r>
      <w:r w:rsidR="000E62F1" w:rsidRPr="00E959E3">
        <w:t xml:space="preserve"> </w:t>
      </w:r>
      <w:r w:rsidR="00651DF0" w:rsidRPr="00651DF0">
        <w:t>24.4.2.887</w:t>
      </w:r>
      <w:r w:rsidR="000E62F1" w:rsidRPr="00E959E3">
        <w:t xml:space="preserve"> </w:t>
      </w:r>
      <w:r w:rsidR="000E62F1">
        <w:t>и</w:t>
      </w:r>
      <w:r>
        <w:t xml:space="preserve"> </w:t>
      </w:r>
      <w:r w:rsidR="000E62F1">
        <w:t>выше</w:t>
      </w:r>
      <w:r w:rsidR="000E62F1" w:rsidRPr="00E959E3">
        <w:t>);</w:t>
      </w:r>
    </w:p>
    <w:p w14:paraId="27A00B12" w14:textId="3ECA4339" w:rsidR="000E62F1" w:rsidRPr="00E959E3" w:rsidRDefault="00E959E3" w:rsidP="000E62F1">
      <w:r>
        <w:rPr>
          <w:lang w:val="en-US"/>
        </w:rPr>
        <w:t>Microsoft</w:t>
      </w:r>
      <w:r w:rsidRPr="00E959E3">
        <w:t xml:space="preserve"> </w:t>
      </w:r>
      <w:r>
        <w:rPr>
          <w:lang w:val="en-US"/>
        </w:rPr>
        <w:t>Edge</w:t>
      </w:r>
      <w:r w:rsidRPr="00E959E3">
        <w:t xml:space="preserve"> </w:t>
      </w:r>
      <w:r w:rsidR="000E62F1" w:rsidRPr="00E959E3">
        <w:t>(</w:t>
      </w:r>
      <w:r w:rsidR="000E62F1">
        <w:t>версия</w:t>
      </w:r>
      <w:r w:rsidR="000E62F1" w:rsidRPr="00E959E3">
        <w:t xml:space="preserve"> </w:t>
      </w:r>
      <w:r w:rsidRPr="00E959E3">
        <w:t>124</w:t>
      </w:r>
      <w:r w:rsidR="000E62F1" w:rsidRPr="00E959E3">
        <w:t>.0</w:t>
      </w:r>
      <w:r w:rsidRPr="00E959E3">
        <w:t>.2478.</w:t>
      </w:r>
      <w:r w:rsidRPr="00651DF0">
        <w:t>97</w:t>
      </w:r>
      <w:r w:rsidR="000E62F1" w:rsidRPr="00E959E3">
        <w:t xml:space="preserve"> </w:t>
      </w:r>
      <w:r w:rsidR="000E62F1">
        <w:t>и</w:t>
      </w:r>
      <w:r w:rsidR="000E62F1" w:rsidRPr="00E959E3">
        <w:t xml:space="preserve"> </w:t>
      </w:r>
      <w:r w:rsidR="000E62F1">
        <w:t>выше</w:t>
      </w:r>
      <w:r w:rsidR="000E62F1" w:rsidRPr="00E959E3">
        <w:t>);</w:t>
      </w:r>
    </w:p>
    <w:p w14:paraId="41D57F51" w14:textId="096ED5A9" w:rsidR="000E62F1" w:rsidRPr="00651DF0" w:rsidRDefault="000E62F1" w:rsidP="000E62F1">
      <w:r>
        <w:rPr>
          <w:lang w:val="en-US"/>
        </w:rPr>
        <w:t>Google</w:t>
      </w:r>
      <w:r w:rsidRPr="00651DF0">
        <w:t xml:space="preserve"> </w:t>
      </w:r>
      <w:r>
        <w:rPr>
          <w:lang w:val="en-US"/>
        </w:rPr>
        <w:t>Chrome</w:t>
      </w:r>
      <w:r w:rsidR="00E959E3">
        <w:t xml:space="preserve"> (версия </w:t>
      </w:r>
      <w:r w:rsidR="00651DF0" w:rsidRPr="00651DF0">
        <w:t>124</w:t>
      </w:r>
      <w:r w:rsidRPr="00651DF0">
        <w:t>.</w:t>
      </w:r>
      <w:r w:rsidR="00651DF0" w:rsidRPr="00651DF0">
        <w:t xml:space="preserve">0.6367.201 </w:t>
      </w:r>
      <w:r w:rsidR="00651DF0">
        <w:t>и выше)</w:t>
      </w:r>
      <w:r w:rsidR="00651DF0" w:rsidRPr="00651DF0">
        <w:t>.</w:t>
      </w:r>
    </w:p>
    <w:p w14:paraId="36820EBC" w14:textId="77777777" w:rsidR="000E62F1" w:rsidRDefault="000E62F1" w:rsidP="007B2CF5">
      <w:pPr>
        <w:pStyle w:val="4"/>
      </w:pPr>
      <w:bookmarkStart w:id="568" w:name="_Toc186306383"/>
      <w:bookmarkStart w:id="569" w:name="_Toc184998532"/>
      <w:bookmarkStart w:id="570" w:name="_Toc184991096"/>
      <w:r>
        <w:t xml:space="preserve">А.3.1.4 Требования к контенту и наполнению </w:t>
      </w:r>
      <w:bookmarkEnd w:id="568"/>
      <w:bookmarkEnd w:id="569"/>
      <w:bookmarkEnd w:id="570"/>
      <w:r>
        <w:t>ИС</w:t>
      </w:r>
    </w:p>
    <w:p w14:paraId="367C00A3" w14:textId="77777777" w:rsidR="000E62F1" w:rsidRDefault="000E62F1" w:rsidP="000E62F1">
      <w:r>
        <w:t xml:space="preserve">Первичная разработка и верстка контента (информационного содержимого) Сайта должна производиться силами Исполнителя при согласовании с Заказчиком. Заказчик предоставляет все необходимые Исполнителю текстовые и графические материалы, а также комментарии, касающиеся их содержания, объема, оформления и размещения. </w:t>
      </w:r>
    </w:p>
    <w:p w14:paraId="4E314BD9" w14:textId="77777777" w:rsidR="000E62F1" w:rsidRDefault="000E62F1" w:rsidP="007B2CF5">
      <w:pPr>
        <w:pStyle w:val="4"/>
      </w:pPr>
      <w:bookmarkStart w:id="571" w:name="_Toc186306384"/>
      <w:bookmarkStart w:id="572" w:name="_Toc184998533"/>
      <w:bookmarkStart w:id="573" w:name="_Toc184991097"/>
      <w:r>
        <w:lastRenderedPageBreak/>
        <w:t xml:space="preserve">А.3.1.5 Требования к компоновке страниц </w:t>
      </w:r>
      <w:bookmarkEnd w:id="571"/>
      <w:bookmarkEnd w:id="572"/>
      <w:bookmarkEnd w:id="573"/>
      <w:r>
        <w:t>ИС</w:t>
      </w:r>
    </w:p>
    <w:p w14:paraId="5437AD7B" w14:textId="77777777" w:rsidR="000E62F1" w:rsidRDefault="000E62F1" w:rsidP="000E62F1">
      <w:r>
        <w:t xml:space="preserve">Компоновка страниц ИС должна обеспечивать минимальный размер страниц в зависимости от ширины рабочего поля браузера пользователя. Минимальный размер (ширина) рабочего поля браузера, при котором необходимо обеспечить полноценное отображение страниц (без полосы горизонтальной прокрутки), составляет 1024 пиксела. </w:t>
      </w:r>
    </w:p>
    <w:p w14:paraId="770725DE" w14:textId="5303C0F5" w:rsidR="000E62F1" w:rsidRDefault="003560F3" w:rsidP="007B2CF5">
      <w:pPr>
        <w:pStyle w:val="4"/>
      </w:pPr>
      <w:r>
        <w:t>А.3.1.6 Язык сайта</w:t>
      </w:r>
    </w:p>
    <w:p w14:paraId="68449BD9" w14:textId="77777777" w:rsidR="000E62F1" w:rsidRDefault="000E62F1" w:rsidP="000E62F1">
      <w:r>
        <w:t xml:space="preserve">Русский. </w:t>
      </w:r>
    </w:p>
    <w:p w14:paraId="2B1BCABF" w14:textId="77777777" w:rsidR="000E62F1" w:rsidRDefault="000E62F1" w:rsidP="002935FA">
      <w:pPr>
        <w:pStyle w:val="3"/>
      </w:pPr>
      <w:bookmarkStart w:id="574" w:name="_Toc188762004"/>
      <w:bookmarkStart w:id="575" w:name="_Toc188608404"/>
      <w:bookmarkStart w:id="576" w:name="_Toc186306385"/>
      <w:bookmarkStart w:id="577" w:name="_Toc184998534"/>
      <w:bookmarkStart w:id="578" w:name="_Toc184991098"/>
      <w:bookmarkStart w:id="579" w:name="_Toc166412952"/>
      <w:bookmarkStart w:id="580" w:name="_Toc166914895"/>
      <w:bookmarkStart w:id="581" w:name="_Toc167623535"/>
      <w:r>
        <w:t>А.3.2 Требования к функциям (возможностям), выполняемых сайтом</w:t>
      </w:r>
      <w:bookmarkEnd w:id="574"/>
      <w:bookmarkEnd w:id="575"/>
      <w:bookmarkEnd w:id="576"/>
      <w:bookmarkEnd w:id="577"/>
      <w:bookmarkEnd w:id="578"/>
      <w:bookmarkEnd w:id="579"/>
      <w:bookmarkEnd w:id="580"/>
      <w:bookmarkEnd w:id="581"/>
    </w:p>
    <w:p w14:paraId="643DBEFA" w14:textId="77777777" w:rsidR="000E62F1" w:rsidRDefault="000E62F1" w:rsidP="007B2CF5">
      <w:pPr>
        <w:pStyle w:val="4"/>
      </w:pPr>
      <w:r>
        <w:t>А.3.2.1 Основные требования</w:t>
      </w:r>
    </w:p>
    <w:p w14:paraId="01D38EA3" w14:textId="77777777" w:rsidR="000E62F1" w:rsidRDefault="000E62F1" w:rsidP="000E62F1">
      <w:pPr>
        <w:rPr>
          <w:rFonts w:eastAsiaTheme="minorEastAsia"/>
        </w:rPr>
      </w:pPr>
      <w:r>
        <w:rPr>
          <w:rFonts w:eastAsiaTheme="minorEastAsia"/>
        </w:rPr>
        <w:t>Система должна представлять собой веб-сайт, размещенный в сети Интернет.</w:t>
      </w:r>
    </w:p>
    <w:p w14:paraId="225A759F" w14:textId="77777777" w:rsidR="00A274DD" w:rsidRDefault="00A274DD" w:rsidP="00A274DD">
      <w:pPr>
        <w:pStyle w:val="2"/>
        <w:rPr>
          <w:lang w:eastAsia="en-US"/>
        </w:rPr>
      </w:pPr>
      <w:bookmarkStart w:id="582" w:name="_Toc166412953"/>
      <w:bookmarkStart w:id="583" w:name="_Toc166914896"/>
      <w:bookmarkStart w:id="584" w:name="_Toc167623536"/>
      <w:r>
        <w:rPr>
          <w:lang w:eastAsia="en-US"/>
        </w:rPr>
        <w:t>A.4 Требования к программе или программному изделию</w:t>
      </w:r>
      <w:bookmarkEnd w:id="582"/>
      <w:bookmarkEnd w:id="583"/>
      <w:bookmarkEnd w:id="584"/>
    </w:p>
    <w:p w14:paraId="035F11FB" w14:textId="77777777" w:rsidR="00A274DD" w:rsidRDefault="00A274DD" w:rsidP="00A274DD">
      <w:pPr>
        <w:pStyle w:val="3"/>
        <w:rPr>
          <w:lang w:eastAsia="en-US"/>
        </w:rPr>
      </w:pPr>
      <w:bookmarkStart w:id="585" w:name="_Toc166412954"/>
      <w:bookmarkStart w:id="586" w:name="_Toc166914897"/>
      <w:bookmarkStart w:id="587" w:name="_Toc167623537"/>
      <w:r>
        <w:rPr>
          <w:lang w:eastAsia="en-US"/>
        </w:rPr>
        <w:t>А.4.1 Требования к функциональным характеристикам</w:t>
      </w:r>
      <w:bookmarkEnd w:id="585"/>
      <w:bookmarkEnd w:id="586"/>
      <w:bookmarkEnd w:id="587"/>
    </w:p>
    <w:p w14:paraId="71418D04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Программное средство должно осуществлять следующие функции:</w:t>
      </w:r>
    </w:p>
    <w:p w14:paraId="7ACBD38D" w14:textId="7946C280" w:rsidR="00A274DD" w:rsidRDefault="00FE5CAE" w:rsidP="00A274DD">
      <w:pPr>
        <w:pStyle w:val="a"/>
      </w:pPr>
      <w:r>
        <w:t>предоставлять возможность регистрации и аутентификации</w:t>
      </w:r>
      <w:r w:rsidR="00A274DD">
        <w:t>;</w:t>
      </w:r>
    </w:p>
    <w:p w14:paraId="590AD16A" w14:textId="3D947256" w:rsidR="00A274DD" w:rsidRDefault="00C306F2" w:rsidP="00A274DD">
      <w:pPr>
        <w:pStyle w:val="a"/>
      </w:pPr>
      <w:r>
        <w:t xml:space="preserve">отображать </w:t>
      </w:r>
      <w:r w:rsidR="001900AA">
        <w:t>список задач, доступных для решения</w:t>
      </w:r>
      <w:r w:rsidR="00A274DD">
        <w:t>;</w:t>
      </w:r>
    </w:p>
    <w:p w14:paraId="1F35CB0C" w14:textId="77777777" w:rsidR="00C306F2" w:rsidRDefault="00C306F2" w:rsidP="00C306F2">
      <w:pPr>
        <w:pStyle w:val="a"/>
      </w:pPr>
      <w:r>
        <w:t>предоставлять форму для отправки решений задач;</w:t>
      </w:r>
    </w:p>
    <w:p w14:paraId="01FE98BA" w14:textId="3CE1BC9D" w:rsidR="00C306F2" w:rsidRDefault="00C306F2" w:rsidP="00A274DD">
      <w:pPr>
        <w:pStyle w:val="a"/>
      </w:pPr>
      <w:r>
        <w:t>предоставлять пользователю возможность проверки решения;</w:t>
      </w:r>
    </w:p>
    <w:p w14:paraId="3B0DB0FF" w14:textId="1599987D" w:rsidR="00C306F2" w:rsidRDefault="00C306F2" w:rsidP="00A274DD">
      <w:pPr>
        <w:pStyle w:val="a"/>
      </w:pPr>
      <w:r>
        <w:t>сохранять данные о пользователях, задачах и их решениях в базе данных;</w:t>
      </w:r>
    </w:p>
    <w:p w14:paraId="3160180F" w14:textId="775329D5" w:rsidR="00C306F2" w:rsidRDefault="00C306F2" w:rsidP="00A274DD">
      <w:pPr>
        <w:pStyle w:val="a"/>
      </w:pPr>
      <w:r>
        <w:lastRenderedPageBreak/>
        <w:t>предоставлять возможность добавления, изменения, удаления задач;</w:t>
      </w:r>
    </w:p>
    <w:p w14:paraId="407BB8A5" w14:textId="5DCD8B26" w:rsidR="00C306F2" w:rsidRDefault="00C306F2" w:rsidP="00A274DD">
      <w:pPr>
        <w:pStyle w:val="a"/>
      </w:pPr>
      <w:r>
        <w:t>отображать пользователю результаты проверки решения задач.</w:t>
      </w:r>
    </w:p>
    <w:p w14:paraId="6DF00EE0" w14:textId="77777777" w:rsidR="00A274DD" w:rsidRDefault="00A274DD" w:rsidP="00A274DD">
      <w:pPr>
        <w:pStyle w:val="3"/>
        <w:rPr>
          <w:lang w:eastAsia="en-US"/>
        </w:rPr>
      </w:pPr>
      <w:bookmarkStart w:id="588" w:name="_Toc166412955"/>
      <w:bookmarkStart w:id="589" w:name="_Toc166914898"/>
      <w:bookmarkStart w:id="590" w:name="_Toc167623538"/>
      <w:r>
        <w:rPr>
          <w:lang w:eastAsia="en-US"/>
        </w:rPr>
        <w:t>А.4.2 Требования к надежности</w:t>
      </w:r>
      <w:bookmarkEnd w:id="588"/>
      <w:bookmarkEnd w:id="589"/>
      <w:bookmarkEnd w:id="590"/>
      <w:r>
        <w:rPr>
          <w:lang w:eastAsia="en-US"/>
        </w:rPr>
        <w:t xml:space="preserve"> </w:t>
      </w:r>
    </w:p>
    <w:p w14:paraId="2D7786FC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Надежное функционирование программы должно быть обеспечено выполнением совокупности нижеописанных мероприятий:</w:t>
      </w:r>
    </w:p>
    <w:p w14:paraId="694575A3" w14:textId="343E79A3" w:rsidR="00A274DD" w:rsidRDefault="00A274DD" w:rsidP="00A274DD">
      <w:pPr>
        <w:pStyle w:val="a"/>
      </w:pPr>
      <w:r>
        <w:t>выполнение требований ГОСТ 51188-98;</w:t>
      </w:r>
    </w:p>
    <w:p w14:paraId="28BED94A" w14:textId="6AA2A0F9" w:rsidR="00A274DD" w:rsidRDefault="00A274DD" w:rsidP="00A274DD">
      <w:pPr>
        <w:pStyle w:val="a"/>
      </w:pPr>
      <w:r>
        <w:t>защита информации;</w:t>
      </w:r>
    </w:p>
    <w:p w14:paraId="3CA2B503" w14:textId="1B1797DC" w:rsidR="00A274DD" w:rsidRDefault="00A274DD" w:rsidP="00A274DD">
      <w:pPr>
        <w:pStyle w:val="a"/>
      </w:pPr>
      <w:r>
        <w:t>организацией бесперебойного питания технических средств;</w:t>
      </w:r>
    </w:p>
    <w:p w14:paraId="490718B8" w14:textId="1A6F103B" w:rsidR="00A274DD" w:rsidRDefault="00A274DD" w:rsidP="00A274DD">
      <w:pPr>
        <w:pStyle w:val="a"/>
      </w:pPr>
      <w:r>
        <w:t>использованием лицензионного программного обеспечения.</w:t>
      </w:r>
    </w:p>
    <w:p w14:paraId="304C2283" w14:textId="77777777" w:rsidR="00A274DD" w:rsidRDefault="00A274DD" w:rsidP="00A274DD">
      <w:pPr>
        <w:pStyle w:val="3"/>
        <w:rPr>
          <w:lang w:eastAsia="en-US"/>
        </w:rPr>
      </w:pPr>
      <w:bookmarkStart w:id="591" w:name="_Toc166412956"/>
      <w:bookmarkStart w:id="592" w:name="_Toc166914899"/>
      <w:bookmarkStart w:id="593" w:name="_Toc167623539"/>
      <w:r>
        <w:rPr>
          <w:lang w:eastAsia="en-US"/>
        </w:rPr>
        <w:t>А.4.3 Условия эксплуатации</w:t>
      </w:r>
      <w:bookmarkEnd w:id="591"/>
      <w:bookmarkEnd w:id="592"/>
      <w:bookmarkEnd w:id="593"/>
    </w:p>
    <w:p w14:paraId="73D4C2FE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Для функционирования программного продукта необходимо соблюдение всех требований и правил эксплуатации мобильной техники.</w:t>
      </w:r>
    </w:p>
    <w:p w14:paraId="44498E72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Высокая квалификация пользователя программного средства не требуется. Дополнительных требований и ограничений не вводится.</w:t>
      </w:r>
    </w:p>
    <w:p w14:paraId="54EA9523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Требования к персоналу, работающему с данным программным продуктом – общие знания вычислительной техники.</w:t>
      </w:r>
    </w:p>
    <w:p w14:paraId="466844DE" w14:textId="77777777" w:rsidR="00A274DD" w:rsidRDefault="00A274DD" w:rsidP="00A274DD">
      <w:pPr>
        <w:pStyle w:val="3"/>
        <w:rPr>
          <w:lang w:eastAsia="en-US"/>
        </w:rPr>
      </w:pPr>
      <w:bookmarkStart w:id="594" w:name="_Toc166412957"/>
      <w:bookmarkStart w:id="595" w:name="_Toc166914900"/>
      <w:bookmarkStart w:id="596" w:name="_Toc167623540"/>
      <w:r>
        <w:rPr>
          <w:lang w:eastAsia="en-US"/>
        </w:rPr>
        <w:t>А.4.4 Требования к составу и параметрам технических средств</w:t>
      </w:r>
      <w:bookmarkEnd w:id="594"/>
      <w:bookmarkEnd w:id="595"/>
      <w:bookmarkEnd w:id="596"/>
    </w:p>
    <w:p w14:paraId="2926DABB" w14:textId="2269F76A" w:rsidR="00A274DD" w:rsidRDefault="00A274DD" w:rsidP="00A274DD">
      <w:pPr>
        <w:rPr>
          <w:lang w:eastAsia="en-US"/>
        </w:rPr>
      </w:pPr>
      <w:r>
        <w:rPr>
          <w:lang w:eastAsia="en-US"/>
        </w:rPr>
        <w:t>Состав технических средств на стороне клиента:</w:t>
      </w:r>
      <w:r w:rsidR="008C53CA">
        <w:rPr>
          <w:lang w:eastAsia="en-US"/>
        </w:rPr>
        <w:t xml:space="preserve"> </w:t>
      </w:r>
      <w:commentRangeStart w:id="597"/>
      <w:r w:rsidR="008C53CA">
        <w:rPr>
          <w:lang w:eastAsia="en-US"/>
        </w:rPr>
        <w:t>персональный</w:t>
      </w:r>
      <w:commentRangeEnd w:id="597"/>
      <w:r w:rsidR="00096305">
        <w:rPr>
          <w:rStyle w:val="aff9"/>
        </w:rPr>
        <w:commentReference w:id="597"/>
      </w:r>
      <w:r w:rsidR="008C53CA">
        <w:rPr>
          <w:lang w:eastAsia="en-US"/>
        </w:rPr>
        <w:t xml:space="preserve"> компьютер с возможностью выхода в </w:t>
      </w:r>
      <w:commentRangeStart w:id="598"/>
      <w:r w:rsidR="008C53CA">
        <w:rPr>
          <w:lang w:eastAsia="en-US"/>
        </w:rPr>
        <w:t>интернет</w:t>
      </w:r>
      <w:commentRangeEnd w:id="598"/>
      <w:r w:rsidR="004C1CEC">
        <w:rPr>
          <w:rStyle w:val="aff9"/>
        </w:rPr>
        <w:commentReference w:id="598"/>
      </w:r>
      <w:r>
        <w:rPr>
          <w:lang w:eastAsia="en-US"/>
        </w:rPr>
        <w:t>.</w:t>
      </w:r>
    </w:p>
    <w:p w14:paraId="52A208DB" w14:textId="77777777" w:rsidR="00A274DD" w:rsidRDefault="00A274DD" w:rsidP="00A274DD">
      <w:pPr>
        <w:pStyle w:val="3"/>
        <w:rPr>
          <w:lang w:eastAsia="en-US"/>
        </w:rPr>
      </w:pPr>
      <w:bookmarkStart w:id="599" w:name="_Toc166412958"/>
      <w:bookmarkStart w:id="600" w:name="_Toc166914901"/>
      <w:bookmarkStart w:id="601" w:name="_Toc167623541"/>
      <w:r>
        <w:rPr>
          <w:lang w:eastAsia="en-US"/>
        </w:rPr>
        <w:t>А.4.5 Требования к информационной и программной совместимости</w:t>
      </w:r>
      <w:bookmarkEnd w:id="599"/>
      <w:bookmarkEnd w:id="600"/>
      <w:bookmarkEnd w:id="601"/>
    </w:p>
    <w:p w14:paraId="2D3A99FE" w14:textId="36240C8E" w:rsidR="00A274DD" w:rsidRDefault="00A274DD" w:rsidP="00A274DD">
      <w:pPr>
        <w:rPr>
          <w:lang w:eastAsia="en-US"/>
        </w:rPr>
      </w:pPr>
      <w:r>
        <w:rPr>
          <w:lang w:eastAsia="en-US"/>
        </w:rPr>
        <w:t>Для функционирования программного средства на стороне клиента необходимо следующее программное обеспечение:</w:t>
      </w:r>
      <w:r w:rsidR="00DF21C4">
        <w:rPr>
          <w:lang w:eastAsia="en-US"/>
        </w:rPr>
        <w:t xml:space="preserve"> интернет-</w:t>
      </w:r>
      <w:commentRangeStart w:id="602"/>
      <w:r w:rsidR="00DF21C4">
        <w:rPr>
          <w:lang w:eastAsia="en-US"/>
        </w:rPr>
        <w:t>браузер</w:t>
      </w:r>
      <w:commentRangeEnd w:id="602"/>
      <w:r w:rsidR="006D4077">
        <w:rPr>
          <w:rStyle w:val="aff9"/>
        </w:rPr>
        <w:commentReference w:id="602"/>
      </w:r>
      <w:r>
        <w:rPr>
          <w:lang w:eastAsia="en-US"/>
        </w:rPr>
        <w:t>.</w:t>
      </w:r>
    </w:p>
    <w:p w14:paraId="3C327659" w14:textId="77777777" w:rsidR="00A274DD" w:rsidRDefault="00A274DD" w:rsidP="00A274DD">
      <w:pPr>
        <w:pStyle w:val="4"/>
        <w:rPr>
          <w:lang w:eastAsia="en-US"/>
        </w:rPr>
      </w:pPr>
      <w:r>
        <w:rPr>
          <w:lang w:eastAsia="en-US"/>
        </w:rPr>
        <w:lastRenderedPageBreak/>
        <w:t>А.4.5.1 Язык программирования</w:t>
      </w:r>
    </w:p>
    <w:p w14:paraId="76F2FC56" w14:textId="65E41A03" w:rsidR="00A274DD" w:rsidRDefault="00A274DD" w:rsidP="00A274DD">
      <w:pPr>
        <w:rPr>
          <w:lang w:eastAsia="en-US"/>
        </w:rPr>
      </w:pPr>
      <w:r>
        <w:rPr>
          <w:lang w:eastAsia="en-US"/>
        </w:rPr>
        <w:t>Для разработки программного средства долж</w:t>
      </w:r>
      <w:r w:rsidR="001C10D9">
        <w:rPr>
          <w:lang w:eastAsia="en-US"/>
        </w:rPr>
        <w:t>ны</w:t>
      </w:r>
      <w:r>
        <w:rPr>
          <w:lang w:eastAsia="en-US"/>
        </w:rPr>
        <w:t xml:space="preserve"> быть использован</w:t>
      </w:r>
      <w:r w:rsidR="001C10D9">
        <w:rPr>
          <w:lang w:eastAsia="en-US"/>
        </w:rPr>
        <w:t>ы</w:t>
      </w:r>
      <w:r>
        <w:rPr>
          <w:lang w:eastAsia="en-US"/>
        </w:rPr>
        <w:t xml:space="preserve"> язык</w:t>
      </w:r>
      <w:r w:rsidR="001C10D9">
        <w:rPr>
          <w:lang w:eastAsia="en-US"/>
        </w:rPr>
        <w:t>и</w:t>
      </w:r>
      <w:r>
        <w:rPr>
          <w:lang w:eastAsia="en-US"/>
        </w:rPr>
        <w:t xml:space="preserve"> программирования</w:t>
      </w:r>
      <w:r w:rsidR="001C10D9">
        <w:rPr>
          <w:lang w:eastAsia="en-US"/>
        </w:rPr>
        <w:t xml:space="preserve"> </w:t>
      </w:r>
      <w:r w:rsidR="001C10D9">
        <w:rPr>
          <w:lang w:val="en-US" w:eastAsia="en-US"/>
        </w:rPr>
        <w:t>Java</w:t>
      </w:r>
      <w:r w:rsidR="001C10D9" w:rsidRPr="001C10D9">
        <w:rPr>
          <w:lang w:eastAsia="en-US"/>
        </w:rPr>
        <w:t xml:space="preserve"> </w:t>
      </w:r>
      <w:r w:rsidR="001C10D9">
        <w:rPr>
          <w:lang w:eastAsia="en-US"/>
        </w:rPr>
        <w:t>и</w:t>
      </w:r>
      <w:r w:rsidR="001C10D9" w:rsidRPr="001C10D9">
        <w:rPr>
          <w:lang w:eastAsia="en-US"/>
        </w:rPr>
        <w:t xml:space="preserve"> </w:t>
      </w:r>
      <w:r w:rsidR="001C10D9">
        <w:rPr>
          <w:lang w:val="en-US" w:eastAsia="en-US"/>
        </w:rPr>
        <w:t>TypeScript</w:t>
      </w:r>
      <w:r>
        <w:rPr>
          <w:lang w:eastAsia="en-US"/>
        </w:rPr>
        <w:t xml:space="preserve">. </w:t>
      </w:r>
    </w:p>
    <w:p w14:paraId="62C75E6F" w14:textId="77777777" w:rsidR="00A274DD" w:rsidRDefault="00A274DD" w:rsidP="00A274DD">
      <w:pPr>
        <w:pStyle w:val="4"/>
        <w:rPr>
          <w:lang w:eastAsia="en-US"/>
        </w:rPr>
      </w:pPr>
      <w:r>
        <w:rPr>
          <w:lang w:eastAsia="en-US"/>
        </w:rPr>
        <w:t>А.4.5.2 Операционная система</w:t>
      </w:r>
    </w:p>
    <w:p w14:paraId="157EB772" w14:textId="6935ACE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Программное средство должно работать под управлением ОС </w:t>
      </w:r>
      <w:r w:rsidR="00752F3F">
        <w:rPr>
          <w:lang w:val="en-US" w:eastAsia="en-US"/>
        </w:rPr>
        <w:t>Linux</w:t>
      </w:r>
      <w:r>
        <w:rPr>
          <w:lang w:eastAsia="en-US"/>
        </w:rPr>
        <w:t>.</w:t>
      </w:r>
    </w:p>
    <w:p w14:paraId="799E3001" w14:textId="77777777" w:rsidR="00A274DD" w:rsidRDefault="00A274DD" w:rsidP="00A274DD">
      <w:pPr>
        <w:pStyle w:val="3"/>
        <w:rPr>
          <w:lang w:eastAsia="en-US"/>
        </w:rPr>
      </w:pPr>
      <w:bookmarkStart w:id="603" w:name="_Toc166412959"/>
      <w:bookmarkStart w:id="604" w:name="_Toc166914902"/>
      <w:bookmarkStart w:id="605" w:name="_Toc167623542"/>
      <w:r>
        <w:rPr>
          <w:lang w:eastAsia="en-US"/>
        </w:rPr>
        <w:t>А.4.6 Требования к упаковке и маркировке</w:t>
      </w:r>
      <w:bookmarkEnd w:id="603"/>
      <w:bookmarkEnd w:id="604"/>
      <w:bookmarkEnd w:id="605"/>
    </w:p>
    <w:p w14:paraId="44A485C8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Требования к упаковке и маркировке программного средства не предъявляется.</w:t>
      </w:r>
    </w:p>
    <w:p w14:paraId="76AD2763" w14:textId="77777777" w:rsidR="00A274DD" w:rsidRDefault="00A274DD" w:rsidP="00A274DD">
      <w:pPr>
        <w:pStyle w:val="3"/>
        <w:rPr>
          <w:lang w:eastAsia="en-US"/>
        </w:rPr>
      </w:pPr>
      <w:bookmarkStart w:id="606" w:name="_Toc166412960"/>
      <w:bookmarkStart w:id="607" w:name="_Toc166914903"/>
      <w:bookmarkStart w:id="608" w:name="_Toc167623543"/>
      <w:r>
        <w:rPr>
          <w:lang w:eastAsia="en-US"/>
        </w:rPr>
        <w:t>А.4.7 Требования к транспортировке и хранению</w:t>
      </w:r>
      <w:bookmarkEnd w:id="606"/>
      <w:bookmarkEnd w:id="607"/>
      <w:bookmarkEnd w:id="608"/>
    </w:p>
    <w:p w14:paraId="6BCD0A15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Условия транспортирования, места хранения, условия складирования и сроки хранения в различных условиях должны соответствовать требованиям, предъявляемым к носителям информации, на которых будет содержаться данное программное изделие. </w:t>
      </w:r>
    </w:p>
    <w:p w14:paraId="3408B10E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Допустимы все способы транспортирования и хранения, не нарушающие целостность используемого носителя данных. Программное средство может храниться на любом носителе информации, имеющее возможность подключения к персональному компьютеру.</w:t>
      </w:r>
    </w:p>
    <w:p w14:paraId="4C7D2F71" w14:textId="77777777" w:rsidR="00A274DD" w:rsidRDefault="00A274DD" w:rsidP="00A274DD">
      <w:pPr>
        <w:pStyle w:val="3"/>
        <w:rPr>
          <w:lang w:eastAsia="en-US"/>
        </w:rPr>
      </w:pPr>
      <w:bookmarkStart w:id="609" w:name="_Toc166412961"/>
      <w:bookmarkStart w:id="610" w:name="_Toc166914904"/>
      <w:bookmarkStart w:id="611" w:name="_Toc167623544"/>
      <w:r>
        <w:rPr>
          <w:lang w:eastAsia="en-US"/>
        </w:rPr>
        <w:t>А.4.8 Специальные требования</w:t>
      </w:r>
      <w:bookmarkEnd w:id="609"/>
      <w:bookmarkEnd w:id="610"/>
      <w:bookmarkEnd w:id="611"/>
    </w:p>
    <w:p w14:paraId="0EB196D7" w14:textId="67054F30" w:rsidR="00772D9F" w:rsidRDefault="00A274DD" w:rsidP="00A274DD">
      <w:pPr>
        <w:rPr>
          <w:lang w:eastAsia="en-US"/>
        </w:rPr>
      </w:pPr>
      <w:r>
        <w:rPr>
          <w:lang w:eastAsia="en-US"/>
        </w:rPr>
        <w:t>Для корректной работы программного средства необходимо разрешение на работу с памятью устройства, чтобы обеспечить корректное открытие и сохранение файлов</w:t>
      </w:r>
      <w:r w:rsidR="00A95060">
        <w:rPr>
          <w:lang w:eastAsia="en-US"/>
        </w:rPr>
        <w:t>.</w:t>
      </w:r>
      <w:r w:rsidR="00E736B8">
        <w:rPr>
          <w:lang w:eastAsia="en-US"/>
        </w:rPr>
        <w:t xml:space="preserve"> </w:t>
      </w:r>
    </w:p>
    <w:p w14:paraId="16B21F1A" w14:textId="77777777" w:rsidR="00D47339" w:rsidRDefault="00D47339" w:rsidP="00D47339">
      <w:pPr>
        <w:pStyle w:val="2"/>
        <w:rPr>
          <w:lang w:eastAsia="en-US"/>
        </w:rPr>
      </w:pPr>
      <w:bookmarkStart w:id="612" w:name="_Toc166412962"/>
      <w:bookmarkStart w:id="613" w:name="_Toc166914905"/>
      <w:bookmarkStart w:id="614" w:name="_Toc167623545"/>
      <w:r>
        <w:rPr>
          <w:lang w:eastAsia="en-US"/>
        </w:rPr>
        <w:lastRenderedPageBreak/>
        <w:t>А.5 Требования к программной документации</w:t>
      </w:r>
      <w:bookmarkEnd w:id="612"/>
      <w:bookmarkEnd w:id="613"/>
      <w:bookmarkEnd w:id="614"/>
      <w:r>
        <w:rPr>
          <w:lang w:eastAsia="en-US"/>
        </w:rPr>
        <w:t xml:space="preserve"> </w:t>
      </w:r>
    </w:p>
    <w:p w14:paraId="4A5FF41F" w14:textId="77777777" w:rsidR="00D47339" w:rsidRDefault="00D47339" w:rsidP="00D47339">
      <w:pPr>
        <w:rPr>
          <w:lang w:eastAsia="en-US"/>
        </w:rPr>
      </w:pPr>
      <w:r>
        <w:rPr>
          <w:lang w:eastAsia="en-US"/>
        </w:rPr>
        <w:t>Программная документация должна состоять из следующих листов:</w:t>
      </w:r>
    </w:p>
    <w:p w14:paraId="5E2534A2" w14:textId="5C25249E" w:rsidR="00D47339" w:rsidRDefault="00D47339" w:rsidP="00D47339">
      <w:pPr>
        <w:pStyle w:val="a"/>
      </w:pPr>
      <w:r>
        <w:t>титульный лист;</w:t>
      </w:r>
    </w:p>
    <w:p w14:paraId="54610FDB" w14:textId="07E81962" w:rsidR="00D47339" w:rsidRDefault="00D47339" w:rsidP="00D47339">
      <w:pPr>
        <w:pStyle w:val="a"/>
      </w:pPr>
      <w:r>
        <w:t>пояснительная записка к производственной практике;</w:t>
      </w:r>
    </w:p>
    <w:p w14:paraId="2AAA18B4" w14:textId="3ACA2FEC" w:rsidR="00D47339" w:rsidRDefault="00D47339" w:rsidP="00D47339">
      <w:pPr>
        <w:pStyle w:val="a"/>
      </w:pPr>
      <w:r>
        <w:t>техническое задание по ГОСТ 19.201-78 ЕСПД;</w:t>
      </w:r>
    </w:p>
    <w:p w14:paraId="685D1F9D" w14:textId="210C490B" w:rsidR="00D47339" w:rsidRDefault="00D47339" w:rsidP="00D47339">
      <w:pPr>
        <w:pStyle w:val="a"/>
      </w:pPr>
      <w:r>
        <w:t>исходный код программного средства по ГОСТ 19.401-79 ЕСПД.</w:t>
      </w:r>
    </w:p>
    <w:p w14:paraId="3681D521" w14:textId="501AE2A4" w:rsidR="00061016" w:rsidRDefault="00061016" w:rsidP="00061016">
      <w:pPr>
        <w:pStyle w:val="2"/>
        <w:rPr>
          <w:lang w:eastAsia="en-US"/>
        </w:rPr>
      </w:pPr>
      <w:bookmarkStart w:id="615" w:name="_Toc166412963"/>
      <w:bookmarkStart w:id="616" w:name="_Toc166914906"/>
      <w:bookmarkStart w:id="617" w:name="_Toc167623546"/>
      <w:r>
        <w:rPr>
          <w:lang w:eastAsia="en-US"/>
        </w:rPr>
        <w:t>А.6 Стадии и этапы разработки</w:t>
      </w:r>
      <w:bookmarkEnd w:id="615"/>
      <w:bookmarkEnd w:id="616"/>
      <w:bookmarkEnd w:id="617"/>
    </w:p>
    <w:p w14:paraId="2DDA2E2D" w14:textId="53722A12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постановка задачи (с 20.04.20 по 22.04.20);</w:t>
      </w:r>
    </w:p>
    <w:p w14:paraId="262A505D" w14:textId="65057030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изучение предметной области (с 23.04.20 по 26.04.20);</w:t>
      </w:r>
    </w:p>
    <w:p w14:paraId="4059B55C" w14:textId="549F4ECB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разработка алгоритмов решения задачи (с 27.04.20 по 02.05.20);</w:t>
      </w:r>
    </w:p>
    <w:p w14:paraId="4C8F5F64" w14:textId="281C6023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разработка программы (с 04.05.20 по 09.05.20);</w:t>
      </w:r>
    </w:p>
    <w:p w14:paraId="334B586B" w14:textId="2EC5CFC8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тестирование программы (с 11.05.20 по 14.05.20).</w:t>
      </w:r>
    </w:p>
    <w:p w14:paraId="6C8BD995" w14:textId="6026D912" w:rsidR="00061016" w:rsidRDefault="00061016" w:rsidP="00061016">
      <w:pPr>
        <w:pStyle w:val="2"/>
        <w:rPr>
          <w:lang w:eastAsia="en-US"/>
        </w:rPr>
      </w:pPr>
      <w:bookmarkStart w:id="618" w:name="_Toc166412964"/>
      <w:bookmarkStart w:id="619" w:name="_Toc166914907"/>
      <w:bookmarkStart w:id="620" w:name="_Toc167623547"/>
      <w:r>
        <w:rPr>
          <w:lang w:eastAsia="en-US"/>
        </w:rPr>
        <w:t>А.7 Порядок контроля и приемки</w:t>
      </w:r>
      <w:bookmarkEnd w:id="618"/>
      <w:bookmarkEnd w:id="619"/>
      <w:bookmarkEnd w:id="620"/>
      <w:r>
        <w:rPr>
          <w:lang w:eastAsia="en-US"/>
        </w:rPr>
        <w:t xml:space="preserve"> </w:t>
      </w:r>
    </w:p>
    <w:p w14:paraId="4C272BBA" w14:textId="77777777" w:rsidR="00061016" w:rsidRDefault="00061016" w:rsidP="00061016">
      <w:pPr>
        <w:rPr>
          <w:lang w:eastAsia="en-US"/>
        </w:rPr>
      </w:pPr>
      <w:r>
        <w:rPr>
          <w:lang w:eastAsia="en-US"/>
        </w:rPr>
        <w:t>Порядок и контроль приёмки определяются заведующим кафедрой «</w:t>
      </w:r>
      <w:proofErr w:type="spellStart"/>
      <w:r>
        <w:rPr>
          <w:lang w:eastAsia="en-US"/>
        </w:rPr>
        <w:t>ПОВТиАС</w:t>
      </w:r>
      <w:proofErr w:type="spellEnd"/>
      <w:r>
        <w:rPr>
          <w:lang w:eastAsia="en-US"/>
        </w:rPr>
        <w:t>» и основаны на демонстрации знаний технологии и умении создавать программные средства для различных предметных областей.</w:t>
      </w:r>
    </w:p>
    <w:p w14:paraId="4DF47711" w14:textId="15C56F7D" w:rsidR="00772D9F" w:rsidRDefault="00061016" w:rsidP="00061016">
      <w:pPr>
        <w:rPr>
          <w:lang w:eastAsia="en-US"/>
        </w:rPr>
      </w:pPr>
      <w:r>
        <w:rPr>
          <w:lang w:eastAsia="en-US"/>
        </w:rPr>
        <w:t>Главным требованием к приемке является наличие правильно работающего программного средства с тестовым примером и отчета, представленного в печатном виде.</w:t>
      </w:r>
    </w:p>
    <w:p w14:paraId="038DB3FB" w14:textId="77777777" w:rsidR="00061016" w:rsidRDefault="00061016" w:rsidP="00772D9F">
      <w:pPr>
        <w:ind w:firstLine="0"/>
        <w:contextualSpacing/>
        <w:rPr>
          <w:lang w:eastAsia="en-US"/>
        </w:rPr>
      </w:pPr>
    </w:p>
    <w:p w14:paraId="47AE177D" w14:textId="77777777" w:rsidR="0029501E" w:rsidRDefault="0029501E" w:rsidP="00772D9F">
      <w:pPr>
        <w:ind w:firstLine="0"/>
        <w:contextualSpacing/>
        <w:rPr>
          <w:lang w:eastAsia="en-US"/>
        </w:rPr>
      </w:pPr>
    </w:p>
    <w:p w14:paraId="3FBD0AAF" w14:textId="4CC74126" w:rsidR="00772D9F" w:rsidRPr="00716070" w:rsidRDefault="00772D9F" w:rsidP="00772D9F">
      <w:pPr>
        <w:ind w:firstLine="0"/>
        <w:contextualSpacing/>
        <w:rPr>
          <w:lang w:eastAsia="en-US"/>
        </w:rPr>
      </w:pPr>
      <w:r w:rsidRPr="00716070">
        <w:rPr>
          <w:lang w:eastAsia="en-US"/>
        </w:rPr>
        <w:t>Разр</w:t>
      </w:r>
      <w:r>
        <w:rPr>
          <w:lang w:eastAsia="en-US"/>
        </w:rPr>
        <w:t>аботчик технического задания</w:t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 w:rsidRPr="00716070">
        <w:rPr>
          <w:lang w:eastAsia="en-US"/>
        </w:rPr>
        <w:t>/</w:t>
      </w:r>
      <w:proofErr w:type="spellStart"/>
      <w:r w:rsidR="0064300A">
        <w:rPr>
          <w:lang w:eastAsia="en-US"/>
        </w:rPr>
        <w:t>Голосуев</w:t>
      </w:r>
      <w:proofErr w:type="spellEnd"/>
      <w:r w:rsidRPr="0064300A">
        <w:rPr>
          <w:color w:val="000000" w:themeColor="text1"/>
          <w:lang w:eastAsia="en-US"/>
        </w:rPr>
        <w:t xml:space="preserve"> </w:t>
      </w:r>
      <w:r w:rsidR="0064300A" w:rsidRPr="0064300A">
        <w:rPr>
          <w:color w:val="000000" w:themeColor="text1"/>
          <w:lang w:eastAsia="en-US"/>
        </w:rPr>
        <w:t>Д</w:t>
      </w:r>
      <w:r w:rsidRPr="0064300A">
        <w:rPr>
          <w:color w:val="000000" w:themeColor="text1"/>
          <w:lang w:eastAsia="en-US"/>
        </w:rPr>
        <w:t>.</w:t>
      </w:r>
      <w:r w:rsidR="0064300A" w:rsidRPr="0064300A">
        <w:rPr>
          <w:color w:val="000000" w:themeColor="text1"/>
          <w:lang w:eastAsia="en-US"/>
        </w:rPr>
        <w:t>В</w:t>
      </w:r>
      <w:r w:rsidRPr="0064300A">
        <w:rPr>
          <w:color w:val="000000" w:themeColor="text1"/>
          <w:lang w:eastAsia="en-US"/>
        </w:rPr>
        <w:t>.</w:t>
      </w:r>
      <w:r w:rsidRPr="00716070">
        <w:rPr>
          <w:lang w:eastAsia="en-US"/>
        </w:rPr>
        <w:t>/</w:t>
      </w:r>
    </w:p>
    <w:p w14:paraId="524FBF14" w14:textId="05CE9575" w:rsidR="00772D9F" w:rsidRPr="00716070" w:rsidRDefault="00772D9F" w:rsidP="00772D9F">
      <w:pPr>
        <w:autoSpaceDE w:val="0"/>
        <w:autoSpaceDN w:val="0"/>
        <w:adjustRightInd w:val="0"/>
        <w:spacing w:line="240" w:lineRule="auto"/>
      </w:pPr>
      <w:r w:rsidRPr="00716070">
        <w:t>«</w:t>
      </w:r>
      <w:r w:rsidRPr="0087611E">
        <w:rPr>
          <w:u w:val="single"/>
        </w:rPr>
        <w:t>___</w:t>
      </w:r>
      <w:r w:rsidRPr="00716070">
        <w:t xml:space="preserve">» </w:t>
      </w:r>
      <w:r w:rsidRPr="0087611E">
        <w:rPr>
          <w:u w:val="single"/>
        </w:rPr>
        <w:t>_____________</w:t>
      </w:r>
      <w:r>
        <w:t>_202</w:t>
      </w:r>
      <w:r w:rsidR="005A0E80">
        <w:t>4</w:t>
      </w:r>
      <w:r w:rsidRPr="00716070">
        <w:t xml:space="preserve"> г.</w:t>
      </w:r>
      <w:r>
        <w:tab/>
      </w:r>
      <w:r>
        <w:tab/>
      </w:r>
      <w:r w:rsidRPr="0087611E">
        <w:rPr>
          <w:u w:val="single"/>
        </w:rPr>
        <w:t>_______________________</w:t>
      </w:r>
      <w:r w:rsidRPr="00716070">
        <w:t xml:space="preserve"> </w:t>
      </w:r>
    </w:p>
    <w:p w14:paraId="5862447F" w14:textId="2CBFBDDF" w:rsidR="00772D9F" w:rsidRDefault="00772D9F" w:rsidP="00772D9F">
      <w:pPr>
        <w:autoSpaceDE w:val="0"/>
        <w:autoSpaceDN w:val="0"/>
        <w:adjustRightInd w:val="0"/>
        <w:spacing w:line="240" w:lineRule="auto"/>
        <w:rPr>
          <w:sz w:val="1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347D9">
        <w:rPr>
          <w:sz w:val="14"/>
        </w:rPr>
        <w:t>подпись</w:t>
      </w:r>
    </w:p>
    <w:p w14:paraId="5D9F34E5" w14:textId="77777777" w:rsidR="00772D9F" w:rsidRDefault="00772D9F" w:rsidP="000E62F1">
      <w:pPr>
        <w:rPr>
          <w:rFonts w:eastAsiaTheme="minorEastAsia"/>
        </w:rPr>
      </w:pPr>
    </w:p>
    <w:p w14:paraId="277665D0" w14:textId="4E468768" w:rsidR="003B2983" w:rsidRPr="00E0014C" w:rsidRDefault="003B2983" w:rsidP="003B2983">
      <w:pPr>
        <w:pStyle w:val="aff2"/>
      </w:pPr>
      <w:bookmarkStart w:id="621" w:name="_Toc167623548"/>
      <w:r>
        <w:lastRenderedPageBreak/>
        <w:t>Приложение Б Диаграмма последовательности обработки запроса на проверку решения</w:t>
      </w:r>
      <w:bookmarkEnd w:id="621"/>
    </w:p>
    <w:p w14:paraId="042C9297" w14:textId="77777777" w:rsidR="003B2983" w:rsidRPr="00B85417" w:rsidRDefault="003B2983" w:rsidP="003B2983">
      <w:pPr>
        <w:pStyle w:val="afa"/>
      </w:pPr>
      <w:r w:rsidRPr="00E0014C">
        <w:drawing>
          <wp:inline distT="0" distB="0" distL="0" distR="0" wp14:anchorId="3D005CE8" wp14:editId="51F91702">
            <wp:extent cx="7482124" cy="4500471"/>
            <wp:effectExtent l="4762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92296" cy="45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AB72" w14:textId="6F28BE79" w:rsidR="00221986" w:rsidRPr="003314EE" w:rsidRDefault="00F57FA3" w:rsidP="000E62F1">
      <w:pPr>
        <w:pStyle w:val="aff2"/>
      </w:pPr>
      <w:bookmarkStart w:id="622" w:name="_Toc167623549"/>
      <w:r>
        <w:lastRenderedPageBreak/>
        <w:t xml:space="preserve">Приложение </w:t>
      </w:r>
      <w:r w:rsidR="003B2983">
        <w:t>В</w:t>
      </w:r>
      <w:r w:rsidR="0086347D">
        <w:t xml:space="preserve"> </w:t>
      </w:r>
      <w:r w:rsidR="00221986" w:rsidRPr="003314EE">
        <w:t>Листинг программы</w:t>
      </w:r>
      <w:bookmarkEnd w:id="622"/>
    </w:p>
    <w:p w14:paraId="557FC1B7" w14:textId="61A59567" w:rsidR="003314EE" w:rsidRPr="00EF37C2" w:rsidRDefault="00337E9A" w:rsidP="00D82C23">
      <w:pPr>
        <w:pStyle w:val="aff4"/>
      </w:pPr>
      <w:r>
        <w:t>Листинг Б.</w:t>
      </w:r>
      <w:r w:rsidR="003314EE" w:rsidRPr="00EF37C2">
        <w:t>1</w:t>
      </w:r>
      <w:r>
        <w:t xml:space="preserve"> –</w:t>
      </w:r>
      <w:r w:rsidR="003314EE" w:rsidRPr="00EF37C2">
        <w:t xml:space="preserve"> </w:t>
      </w:r>
      <w:r w:rsidR="003314EE">
        <w:t>Основная</w:t>
      </w:r>
      <w:r w:rsidR="003314EE" w:rsidRPr="00EF37C2">
        <w:t xml:space="preserve"> </w:t>
      </w:r>
      <w:r w:rsidR="003314EE">
        <w:t>активность</w:t>
      </w:r>
      <w:r w:rsidR="003314EE" w:rsidRPr="00EF37C2">
        <w:t xml:space="preserve"> </w:t>
      </w:r>
      <w:r w:rsidR="003314EE">
        <w:t>приложения</w:t>
      </w:r>
    </w:p>
    <w:p w14:paraId="7D2BB404" w14:textId="77777777" w:rsidR="00D7767D" w:rsidRPr="00C05AA2" w:rsidRDefault="00D7767D" w:rsidP="00D7767D">
      <w:pPr>
        <w:pStyle w:val="aff6"/>
      </w:pPr>
      <w:r w:rsidRPr="00D7767D">
        <w:t>package</w:t>
      </w:r>
      <w:r w:rsidRPr="00C05AA2">
        <w:t xml:space="preserve"> </w:t>
      </w:r>
      <w:proofErr w:type="spellStart"/>
      <w:r w:rsidRPr="00D7767D">
        <w:t>net</w:t>
      </w:r>
      <w:r w:rsidRPr="00C05AA2">
        <w:t>.</w:t>
      </w:r>
      <w:r w:rsidRPr="00D7767D">
        <w:t>danil</w:t>
      </w:r>
      <w:r w:rsidRPr="00C05AA2">
        <w:t>.</w:t>
      </w:r>
      <w:r w:rsidRPr="00D7767D">
        <w:t>web</w:t>
      </w:r>
      <w:proofErr w:type="spellEnd"/>
      <w:r w:rsidRPr="00C05AA2">
        <w:t>;</w:t>
      </w:r>
    </w:p>
    <w:p w14:paraId="10A5EA67" w14:textId="77777777" w:rsidR="00D7767D" w:rsidRPr="00C05AA2" w:rsidRDefault="00D7767D" w:rsidP="00D7767D">
      <w:pPr>
        <w:pStyle w:val="aff6"/>
      </w:pPr>
    </w:p>
    <w:p w14:paraId="481E2917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.boot.SpringApplication</w:t>
      </w:r>
      <w:proofErr w:type="spellEnd"/>
      <w:r w:rsidRPr="00D7767D">
        <w:t>;</w:t>
      </w:r>
    </w:p>
    <w:p w14:paraId="481B2F9F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.boot.autoconfigure.SpringBootApplication</w:t>
      </w:r>
      <w:proofErr w:type="spellEnd"/>
      <w:r w:rsidRPr="00D7767D">
        <w:t>;</w:t>
      </w:r>
    </w:p>
    <w:p w14:paraId="55FEBF8D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.kafka.annotation.EnableKafka</w:t>
      </w:r>
      <w:proofErr w:type="spellEnd"/>
      <w:r w:rsidRPr="00D7767D">
        <w:t>;</w:t>
      </w:r>
    </w:p>
    <w:p w14:paraId="2907676E" w14:textId="77777777" w:rsidR="00D7767D" w:rsidRPr="00D7767D" w:rsidRDefault="00D7767D" w:rsidP="00D7767D">
      <w:pPr>
        <w:pStyle w:val="aff6"/>
      </w:pPr>
    </w:p>
    <w:p w14:paraId="1C17AD52" w14:textId="77777777" w:rsidR="00D7767D" w:rsidRPr="00D7767D" w:rsidRDefault="00D7767D" w:rsidP="00D7767D">
      <w:pPr>
        <w:pStyle w:val="aff6"/>
      </w:pPr>
      <w:r w:rsidRPr="00D7767D">
        <w:t>@</w:t>
      </w:r>
      <w:proofErr w:type="gramStart"/>
      <w:r w:rsidRPr="00D7767D">
        <w:t>SpringBootApplication(</w:t>
      </w:r>
      <w:proofErr w:type="gramEnd"/>
      <w:r w:rsidRPr="00D7767D">
        <w:t>scanBasePackages = {"</w:t>
      </w:r>
      <w:proofErr w:type="spellStart"/>
      <w:r w:rsidRPr="00D7767D">
        <w:t>org.danil</w:t>
      </w:r>
      <w:proofErr w:type="spellEnd"/>
      <w:r w:rsidRPr="00D7767D">
        <w:t>", "</w:t>
      </w:r>
      <w:proofErr w:type="spellStart"/>
      <w:r w:rsidRPr="00D7767D">
        <w:t>net.danil</w:t>
      </w:r>
      <w:proofErr w:type="spellEnd"/>
      <w:r w:rsidRPr="00D7767D">
        <w:t>"})</w:t>
      </w:r>
    </w:p>
    <w:p w14:paraId="5360EBC5" w14:textId="77777777" w:rsidR="00D7767D" w:rsidRPr="00D7767D" w:rsidRDefault="00D7767D" w:rsidP="00D7767D">
      <w:pPr>
        <w:pStyle w:val="aff6"/>
      </w:pPr>
      <w:r w:rsidRPr="00D7767D">
        <w:t>@EnableKafka</w:t>
      </w:r>
    </w:p>
    <w:p w14:paraId="4841BB42" w14:textId="77777777" w:rsidR="00D7767D" w:rsidRPr="00D7767D" w:rsidRDefault="00D7767D" w:rsidP="00D7767D">
      <w:pPr>
        <w:pStyle w:val="aff6"/>
      </w:pPr>
      <w:r w:rsidRPr="00D7767D">
        <w:t xml:space="preserve">public class </w:t>
      </w:r>
      <w:proofErr w:type="spellStart"/>
      <w:r w:rsidRPr="00D7767D">
        <w:t>WebApplication</w:t>
      </w:r>
      <w:proofErr w:type="spellEnd"/>
      <w:r w:rsidRPr="00D7767D">
        <w:t xml:space="preserve"> {</w:t>
      </w:r>
    </w:p>
    <w:p w14:paraId="1CB9B2E3" w14:textId="77777777" w:rsidR="00D7767D" w:rsidRPr="00D7767D" w:rsidRDefault="00D7767D" w:rsidP="00D7767D">
      <w:pPr>
        <w:pStyle w:val="aff6"/>
      </w:pPr>
    </w:p>
    <w:p w14:paraId="1B107520" w14:textId="77777777" w:rsidR="00D7767D" w:rsidRPr="00D7767D" w:rsidRDefault="00D7767D" w:rsidP="00D7767D">
      <w:pPr>
        <w:pStyle w:val="aff6"/>
      </w:pPr>
      <w:r w:rsidRPr="00D7767D">
        <w:tab/>
        <w:t xml:space="preserve">public static void </w:t>
      </w:r>
      <w:proofErr w:type="gramStart"/>
      <w:r w:rsidRPr="00D7767D">
        <w:t>main(</w:t>
      </w:r>
      <w:proofErr w:type="gramEnd"/>
      <w:r w:rsidRPr="00D7767D">
        <w:t xml:space="preserve">String[] </w:t>
      </w:r>
      <w:proofErr w:type="spellStart"/>
      <w:r w:rsidRPr="00D7767D">
        <w:t>args</w:t>
      </w:r>
      <w:proofErr w:type="spellEnd"/>
      <w:r w:rsidRPr="00D7767D">
        <w:t>) {</w:t>
      </w:r>
    </w:p>
    <w:p w14:paraId="616A0B1D" w14:textId="77777777" w:rsidR="00D7767D" w:rsidRPr="00D7767D" w:rsidRDefault="00D7767D" w:rsidP="00D7767D">
      <w:pPr>
        <w:pStyle w:val="aff6"/>
      </w:pPr>
      <w:r w:rsidRPr="00D7767D">
        <w:tab/>
      </w:r>
      <w:r w:rsidRPr="00D7767D">
        <w:tab/>
      </w:r>
      <w:proofErr w:type="spellStart"/>
      <w:proofErr w:type="gramStart"/>
      <w:r w:rsidRPr="00D7767D">
        <w:t>SpringApplication.run</w:t>
      </w:r>
      <w:proofErr w:type="spellEnd"/>
      <w:r w:rsidRPr="00D7767D">
        <w:t>(</w:t>
      </w:r>
      <w:proofErr w:type="spellStart"/>
      <w:proofErr w:type="gramEnd"/>
      <w:r w:rsidRPr="00D7767D">
        <w:t>WebApplication.class</w:t>
      </w:r>
      <w:proofErr w:type="spellEnd"/>
      <w:r w:rsidRPr="00D7767D">
        <w:t xml:space="preserve">, </w:t>
      </w:r>
      <w:proofErr w:type="spellStart"/>
      <w:r w:rsidRPr="00D7767D">
        <w:t>args</w:t>
      </w:r>
      <w:proofErr w:type="spellEnd"/>
      <w:r w:rsidRPr="00D7767D">
        <w:t>);</w:t>
      </w:r>
    </w:p>
    <w:p w14:paraId="3C39441B" w14:textId="77777777" w:rsidR="00D7767D" w:rsidRPr="00D7767D" w:rsidRDefault="00D7767D" w:rsidP="00D7767D">
      <w:pPr>
        <w:pStyle w:val="aff6"/>
      </w:pPr>
      <w:r w:rsidRPr="00D7767D">
        <w:tab/>
        <w:t>}</w:t>
      </w:r>
    </w:p>
    <w:p w14:paraId="7BF6A136" w14:textId="77777777" w:rsidR="00D7767D" w:rsidRPr="00D7767D" w:rsidRDefault="00D7767D" w:rsidP="00D7767D">
      <w:pPr>
        <w:pStyle w:val="aff6"/>
      </w:pPr>
      <w:r w:rsidRPr="00D7767D">
        <w:t>}</w:t>
      </w:r>
    </w:p>
    <w:p w14:paraId="3F9399EA" w14:textId="77777777" w:rsidR="00D7767D" w:rsidRPr="00D7767D" w:rsidRDefault="00D7767D" w:rsidP="00D7767D">
      <w:pPr>
        <w:pStyle w:val="aff6"/>
      </w:pPr>
    </w:p>
    <w:p w14:paraId="1C84853F" w14:textId="77777777" w:rsidR="00D7767D" w:rsidRPr="00D7767D" w:rsidRDefault="00D7767D" w:rsidP="00D7767D">
      <w:pPr>
        <w:pStyle w:val="aff6"/>
      </w:pPr>
      <w:r w:rsidRPr="00D7767D">
        <w:t xml:space="preserve">package </w:t>
      </w:r>
      <w:proofErr w:type="spellStart"/>
      <w:proofErr w:type="gramStart"/>
      <w:r w:rsidRPr="00D7767D">
        <w:t>net.danil.web.problem</w:t>
      </w:r>
      <w:proofErr w:type="gramEnd"/>
      <w:r w:rsidRPr="00D7767D">
        <w:t>.service</w:t>
      </w:r>
      <w:proofErr w:type="spellEnd"/>
      <w:r w:rsidRPr="00D7767D">
        <w:t>;</w:t>
      </w:r>
    </w:p>
    <w:p w14:paraId="22F87032" w14:textId="77777777" w:rsidR="00D7767D" w:rsidRPr="00D7767D" w:rsidRDefault="00D7767D" w:rsidP="00D7767D">
      <w:pPr>
        <w:pStyle w:val="aff6"/>
      </w:pPr>
    </w:p>
    <w:p w14:paraId="2FF4EB62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lombok.RequiredArgsConstructor</w:t>
      </w:r>
      <w:proofErr w:type="spellEnd"/>
      <w:proofErr w:type="gramEnd"/>
      <w:r w:rsidRPr="00D7767D">
        <w:t>;</w:t>
      </w:r>
    </w:p>
    <w:p w14:paraId="61F6D170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net.danil.web.problem.dto.TestResult</w:t>
      </w:r>
      <w:proofErr w:type="spellEnd"/>
      <w:proofErr w:type="gramEnd"/>
      <w:r w:rsidRPr="00D7767D">
        <w:t>;</w:t>
      </w:r>
    </w:p>
    <w:p w14:paraId="54CD906D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</w:t>
      </w:r>
      <w:proofErr w:type="gramEnd"/>
      <w:r w:rsidRPr="00D7767D">
        <w:t>.model.SolutionResult</w:t>
      </w:r>
      <w:proofErr w:type="spellEnd"/>
      <w:r w:rsidRPr="00D7767D">
        <w:t>;</w:t>
      </w:r>
    </w:p>
    <w:p w14:paraId="6D2A7E29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</w:t>
      </w:r>
      <w:proofErr w:type="gramEnd"/>
      <w:r w:rsidRPr="00D7767D">
        <w:t>.repository.SolutionRepository</w:t>
      </w:r>
      <w:proofErr w:type="spellEnd"/>
      <w:r w:rsidRPr="00D7767D">
        <w:t>;</w:t>
      </w:r>
    </w:p>
    <w:p w14:paraId="1236DF90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</w:t>
      </w:r>
      <w:proofErr w:type="gramEnd"/>
      <w:r w:rsidRPr="00D7767D">
        <w:t>.repository.SolutionResultRepository</w:t>
      </w:r>
      <w:proofErr w:type="spellEnd"/>
      <w:r w:rsidRPr="00D7767D">
        <w:t>;</w:t>
      </w:r>
    </w:p>
    <w:p w14:paraId="5E2B43BE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gramStart"/>
      <w:r w:rsidRPr="00D7767D">
        <w:t>org.slf4j.Logger</w:t>
      </w:r>
      <w:proofErr w:type="gramEnd"/>
      <w:r w:rsidRPr="00D7767D">
        <w:t>;</w:t>
      </w:r>
    </w:p>
    <w:p w14:paraId="3CD2C536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gramStart"/>
      <w:r w:rsidRPr="00D7767D">
        <w:t>org.slf4j.LoggerFactory</w:t>
      </w:r>
      <w:proofErr w:type="gramEnd"/>
      <w:r w:rsidRPr="00D7767D">
        <w:t>;</w:t>
      </w:r>
    </w:p>
    <w:p w14:paraId="7CE485C0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.kafka.annotation.KafkaListener</w:t>
      </w:r>
      <w:proofErr w:type="spellEnd"/>
      <w:r w:rsidRPr="00D7767D">
        <w:t>;</w:t>
      </w:r>
    </w:p>
    <w:p w14:paraId="65EC0E7C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.kafka.support.KafkaHeaders</w:t>
      </w:r>
      <w:proofErr w:type="spellEnd"/>
      <w:r w:rsidRPr="00D7767D">
        <w:t>;</w:t>
      </w:r>
    </w:p>
    <w:p w14:paraId="2BF48F14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.messaging.Message</w:t>
      </w:r>
      <w:proofErr w:type="spellEnd"/>
      <w:r w:rsidRPr="00D7767D">
        <w:t>;</w:t>
      </w:r>
    </w:p>
    <w:p w14:paraId="6021B88C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.messaging.handler.annotation.Header</w:t>
      </w:r>
      <w:proofErr w:type="spellEnd"/>
      <w:r w:rsidRPr="00D7767D">
        <w:t>;</w:t>
      </w:r>
    </w:p>
    <w:p w14:paraId="08B1BB3D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.messaging.handler.annotation.Payload</w:t>
      </w:r>
      <w:proofErr w:type="spellEnd"/>
      <w:r w:rsidRPr="00D7767D">
        <w:t>;</w:t>
      </w:r>
    </w:p>
    <w:p w14:paraId="2568C79D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.messaging.support.GenericMessage</w:t>
      </w:r>
      <w:proofErr w:type="spellEnd"/>
      <w:r w:rsidRPr="00D7767D">
        <w:t>;</w:t>
      </w:r>
    </w:p>
    <w:p w14:paraId="3FBE8B35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.stereotype.Service</w:t>
      </w:r>
      <w:proofErr w:type="spellEnd"/>
      <w:r w:rsidRPr="00D7767D">
        <w:t>;</w:t>
      </w:r>
    </w:p>
    <w:p w14:paraId="0BEF3A70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reactor.core</w:t>
      </w:r>
      <w:proofErr w:type="gramEnd"/>
      <w:r w:rsidRPr="00D7767D">
        <w:t>.publisher.Mono</w:t>
      </w:r>
      <w:proofErr w:type="spellEnd"/>
      <w:r w:rsidRPr="00D7767D">
        <w:t>;</w:t>
      </w:r>
    </w:p>
    <w:p w14:paraId="73A1876B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reactor.core</w:t>
      </w:r>
      <w:proofErr w:type="gramEnd"/>
      <w:r w:rsidRPr="00D7767D">
        <w:t>.publisher.MonoSink</w:t>
      </w:r>
      <w:proofErr w:type="spellEnd"/>
      <w:r w:rsidRPr="00D7767D">
        <w:t>;</w:t>
      </w:r>
    </w:p>
    <w:p w14:paraId="16D4FE92" w14:textId="77777777" w:rsidR="00D7767D" w:rsidRPr="00D7767D" w:rsidRDefault="00D7767D" w:rsidP="00D7767D">
      <w:pPr>
        <w:pStyle w:val="aff6"/>
      </w:pPr>
    </w:p>
    <w:p w14:paraId="0436F3B2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java.util</w:t>
      </w:r>
      <w:proofErr w:type="gramEnd"/>
      <w:r w:rsidRPr="00D7767D">
        <w:t>.concurrent.ConcurrentHashMap</w:t>
      </w:r>
      <w:proofErr w:type="spellEnd"/>
      <w:r w:rsidRPr="00D7767D">
        <w:t>;</w:t>
      </w:r>
    </w:p>
    <w:p w14:paraId="4B2FA02C" w14:textId="77777777" w:rsidR="00D7767D" w:rsidRPr="00D7767D" w:rsidRDefault="00D7767D" w:rsidP="00D7767D">
      <w:pPr>
        <w:pStyle w:val="aff6"/>
      </w:pPr>
    </w:p>
    <w:p w14:paraId="7D208DC6" w14:textId="77777777" w:rsidR="00D7767D" w:rsidRPr="00D7767D" w:rsidRDefault="00D7767D" w:rsidP="00D7767D">
      <w:pPr>
        <w:pStyle w:val="aff6"/>
      </w:pPr>
      <w:r w:rsidRPr="00D7767D">
        <w:t>@Service</w:t>
      </w:r>
    </w:p>
    <w:p w14:paraId="64EBE44E" w14:textId="77777777" w:rsidR="00D7767D" w:rsidRPr="00D7767D" w:rsidRDefault="00D7767D" w:rsidP="00D7767D">
      <w:pPr>
        <w:pStyle w:val="aff6"/>
      </w:pPr>
      <w:r w:rsidRPr="00D7767D">
        <w:t>@RequiredArgsConstructor</w:t>
      </w:r>
    </w:p>
    <w:p w14:paraId="48A27C72" w14:textId="77777777" w:rsidR="00D7767D" w:rsidRPr="00D7767D" w:rsidRDefault="00D7767D" w:rsidP="00D7767D">
      <w:pPr>
        <w:pStyle w:val="aff6"/>
      </w:pPr>
      <w:r w:rsidRPr="00D7767D">
        <w:t xml:space="preserve">public class </w:t>
      </w:r>
      <w:proofErr w:type="spellStart"/>
      <w:r w:rsidRPr="00D7767D">
        <w:t>TestRunnerChannelService</w:t>
      </w:r>
      <w:proofErr w:type="spellEnd"/>
      <w:r w:rsidRPr="00D7767D">
        <w:t xml:space="preserve"> {</w:t>
      </w:r>
    </w:p>
    <w:p w14:paraId="1C8D01C6" w14:textId="77777777" w:rsidR="00D7767D" w:rsidRPr="00D7767D" w:rsidRDefault="00D7767D" w:rsidP="00D7767D">
      <w:pPr>
        <w:pStyle w:val="aff6"/>
      </w:pPr>
      <w:r w:rsidRPr="00D7767D">
        <w:t xml:space="preserve">    public static final String TOPIC_NAME = "test-result-topic";</w:t>
      </w:r>
    </w:p>
    <w:p w14:paraId="6889D308" w14:textId="77777777" w:rsidR="00D7767D" w:rsidRPr="00D7767D" w:rsidRDefault="00D7767D" w:rsidP="00D7767D">
      <w:pPr>
        <w:pStyle w:val="aff6"/>
      </w:pPr>
    </w:p>
    <w:p w14:paraId="0A71CC66" w14:textId="77777777" w:rsidR="00D7767D" w:rsidRPr="00D7767D" w:rsidRDefault="00D7767D" w:rsidP="00D7767D">
      <w:pPr>
        <w:pStyle w:val="aff6"/>
      </w:pPr>
      <w:r w:rsidRPr="00D7767D">
        <w:t xml:space="preserve">    private final </w:t>
      </w:r>
      <w:proofErr w:type="spellStart"/>
      <w:r w:rsidRPr="00D7767D">
        <w:t>ConcurrentHashMap</w:t>
      </w:r>
      <w:proofErr w:type="spellEnd"/>
      <w:r w:rsidRPr="00D7767D">
        <w:t xml:space="preserve">&lt;String, </w:t>
      </w:r>
      <w:proofErr w:type="spellStart"/>
      <w:r w:rsidRPr="00D7767D">
        <w:t>MonoSink</w:t>
      </w:r>
      <w:proofErr w:type="spellEnd"/>
      <w:r w:rsidRPr="00D7767D">
        <w:t xml:space="preserve">&lt;Message&lt;?&gt;&gt;&gt; </w:t>
      </w:r>
      <w:proofErr w:type="spellStart"/>
      <w:r w:rsidRPr="00D7767D">
        <w:t>messageHandlers</w:t>
      </w:r>
      <w:proofErr w:type="spellEnd"/>
      <w:r w:rsidRPr="00D7767D">
        <w:t xml:space="preserve"> = new </w:t>
      </w:r>
      <w:proofErr w:type="spellStart"/>
      <w:r w:rsidRPr="00D7767D">
        <w:t>ConcurrentHashMap</w:t>
      </w:r>
      <w:proofErr w:type="spellEnd"/>
      <w:r w:rsidRPr="00D7767D">
        <w:t>&lt;</w:t>
      </w:r>
      <w:proofErr w:type="gramStart"/>
      <w:r w:rsidRPr="00D7767D">
        <w:t>&gt;(</w:t>
      </w:r>
      <w:proofErr w:type="gramEnd"/>
      <w:r w:rsidRPr="00D7767D">
        <w:t>);</w:t>
      </w:r>
    </w:p>
    <w:p w14:paraId="4ABB2D83" w14:textId="77777777" w:rsidR="00D7767D" w:rsidRPr="00D7767D" w:rsidRDefault="00D7767D" w:rsidP="00D7767D">
      <w:pPr>
        <w:pStyle w:val="aff6"/>
      </w:pPr>
      <w:r w:rsidRPr="00D7767D">
        <w:lastRenderedPageBreak/>
        <w:t xml:space="preserve">    private final Logger </w:t>
      </w:r>
      <w:proofErr w:type="spellStart"/>
      <w:r w:rsidRPr="00D7767D">
        <w:t>logger</w:t>
      </w:r>
      <w:proofErr w:type="spellEnd"/>
      <w:r w:rsidRPr="00D7767D">
        <w:t xml:space="preserve"> = </w:t>
      </w:r>
      <w:proofErr w:type="spellStart"/>
      <w:r w:rsidRPr="00D7767D">
        <w:t>LoggerFactory.getLogger</w:t>
      </w:r>
      <w:proofErr w:type="spellEnd"/>
      <w:r w:rsidRPr="00D7767D">
        <w:t>(</w:t>
      </w:r>
      <w:proofErr w:type="spellStart"/>
      <w:r w:rsidRPr="00D7767D">
        <w:t>TestRunnerChannelService.class</w:t>
      </w:r>
      <w:proofErr w:type="spellEnd"/>
      <w:r w:rsidRPr="00D7767D">
        <w:t>);</w:t>
      </w:r>
    </w:p>
    <w:p w14:paraId="09CDC6DF" w14:textId="77777777" w:rsidR="00D7767D" w:rsidRPr="00D7767D" w:rsidRDefault="00D7767D" w:rsidP="00D7767D">
      <w:pPr>
        <w:pStyle w:val="aff6"/>
      </w:pPr>
      <w:r w:rsidRPr="00D7767D">
        <w:t xml:space="preserve">    private final </w:t>
      </w:r>
      <w:proofErr w:type="spellStart"/>
      <w:r w:rsidRPr="00D7767D">
        <w:t>SolutionResultRepository</w:t>
      </w:r>
      <w:proofErr w:type="spellEnd"/>
      <w:r w:rsidRPr="00D7767D">
        <w:t xml:space="preserve"> </w:t>
      </w:r>
      <w:proofErr w:type="spellStart"/>
      <w:r w:rsidRPr="00D7767D">
        <w:t>solutionResultRepository</w:t>
      </w:r>
      <w:proofErr w:type="spellEnd"/>
      <w:r w:rsidRPr="00D7767D">
        <w:t>;</w:t>
      </w:r>
    </w:p>
    <w:p w14:paraId="3653090B" w14:textId="77777777" w:rsidR="00D7767D" w:rsidRPr="00D7767D" w:rsidRDefault="00D7767D" w:rsidP="00D7767D">
      <w:pPr>
        <w:pStyle w:val="aff6"/>
      </w:pPr>
      <w:r w:rsidRPr="00D7767D">
        <w:t xml:space="preserve">    private final </w:t>
      </w:r>
      <w:proofErr w:type="spellStart"/>
      <w:r w:rsidRPr="00D7767D">
        <w:t>SolutionRepository</w:t>
      </w:r>
      <w:proofErr w:type="spellEnd"/>
      <w:r w:rsidRPr="00D7767D">
        <w:t xml:space="preserve"> </w:t>
      </w:r>
      <w:proofErr w:type="spellStart"/>
      <w:r w:rsidRPr="00D7767D">
        <w:t>solutionRepository</w:t>
      </w:r>
      <w:proofErr w:type="spellEnd"/>
      <w:r w:rsidRPr="00D7767D">
        <w:t>;</w:t>
      </w:r>
    </w:p>
    <w:p w14:paraId="2A8EAF08" w14:textId="77777777" w:rsidR="00D7767D" w:rsidRPr="00D7767D" w:rsidRDefault="00D7767D" w:rsidP="00D7767D">
      <w:pPr>
        <w:pStyle w:val="aff6"/>
      </w:pPr>
      <w:r w:rsidRPr="00D7767D">
        <w:t xml:space="preserve">    private final </w:t>
      </w:r>
      <w:proofErr w:type="spellStart"/>
      <w:r w:rsidRPr="00D7767D">
        <w:t>TestResultAnalyzerService</w:t>
      </w:r>
      <w:proofErr w:type="spellEnd"/>
      <w:r w:rsidRPr="00D7767D">
        <w:t xml:space="preserve"> </w:t>
      </w:r>
      <w:proofErr w:type="spellStart"/>
      <w:r w:rsidRPr="00D7767D">
        <w:t>testResultAnalyzerService</w:t>
      </w:r>
      <w:proofErr w:type="spellEnd"/>
      <w:r w:rsidRPr="00D7767D">
        <w:t>;</w:t>
      </w:r>
    </w:p>
    <w:p w14:paraId="3EDD9D0C" w14:textId="77777777" w:rsidR="00D7767D" w:rsidRPr="00D7767D" w:rsidRDefault="00D7767D" w:rsidP="00D7767D">
      <w:pPr>
        <w:pStyle w:val="aff6"/>
      </w:pPr>
    </w:p>
    <w:p w14:paraId="56DEB8B7" w14:textId="77777777" w:rsidR="00D7767D" w:rsidRPr="00D7767D" w:rsidRDefault="00D7767D" w:rsidP="00D7767D">
      <w:pPr>
        <w:pStyle w:val="aff6"/>
      </w:pPr>
      <w:r w:rsidRPr="00D7767D">
        <w:t xml:space="preserve">    @</w:t>
      </w:r>
      <w:proofErr w:type="gramStart"/>
      <w:r w:rsidRPr="00D7767D">
        <w:t>KafkaListener(</w:t>
      </w:r>
      <w:proofErr w:type="gramEnd"/>
      <w:r w:rsidRPr="00D7767D">
        <w:t>topics = TOPIC_NAME)</w:t>
      </w:r>
    </w:p>
    <w:p w14:paraId="396118C7" w14:textId="77777777" w:rsidR="00D7767D" w:rsidRPr="00D7767D" w:rsidRDefault="00D7767D" w:rsidP="00D7767D">
      <w:pPr>
        <w:pStyle w:val="aff6"/>
      </w:pPr>
      <w:r w:rsidRPr="00D7767D">
        <w:t xml:space="preserve">    protected void </w:t>
      </w:r>
      <w:proofErr w:type="gramStart"/>
      <w:r w:rsidRPr="00D7767D">
        <w:t>listen(</w:t>
      </w:r>
      <w:proofErr w:type="gramEnd"/>
      <w:r w:rsidRPr="00D7767D">
        <w:t xml:space="preserve">@Payload </w:t>
      </w:r>
      <w:proofErr w:type="spellStart"/>
      <w:r w:rsidRPr="00D7767D">
        <w:t>TestResult</w:t>
      </w:r>
      <w:proofErr w:type="spellEnd"/>
      <w:r w:rsidRPr="00D7767D">
        <w:t xml:space="preserve"> </w:t>
      </w:r>
      <w:proofErr w:type="spellStart"/>
      <w:r w:rsidRPr="00D7767D">
        <w:t>testResult</w:t>
      </w:r>
      <w:proofErr w:type="spellEnd"/>
      <w:r w:rsidRPr="00D7767D">
        <w:t xml:space="preserve">, @Header(value = </w:t>
      </w:r>
      <w:proofErr w:type="spellStart"/>
      <w:r w:rsidRPr="00D7767D">
        <w:t>KafkaHeaders.RECEIVED_KEY</w:t>
      </w:r>
      <w:proofErr w:type="spellEnd"/>
      <w:r w:rsidRPr="00D7767D">
        <w:t xml:space="preserve">, required = false) String </w:t>
      </w:r>
      <w:proofErr w:type="spellStart"/>
      <w:r w:rsidRPr="00D7767D">
        <w:t>messageId</w:t>
      </w:r>
      <w:proofErr w:type="spellEnd"/>
      <w:r w:rsidRPr="00D7767D">
        <w:t>) {</w:t>
      </w:r>
    </w:p>
    <w:p w14:paraId="5D004B08" w14:textId="77777777" w:rsidR="00D7767D" w:rsidRPr="00D7767D" w:rsidRDefault="00D7767D" w:rsidP="00D7767D">
      <w:pPr>
        <w:pStyle w:val="aff6"/>
      </w:pPr>
      <w:r w:rsidRPr="00D7767D">
        <w:t xml:space="preserve">        if (</w:t>
      </w:r>
      <w:proofErr w:type="spellStart"/>
      <w:r w:rsidRPr="00D7767D">
        <w:t>messageId</w:t>
      </w:r>
      <w:proofErr w:type="spellEnd"/>
      <w:r w:rsidRPr="00D7767D">
        <w:t xml:space="preserve"> == null) {</w:t>
      </w:r>
    </w:p>
    <w:p w14:paraId="6F4B4958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proofErr w:type="gramStart"/>
      <w:r w:rsidRPr="00D7767D">
        <w:t>logger.error</w:t>
      </w:r>
      <w:proofErr w:type="spellEnd"/>
      <w:proofErr w:type="gramEnd"/>
      <w:r w:rsidRPr="00D7767D">
        <w:t>("received null message id");</w:t>
      </w:r>
    </w:p>
    <w:p w14:paraId="3649B433" w14:textId="77777777" w:rsidR="00D7767D" w:rsidRPr="00D7767D" w:rsidRDefault="00D7767D" w:rsidP="00D7767D">
      <w:pPr>
        <w:pStyle w:val="aff6"/>
      </w:pPr>
      <w:r w:rsidRPr="00D7767D">
        <w:t xml:space="preserve">            return;</w:t>
      </w:r>
    </w:p>
    <w:p w14:paraId="4492CC7D" w14:textId="77777777" w:rsidR="00D7767D" w:rsidRPr="00D7767D" w:rsidRDefault="00D7767D" w:rsidP="00D7767D">
      <w:pPr>
        <w:pStyle w:val="aff6"/>
      </w:pPr>
      <w:r w:rsidRPr="00D7767D">
        <w:t xml:space="preserve">        }</w:t>
      </w:r>
    </w:p>
    <w:p w14:paraId="4EBBA795" w14:textId="77777777" w:rsidR="00D7767D" w:rsidRPr="00D7767D" w:rsidRDefault="00D7767D" w:rsidP="00D7767D">
      <w:pPr>
        <w:pStyle w:val="aff6"/>
      </w:pPr>
      <w:r w:rsidRPr="00D7767D">
        <w:t xml:space="preserve">        </w:t>
      </w:r>
      <w:proofErr w:type="gramStart"/>
      <w:r w:rsidRPr="00D7767D">
        <w:t>logger.info(</w:t>
      </w:r>
      <w:proofErr w:type="gramEnd"/>
      <w:r w:rsidRPr="00D7767D">
        <w:t xml:space="preserve">"received result </w:t>
      </w:r>
      <w:proofErr w:type="spellStart"/>
      <w:r w:rsidRPr="00D7767D">
        <w:t>forId</w:t>
      </w:r>
      <w:proofErr w:type="spellEnd"/>
      <w:r w:rsidRPr="00D7767D">
        <w:t xml:space="preserve">({}): {}", </w:t>
      </w:r>
      <w:proofErr w:type="spellStart"/>
      <w:r w:rsidRPr="00D7767D">
        <w:t>messageId</w:t>
      </w:r>
      <w:proofErr w:type="spellEnd"/>
      <w:r w:rsidRPr="00D7767D">
        <w:t xml:space="preserve">, </w:t>
      </w:r>
      <w:proofErr w:type="spellStart"/>
      <w:r w:rsidRPr="00D7767D">
        <w:t>testResult</w:t>
      </w:r>
      <w:proofErr w:type="spellEnd"/>
      <w:r w:rsidRPr="00D7767D">
        <w:t>);</w:t>
      </w:r>
    </w:p>
    <w:p w14:paraId="1018E69C" w14:textId="77777777" w:rsidR="00D7767D" w:rsidRPr="00D7767D" w:rsidRDefault="00D7767D" w:rsidP="00D7767D">
      <w:pPr>
        <w:pStyle w:val="aff6"/>
      </w:pPr>
      <w:r w:rsidRPr="00D7767D">
        <w:t xml:space="preserve">        final var sink = </w:t>
      </w:r>
      <w:proofErr w:type="spellStart"/>
      <w:r w:rsidRPr="00D7767D">
        <w:t>messageHandlers.get</w:t>
      </w:r>
      <w:proofErr w:type="spellEnd"/>
      <w:r w:rsidRPr="00D7767D">
        <w:t>(</w:t>
      </w:r>
      <w:proofErr w:type="spellStart"/>
      <w:r w:rsidRPr="00D7767D">
        <w:t>messageId</w:t>
      </w:r>
      <w:proofErr w:type="spellEnd"/>
      <w:r w:rsidRPr="00D7767D">
        <w:t>);</w:t>
      </w:r>
    </w:p>
    <w:p w14:paraId="26539C3B" w14:textId="77777777" w:rsidR="00D7767D" w:rsidRPr="00D7767D" w:rsidRDefault="00D7767D" w:rsidP="00D7767D">
      <w:pPr>
        <w:pStyle w:val="aff6"/>
      </w:pPr>
      <w:r w:rsidRPr="00D7767D">
        <w:t xml:space="preserve">        try {</w:t>
      </w:r>
    </w:p>
    <w:p w14:paraId="709D47B1" w14:textId="77777777" w:rsidR="00D7767D" w:rsidRPr="00D7767D" w:rsidRDefault="00D7767D" w:rsidP="00D7767D">
      <w:pPr>
        <w:pStyle w:val="aff6"/>
      </w:pPr>
      <w:r w:rsidRPr="00D7767D">
        <w:t xml:space="preserve">            final var verdict = </w:t>
      </w:r>
      <w:proofErr w:type="spellStart"/>
      <w:r w:rsidRPr="00D7767D">
        <w:t>testResultAnalyzerService.judgeResults</w:t>
      </w:r>
      <w:proofErr w:type="spellEnd"/>
      <w:r w:rsidRPr="00D7767D">
        <w:t>(</w:t>
      </w:r>
      <w:proofErr w:type="spellStart"/>
      <w:r w:rsidRPr="00D7767D">
        <w:t>testResult</w:t>
      </w:r>
      <w:proofErr w:type="spellEnd"/>
      <w:r w:rsidRPr="00D7767D">
        <w:t>);</w:t>
      </w:r>
    </w:p>
    <w:p w14:paraId="5CD43D59" w14:textId="77777777" w:rsidR="00D7767D" w:rsidRPr="00D7767D" w:rsidRDefault="00D7767D" w:rsidP="00D7767D">
      <w:pPr>
        <w:pStyle w:val="aff6"/>
      </w:pPr>
      <w:r w:rsidRPr="00D7767D">
        <w:t xml:space="preserve">            final var solution = </w:t>
      </w:r>
      <w:proofErr w:type="spellStart"/>
      <w:r w:rsidRPr="00D7767D">
        <w:t>solutionRepository.findById</w:t>
      </w:r>
      <w:proofErr w:type="spellEnd"/>
      <w:r w:rsidRPr="00D7767D">
        <w:t>(</w:t>
      </w:r>
      <w:proofErr w:type="spellStart"/>
      <w:r w:rsidRPr="00D7767D">
        <w:t>testResult.solutionId</w:t>
      </w:r>
      <w:proofErr w:type="spellEnd"/>
      <w:r w:rsidRPr="00D7767D">
        <w:t>()</w:t>
      </w:r>
      <w:proofErr w:type="gramStart"/>
      <w:r w:rsidRPr="00D7767D">
        <w:t>).get</w:t>
      </w:r>
      <w:proofErr w:type="gramEnd"/>
      <w:r w:rsidRPr="00D7767D">
        <w:t>();</w:t>
      </w:r>
    </w:p>
    <w:p w14:paraId="55425679" w14:textId="77777777" w:rsidR="00D7767D" w:rsidRPr="00D7767D" w:rsidRDefault="00D7767D" w:rsidP="00D7767D">
      <w:pPr>
        <w:pStyle w:val="aff6"/>
      </w:pPr>
    </w:p>
    <w:p w14:paraId="6CFC434F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r w:rsidRPr="00D7767D">
        <w:t>SolutionResult</w:t>
      </w:r>
      <w:proofErr w:type="spellEnd"/>
      <w:r w:rsidRPr="00D7767D">
        <w:t xml:space="preserve"> </w:t>
      </w:r>
      <w:proofErr w:type="spellStart"/>
      <w:r w:rsidRPr="00D7767D">
        <w:t>solutionResult</w:t>
      </w:r>
      <w:proofErr w:type="spellEnd"/>
      <w:r w:rsidRPr="00D7767D">
        <w:t xml:space="preserve"> = new </w:t>
      </w:r>
      <w:proofErr w:type="spellStart"/>
      <w:r w:rsidRPr="00D7767D">
        <w:t>SolutionResult</w:t>
      </w:r>
      <w:proofErr w:type="spellEnd"/>
      <w:r w:rsidRPr="00D7767D">
        <w:t>(</w:t>
      </w:r>
      <w:proofErr w:type="spellStart"/>
      <w:proofErr w:type="gramStart"/>
      <w:r w:rsidRPr="00D7767D">
        <w:t>solution.getId</w:t>
      </w:r>
      <w:proofErr w:type="spellEnd"/>
      <w:proofErr w:type="gramEnd"/>
      <w:r w:rsidRPr="00D7767D">
        <w:t xml:space="preserve">(), </w:t>
      </w:r>
      <w:proofErr w:type="spellStart"/>
      <w:r w:rsidRPr="00D7767D">
        <w:t>testResult.tests</w:t>
      </w:r>
      <w:proofErr w:type="spellEnd"/>
      <w:r w:rsidRPr="00D7767D">
        <w:t xml:space="preserve">(), </w:t>
      </w:r>
      <w:proofErr w:type="spellStart"/>
      <w:r w:rsidRPr="00D7767D">
        <w:t>testResult.failures</w:t>
      </w:r>
      <w:proofErr w:type="spellEnd"/>
      <w:r w:rsidRPr="00D7767D">
        <w:t xml:space="preserve">(), </w:t>
      </w:r>
      <w:proofErr w:type="spellStart"/>
      <w:r w:rsidRPr="00D7767D">
        <w:t>testResult.errors</w:t>
      </w:r>
      <w:proofErr w:type="spellEnd"/>
      <w:r w:rsidRPr="00D7767D">
        <w:t xml:space="preserve">(), </w:t>
      </w:r>
      <w:proofErr w:type="spellStart"/>
      <w:r w:rsidRPr="00D7767D">
        <w:t>testResult.statusCode</w:t>
      </w:r>
      <w:proofErr w:type="spellEnd"/>
      <w:r w:rsidRPr="00D7767D">
        <w:t xml:space="preserve">(), </w:t>
      </w:r>
      <w:proofErr w:type="spellStart"/>
      <w:r w:rsidRPr="00D7767D">
        <w:t>testResult.time</w:t>
      </w:r>
      <w:proofErr w:type="spellEnd"/>
      <w:r w:rsidRPr="00D7767D">
        <w:t>(),</w:t>
      </w:r>
    </w:p>
    <w:p w14:paraId="24AF285C" w14:textId="77777777" w:rsidR="00D7767D" w:rsidRPr="00D7767D" w:rsidRDefault="00D7767D" w:rsidP="00D7767D">
      <w:pPr>
        <w:pStyle w:val="aff6"/>
      </w:pPr>
      <w:r w:rsidRPr="00D7767D">
        <w:t xml:space="preserve">                    </w:t>
      </w:r>
      <w:proofErr w:type="spellStart"/>
      <w:r w:rsidRPr="00D7767D">
        <w:t>testResult.logs</w:t>
      </w:r>
      <w:proofErr w:type="spellEnd"/>
      <w:r w:rsidRPr="00D7767D">
        <w:t xml:space="preserve">(), </w:t>
      </w:r>
      <w:proofErr w:type="gramStart"/>
      <w:r w:rsidRPr="00D7767D">
        <w:t>testResult.xml(</w:t>
      </w:r>
      <w:proofErr w:type="gramEnd"/>
      <w:r w:rsidRPr="00D7767D">
        <w:t xml:space="preserve">), </w:t>
      </w:r>
      <w:proofErr w:type="spellStart"/>
      <w:r w:rsidRPr="00D7767D">
        <w:t>verdict.solved</w:t>
      </w:r>
      <w:proofErr w:type="spellEnd"/>
      <w:r w:rsidRPr="00D7767D">
        <w:t>(), solution);</w:t>
      </w:r>
    </w:p>
    <w:p w14:paraId="6EAC123B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r w:rsidRPr="00D7767D">
        <w:t>solutionResultRepository.save</w:t>
      </w:r>
      <w:proofErr w:type="spellEnd"/>
      <w:r w:rsidRPr="00D7767D">
        <w:t>(</w:t>
      </w:r>
      <w:proofErr w:type="spellStart"/>
      <w:r w:rsidRPr="00D7767D">
        <w:t>solutionResult</w:t>
      </w:r>
      <w:proofErr w:type="spellEnd"/>
      <w:r w:rsidRPr="00D7767D">
        <w:t>);</w:t>
      </w:r>
    </w:p>
    <w:p w14:paraId="5A446635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proofErr w:type="gramStart"/>
      <w:r w:rsidRPr="00D7767D">
        <w:t>solution.setSolutionResult</w:t>
      </w:r>
      <w:proofErr w:type="spellEnd"/>
      <w:proofErr w:type="gramEnd"/>
      <w:r w:rsidRPr="00D7767D">
        <w:t>(</w:t>
      </w:r>
      <w:proofErr w:type="spellStart"/>
      <w:r w:rsidRPr="00D7767D">
        <w:t>solutionResult</w:t>
      </w:r>
      <w:proofErr w:type="spellEnd"/>
      <w:r w:rsidRPr="00D7767D">
        <w:t>);</w:t>
      </w:r>
    </w:p>
    <w:p w14:paraId="0D11D400" w14:textId="77777777" w:rsidR="00D7767D" w:rsidRPr="00D7767D" w:rsidRDefault="00D7767D" w:rsidP="00D7767D">
      <w:pPr>
        <w:pStyle w:val="aff6"/>
      </w:pPr>
    </w:p>
    <w:p w14:paraId="7FFEC82E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proofErr w:type="gramStart"/>
      <w:r w:rsidRPr="00D7767D">
        <w:t>sink.success</w:t>
      </w:r>
      <w:proofErr w:type="spellEnd"/>
      <w:proofErr w:type="gramEnd"/>
      <w:r w:rsidRPr="00D7767D">
        <w:t xml:space="preserve">(new </w:t>
      </w:r>
      <w:proofErr w:type="spellStart"/>
      <w:r w:rsidRPr="00D7767D">
        <w:t>GenericMessage</w:t>
      </w:r>
      <w:proofErr w:type="spellEnd"/>
      <w:r w:rsidRPr="00D7767D">
        <w:t>&lt;&gt;(solution));</w:t>
      </w:r>
    </w:p>
    <w:p w14:paraId="6C529826" w14:textId="77777777" w:rsidR="00D7767D" w:rsidRPr="00D7767D" w:rsidRDefault="00D7767D" w:rsidP="00D7767D">
      <w:pPr>
        <w:pStyle w:val="aff6"/>
      </w:pPr>
      <w:r w:rsidRPr="00D7767D">
        <w:t xml:space="preserve">        } catch (Exception e) {</w:t>
      </w:r>
    </w:p>
    <w:p w14:paraId="37A3EB5B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proofErr w:type="gramStart"/>
      <w:r w:rsidRPr="00D7767D">
        <w:t>sink.error</w:t>
      </w:r>
      <w:proofErr w:type="spellEnd"/>
      <w:proofErr w:type="gramEnd"/>
      <w:r w:rsidRPr="00D7767D">
        <w:t xml:space="preserve">(new </w:t>
      </w:r>
      <w:proofErr w:type="spellStart"/>
      <w:r w:rsidRPr="00D7767D">
        <w:t>RuntimeException</w:t>
      </w:r>
      <w:proofErr w:type="spellEnd"/>
      <w:r w:rsidRPr="00D7767D">
        <w:t>(</w:t>
      </w:r>
      <w:proofErr w:type="spellStart"/>
      <w:r w:rsidRPr="00D7767D">
        <w:t>testResult.toString</w:t>
      </w:r>
      <w:proofErr w:type="spellEnd"/>
      <w:r w:rsidRPr="00D7767D">
        <w:t>(), e));</w:t>
      </w:r>
    </w:p>
    <w:p w14:paraId="2688DE26" w14:textId="77777777" w:rsidR="00D7767D" w:rsidRPr="00D7767D" w:rsidRDefault="00D7767D" w:rsidP="00D7767D">
      <w:pPr>
        <w:pStyle w:val="aff6"/>
      </w:pPr>
      <w:r w:rsidRPr="00D7767D">
        <w:t xml:space="preserve">        }</w:t>
      </w:r>
    </w:p>
    <w:p w14:paraId="6BBF1458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1C7C6B2F" w14:textId="77777777" w:rsidR="00D7767D" w:rsidRPr="00D7767D" w:rsidRDefault="00D7767D" w:rsidP="00D7767D">
      <w:pPr>
        <w:pStyle w:val="aff6"/>
      </w:pPr>
    </w:p>
    <w:p w14:paraId="6C289D3F" w14:textId="77777777" w:rsidR="00D7767D" w:rsidRPr="00D7767D" w:rsidRDefault="00D7767D" w:rsidP="00D7767D">
      <w:pPr>
        <w:pStyle w:val="aff6"/>
      </w:pPr>
      <w:r w:rsidRPr="00D7767D">
        <w:t xml:space="preserve">    public Mono&lt;Message&lt;?&gt;&gt; </w:t>
      </w:r>
      <w:proofErr w:type="gramStart"/>
      <w:r w:rsidRPr="00D7767D">
        <w:t>subscribe(</w:t>
      </w:r>
      <w:proofErr w:type="gramEnd"/>
      <w:r w:rsidRPr="00D7767D">
        <w:t>String id) {</w:t>
      </w:r>
    </w:p>
    <w:p w14:paraId="6D257C69" w14:textId="77777777" w:rsidR="00D7767D" w:rsidRPr="00D7767D" w:rsidRDefault="00D7767D" w:rsidP="00D7767D">
      <w:pPr>
        <w:pStyle w:val="aff6"/>
      </w:pPr>
      <w:r w:rsidRPr="00D7767D">
        <w:t xml:space="preserve">        return </w:t>
      </w:r>
      <w:proofErr w:type="spellStart"/>
      <w:r w:rsidRPr="00D7767D">
        <w:t>Mono.create</w:t>
      </w:r>
      <w:proofErr w:type="spellEnd"/>
      <w:r w:rsidRPr="00D7767D">
        <w:t xml:space="preserve">(sink -&gt; </w:t>
      </w:r>
      <w:proofErr w:type="spellStart"/>
      <w:proofErr w:type="gramStart"/>
      <w:r w:rsidRPr="00D7767D">
        <w:t>messageHandlers.put</w:t>
      </w:r>
      <w:proofErr w:type="spellEnd"/>
      <w:r w:rsidRPr="00D7767D">
        <w:t>(</w:t>
      </w:r>
      <w:proofErr w:type="gramEnd"/>
      <w:r w:rsidRPr="00D7767D">
        <w:t>id, sink));</w:t>
      </w:r>
    </w:p>
    <w:p w14:paraId="5222B22B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1819F65D" w14:textId="77777777" w:rsidR="00D7767D" w:rsidRPr="00D7767D" w:rsidRDefault="00D7767D" w:rsidP="00D7767D">
      <w:pPr>
        <w:pStyle w:val="aff6"/>
      </w:pPr>
      <w:r w:rsidRPr="00D7767D">
        <w:t>}</w:t>
      </w:r>
    </w:p>
    <w:p w14:paraId="370CFFFD" w14:textId="77777777" w:rsidR="00D7767D" w:rsidRPr="00D7767D" w:rsidRDefault="00D7767D" w:rsidP="00D7767D">
      <w:pPr>
        <w:pStyle w:val="aff6"/>
      </w:pPr>
      <w:r w:rsidRPr="00D7767D">
        <w:t xml:space="preserve">package </w:t>
      </w:r>
      <w:proofErr w:type="spellStart"/>
      <w:proofErr w:type="gramStart"/>
      <w:r w:rsidRPr="00D7767D">
        <w:t>net.danil.web.problem</w:t>
      </w:r>
      <w:proofErr w:type="gramEnd"/>
      <w:r w:rsidRPr="00D7767D">
        <w:t>.service</w:t>
      </w:r>
      <w:proofErr w:type="spellEnd"/>
      <w:r w:rsidRPr="00D7767D">
        <w:t>;</w:t>
      </w:r>
    </w:p>
    <w:p w14:paraId="08C55B37" w14:textId="77777777" w:rsidR="00D7767D" w:rsidRPr="00D7767D" w:rsidRDefault="00D7767D" w:rsidP="00D7767D">
      <w:pPr>
        <w:pStyle w:val="aff6"/>
      </w:pPr>
    </w:p>
    <w:p w14:paraId="1648F957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lombok.RequiredArgsConstructor</w:t>
      </w:r>
      <w:proofErr w:type="spellEnd"/>
      <w:proofErr w:type="gramEnd"/>
      <w:r w:rsidRPr="00D7767D">
        <w:t>;</w:t>
      </w:r>
    </w:p>
    <w:p w14:paraId="08924677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net.danil.web.problem.dto.TestMessage</w:t>
      </w:r>
      <w:proofErr w:type="spellEnd"/>
      <w:proofErr w:type="gramEnd"/>
      <w:r w:rsidRPr="00D7767D">
        <w:t>;</w:t>
      </w:r>
    </w:p>
    <w:p w14:paraId="6EA5FE1F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</w:t>
      </w:r>
      <w:proofErr w:type="gramEnd"/>
      <w:r w:rsidRPr="00D7767D">
        <w:t>.model.Solution</w:t>
      </w:r>
      <w:proofErr w:type="spellEnd"/>
      <w:r w:rsidRPr="00D7767D">
        <w:t>;</w:t>
      </w:r>
    </w:p>
    <w:p w14:paraId="7112E29F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</w:t>
      </w:r>
      <w:proofErr w:type="gramEnd"/>
      <w:r w:rsidRPr="00D7767D">
        <w:t>.repository.SolutionRepository</w:t>
      </w:r>
      <w:proofErr w:type="spellEnd"/>
      <w:r w:rsidRPr="00D7767D">
        <w:t>;</w:t>
      </w:r>
    </w:p>
    <w:p w14:paraId="7C8CD53C" w14:textId="77777777" w:rsidR="00D7767D" w:rsidRPr="00D7767D" w:rsidRDefault="00D7767D" w:rsidP="00D7767D">
      <w:pPr>
        <w:pStyle w:val="aff6"/>
      </w:pPr>
      <w:r w:rsidRPr="00D7767D">
        <w:lastRenderedPageBreak/>
        <w:t xml:space="preserve">import </w:t>
      </w:r>
      <w:proofErr w:type="spellStart"/>
      <w:r w:rsidRPr="00D7767D">
        <w:t>net.danil.web.</w:t>
      </w:r>
      <w:proofErr w:type="gramStart"/>
      <w:r w:rsidRPr="00D7767D">
        <w:t>user.repository</w:t>
      </w:r>
      <w:proofErr w:type="gramEnd"/>
      <w:r w:rsidRPr="00D7767D">
        <w:t>.UserRepository</w:t>
      </w:r>
      <w:proofErr w:type="spellEnd"/>
      <w:r w:rsidRPr="00D7767D">
        <w:t>;</w:t>
      </w:r>
    </w:p>
    <w:p w14:paraId="41DD5928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org.danil</w:t>
      </w:r>
      <w:proofErr w:type="gramEnd"/>
      <w:r w:rsidRPr="00D7767D">
        <w:t>.model.Language</w:t>
      </w:r>
      <w:proofErr w:type="spellEnd"/>
      <w:r w:rsidRPr="00D7767D">
        <w:t>;</w:t>
      </w:r>
    </w:p>
    <w:p w14:paraId="63B21ED5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gramStart"/>
      <w:r w:rsidRPr="00D7767D">
        <w:t>org.springframework</w:t>
      </w:r>
      <w:proofErr w:type="gramEnd"/>
      <w:r w:rsidRPr="00D7767D">
        <w:t>.kafka.core.reactive.ReactiveKafkaProducerTemplate;</w:t>
      </w:r>
    </w:p>
    <w:p w14:paraId="4355C046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.stereotype.Service</w:t>
      </w:r>
      <w:proofErr w:type="spellEnd"/>
      <w:r w:rsidRPr="00D7767D">
        <w:t>;</w:t>
      </w:r>
    </w:p>
    <w:p w14:paraId="4BBE10AD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reactor.core</w:t>
      </w:r>
      <w:proofErr w:type="gramEnd"/>
      <w:r w:rsidRPr="00D7767D">
        <w:t>.publisher.Mono</w:t>
      </w:r>
      <w:proofErr w:type="spellEnd"/>
      <w:r w:rsidRPr="00D7767D">
        <w:t>;</w:t>
      </w:r>
    </w:p>
    <w:p w14:paraId="55928F1E" w14:textId="77777777" w:rsidR="00D7767D" w:rsidRPr="00D7767D" w:rsidRDefault="00D7767D" w:rsidP="00D7767D">
      <w:pPr>
        <w:pStyle w:val="aff6"/>
      </w:pPr>
    </w:p>
    <w:p w14:paraId="72895CAB" w14:textId="77777777" w:rsidR="00D7767D" w:rsidRPr="00D7767D" w:rsidRDefault="00D7767D" w:rsidP="00D7767D">
      <w:pPr>
        <w:pStyle w:val="aff6"/>
      </w:pPr>
      <w:r w:rsidRPr="00D7767D">
        <w:t>@Service</w:t>
      </w:r>
    </w:p>
    <w:p w14:paraId="1AB5061B" w14:textId="77777777" w:rsidR="00D7767D" w:rsidRPr="00D7767D" w:rsidRDefault="00D7767D" w:rsidP="00D7767D">
      <w:pPr>
        <w:pStyle w:val="aff6"/>
      </w:pPr>
      <w:r w:rsidRPr="00D7767D">
        <w:t>@RequiredArgsConstructor</w:t>
      </w:r>
    </w:p>
    <w:p w14:paraId="2DB8088F" w14:textId="77777777" w:rsidR="00D7767D" w:rsidRPr="00D7767D" w:rsidRDefault="00D7767D" w:rsidP="00D7767D">
      <w:pPr>
        <w:pStyle w:val="aff6"/>
      </w:pPr>
      <w:r w:rsidRPr="00D7767D">
        <w:t xml:space="preserve">public class </w:t>
      </w:r>
      <w:proofErr w:type="spellStart"/>
      <w:r w:rsidRPr="00D7767D">
        <w:t>TestRunnerSenderService</w:t>
      </w:r>
      <w:proofErr w:type="spellEnd"/>
      <w:r w:rsidRPr="00D7767D">
        <w:t xml:space="preserve"> {</w:t>
      </w:r>
    </w:p>
    <w:p w14:paraId="082D2C1F" w14:textId="77777777" w:rsidR="00D7767D" w:rsidRPr="00D7767D" w:rsidRDefault="00D7767D" w:rsidP="00D7767D">
      <w:pPr>
        <w:pStyle w:val="aff6"/>
      </w:pPr>
      <w:r w:rsidRPr="00D7767D">
        <w:t xml:space="preserve">    public static final String TOPIC_NAME = "test-topic";</w:t>
      </w:r>
    </w:p>
    <w:p w14:paraId="48025064" w14:textId="77777777" w:rsidR="00D7767D" w:rsidRPr="00D7767D" w:rsidRDefault="00D7767D" w:rsidP="00D7767D">
      <w:pPr>
        <w:pStyle w:val="aff6"/>
      </w:pPr>
      <w:r w:rsidRPr="00D7767D">
        <w:t xml:space="preserve">    final private </w:t>
      </w:r>
      <w:proofErr w:type="spellStart"/>
      <w:r w:rsidRPr="00D7767D">
        <w:t>ReactiveKafkaProducerTemplate</w:t>
      </w:r>
      <w:proofErr w:type="spellEnd"/>
      <w:r w:rsidRPr="00D7767D">
        <w:t xml:space="preserve">&lt;String, </w:t>
      </w:r>
      <w:proofErr w:type="spellStart"/>
      <w:r w:rsidRPr="00D7767D">
        <w:t>TestMessage</w:t>
      </w:r>
      <w:proofErr w:type="spellEnd"/>
      <w:r w:rsidRPr="00D7767D">
        <w:t xml:space="preserve">&gt; </w:t>
      </w:r>
      <w:proofErr w:type="spellStart"/>
      <w:r w:rsidRPr="00D7767D">
        <w:t>kafka</w:t>
      </w:r>
      <w:proofErr w:type="spellEnd"/>
      <w:r w:rsidRPr="00D7767D">
        <w:t>;</w:t>
      </w:r>
    </w:p>
    <w:p w14:paraId="1BD2EFD6" w14:textId="77777777" w:rsidR="00D7767D" w:rsidRPr="00D7767D" w:rsidRDefault="00D7767D" w:rsidP="00D7767D">
      <w:pPr>
        <w:pStyle w:val="aff6"/>
      </w:pPr>
      <w:r w:rsidRPr="00D7767D">
        <w:t xml:space="preserve">    final private </w:t>
      </w:r>
      <w:proofErr w:type="spellStart"/>
      <w:r w:rsidRPr="00D7767D">
        <w:t>SolutionRepository</w:t>
      </w:r>
      <w:proofErr w:type="spellEnd"/>
      <w:r w:rsidRPr="00D7767D">
        <w:t xml:space="preserve"> </w:t>
      </w:r>
      <w:proofErr w:type="spellStart"/>
      <w:r w:rsidRPr="00D7767D">
        <w:t>solutionRepository</w:t>
      </w:r>
      <w:proofErr w:type="spellEnd"/>
      <w:r w:rsidRPr="00D7767D">
        <w:t>;</w:t>
      </w:r>
    </w:p>
    <w:p w14:paraId="0647A09D" w14:textId="77777777" w:rsidR="00D7767D" w:rsidRPr="00D7767D" w:rsidRDefault="00D7767D" w:rsidP="00D7767D">
      <w:pPr>
        <w:pStyle w:val="aff6"/>
      </w:pPr>
      <w:r w:rsidRPr="00D7767D">
        <w:t xml:space="preserve">    final private </w:t>
      </w:r>
      <w:proofErr w:type="spellStart"/>
      <w:r w:rsidRPr="00D7767D">
        <w:t>UserRepository</w:t>
      </w:r>
      <w:proofErr w:type="spellEnd"/>
      <w:r w:rsidRPr="00D7767D">
        <w:t xml:space="preserve"> </w:t>
      </w:r>
      <w:proofErr w:type="spellStart"/>
      <w:r w:rsidRPr="00D7767D">
        <w:t>userRepository</w:t>
      </w:r>
      <w:proofErr w:type="spellEnd"/>
      <w:r w:rsidRPr="00D7767D">
        <w:t>;</w:t>
      </w:r>
    </w:p>
    <w:p w14:paraId="04E95F89" w14:textId="77777777" w:rsidR="00D7767D" w:rsidRPr="00D7767D" w:rsidRDefault="00D7767D" w:rsidP="00D7767D">
      <w:pPr>
        <w:pStyle w:val="aff6"/>
      </w:pPr>
    </w:p>
    <w:p w14:paraId="0802BC9A" w14:textId="77777777" w:rsidR="00D7767D" w:rsidRPr="00D7767D" w:rsidRDefault="00D7767D" w:rsidP="00D7767D">
      <w:pPr>
        <w:pStyle w:val="aff6"/>
      </w:pPr>
      <w:r w:rsidRPr="00D7767D">
        <w:t xml:space="preserve">    public Mono&lt;Long&gt; </w:t>
      </w:r>
      <w:proofErr w:type="gramStart"/>
      <w:r w:rsidRPr="00D7767D">
        <w:t>send(</w:t>
      </w:r>
      <w:proofErr w:type="gramEnd"/>
      <w:r w:rsidRPr="00D7767D">
        <w:t xml:space="preserve">Long </w:t>
      </w:r>
      <w:proofErr w:type="spellStart"/>
      <w:r w:rsidRPr="00D7767D">
        <w:t>userId</w:t>
      </w:r>
      <w:proofErr w:type="spellEnd"/>
      <w:r w:rsidRPr="00D7767D">
        <w:t>, String code, String slug, Language language) {</w:t>
      </w:r>
    </w:p>
    <w:p w14:paraId="6C0A0B67" w14:textId="77777777" w:rsidR="00D7767D" w:rsidRPr="00D7767D" w:rsidRDefault="00D7767D" w:rsidP="00D7767D">
      <w:pPr>
        <w:pStyle w:val="aff6"/>
      </w:pPr>
      <w:r w:rsidRPr="00D7767D">
        <w:t xml:space="preserve">        final var user = </w:t>
      </w:r>
      <w:proofErr w:type="spellStart"/>
      <w:r w:rsidRPr="00D7767D">
        <w:t>userRepository.getReferenceById</w:t>
      </w:r>
      <w:proofErr w:type="spellEnd"/>
      <w:r w:rsidRPr="00D7767D">
        <w:t>(</w:t>
      </w:r>
      <w:proofErr w:type="spellStart"/>
      <w:r w:rsidRPr="00D7767D">
        <w:t>userId</w:t>
      </w:r>
      <w:proofErr w:type="spellEnd"/>
      <w:r w:rsidRPr="00D7767D">
        <w:t>);</w:t>
      </w:r>
    </w:p>
    <w:p w14:paraId="586455BE" w14:textId="77777777" w:rsidR="00D7767D" w:rsidRPr="00D7767D" w:rsidRDefault="00D7767D" w:rsidP="00D7767D">
      <w:pPr>
        <w:pStyle w:val="aff6"/>
      </w:pPr>
      <w:r w:rsidRPr="00D7767D">
        <w:t xml:space="preserve">        final var solution = </w:t>
      </w:r>
      <w:proofErr w:type="spellStart"/>
      <w:r w:rsidRPr="00D7767D">
        <w:t>solutionRepository.save</w:t>
      </w:r>
      <w:proofErr w:type="spellEnd"/>
      <w:r w:rsidRPr="00D7767D">
        <w:t xml:space="preserve">(new </w:t>
      </w:r>
      <w:proofErr w:type="gramStart"/>
      <w:r w:rsidRPr="00D7767D">
        <w:t>Solution(</w:t>
      </w:r>
      <w:proofErr w:type="gramEnd"/>
      <w:r w:rsidRPr="00D7767D">
        <w:t>null, user, code, slug, language, null));</w:t>
      </w:r>
    </w:p>
    <w:p w14:paraId="1C3A4672" w14:textId="77777777" w:rsidR="00D7767D" w:rsidRPr="00D7767D" w:rsidRDefault="00D7767D" w:rsidP="00D7767D">
      <w:pPr>
        <w:pStyle w:val="aff6"/>
      </w:pPr>
      <w:r w:rsidRPr="00D7767D">
        <w:t xml:space="preserve">        final var </w:t>
      </w:r>
      <w:proofErr w:type="spellStart"/>
      <w:r w:rsidRPr="00D7767D">
        <w:t>solutionId</w:t>
      </w:r>
      <w:proofErr w:type="spellEnd"/>
      <w:r w:rsidRPr="00D7767D">
        <w:t xml:space="preserve"> = </w:t>
      </w:r>
      <w:proofErr w:type="spellStart"/>
      <w:proofErr w:type="gramStart"/>
      <w:r w:rsidRPr="00D7767D">
        <w:t>solution.getId</w:t>
      </w:r>
      <w:proofErr w:type="spellEnd"/>
      <w:proofErr w:type="gramEnd"/>
      <w:r w:rsidRPr="00D7767D">
        <w:t>();</w:t>
      </w:r>
    </w:p>
    <w:p w14:paraId="02AD56E3" w14:textId="77777777" w:rsidR="00D7767D" w:rsidRPr="00D7767D" w:rsidRDefault="00D7767D" w:rsidP="00D7767D">
      <w:pPr>
        <w:pStyle w:val="aff6"/>
      </w:pPr>
      <w:r w:rsidRPr="00D7767D">
        <w:t xml:space="preserve">        return </w:t>
      </w:r>
      <w:proofErr w:type="spellStart"/>
      <w:proofErr w:type="gramStart"/>
      <w:r w:rsidRPr="00D7767D">
        <w:t>kafka.send</w:t>
      </w:r>
      <w:proofErr w:type="spellEnd"/>
      <w:proofErr w:type="gramEnd"/>
      <w:r w:rsidRPr="00D7767D">
        <w:t xml:space="preserve">(TOPIC_NAME, </w:t>
      </w:r>
      <w:proofErr w:type="spellStart"/>
      <w:r w:rsidRPr="00D7767D">
        <w:t>solutionId.toString</w:t>
      </w:r>
      <w:proofErr w:type="spellEnd"/>
      <w:r w:rsidRPr="00D7767D">
        <w:t xml:space="preserve">(), new </w:t>
      </w:r>
      <w:proofErr w:type="spellStart"/>
      <w:r w:rsidRPr="00D7767D">
        <w:t>TestMessage</w:t>
      </w:r>
      <w:proofErr w:type="spellEnd"/>
      <w:r w:rsidRPr="00D7767D">
        <w:t>(</w:t>
      </w:r>
    </w:p>
    <w:p w14:paraId="4EEB0347" w14:textId="77777777" w:rsidR="00D7767D" w:rsidRPr="00D7767D" w:rsidRDefault="00D7767D" w:rsidP="00D7767D">
      <w:pPr>
        <w:pStyle w:val="aff6"/>
      </w:pPr>
      <w:r w:rsidRPr="00D7767D">
        <w:t xml:space="preserve">                </w:t>
      </w:r>
      <w:proofErr w:type="spellStart"/>
      <w:r w:rsidRPr="00D7767D">
        <w:t>solutionId</w:t>
      </w:r>
      <w:proofErr w:type="spellEnd"/>
      <w:r w:rsidRPr="00D7767D">
        <w:t xml:space="preserve">, </w:t>
      </w:r>
      <w:proofErr w:type="spellStart"/>
      <w:proofErr w:type="gramStart"/>
      <w:r w:rsidRPr="00D7767D">
        <w:t>solution.getCode</w:t>
      </w:r>
      <w:proofErr w:type="spellEnd"/>
      <w:proofErr w:type="gramEnd"/>
      <w:r w:rsidRPr="00D7767D">
        <w:t xml:space="preserve">(), </w:t>
      </w:r>
      <w:proofErr w:type="spellStart"/>
      <w:r w:rsidRPr="00D7767D">
        <w:t>solution.getProblemSlug</w:t>
      </w:r>
      <w:proofErr w:type="spellEnd"/>
      <w:r w:rsidRPr="00D7767D">
        <w:t xml:space="preserve">(), </w:t>
      </w:r>
      <w:proofErr w:type="spellStart"/>
      <w:r w:rsidRPr="00D7767D">
        <w:t>solution.getLanguage</w:t>
      </w:r>
      <w:proofErr w:type="spellEnd"/>
      <w:r w:rsidRPr="00D7767D">
        <w:t>()</w:t>
      </w:r>
    </w:p>
    <w:p w14:paraId="28E99935" w14:textId="77777777" w:rsidR="00D7767D" w:rsidRPr="00D7767D" w:rsidRDefault="00D7767D" w:rsidP="00D7767D">
      <w:pPr>
        <w:pStyle w:val="aff6"/>
      </w:pPr>
      <w:r w:rsidRPr="00D7767D">
        <w:t xml:space="preserve">        )</w:t>
      </w:r>
      <w:proofErr w:type="gramStart"/>
      <w:r w:rsidRPr="00D7767D">
        <w:t>).map</w:t>
      </w:r>
      <w:proofErr w:type="gramEnd"/>
      <w:r w:rsidRPr="00D7767D">
        <w:t xml:space="preserve">(m -&gt; </w:t>
      </w:r>
      <w:proofErr w:type="spellStart"/>
      <w:r w:rsidRPr="00D7767D">
        <w:t>solutionId</w:t>
      </w:r>
      <w:proofErr w:type="spellEnd"/>
      <w:r w:rsidRPr="00D7767D">
        <w:t>);</w:t>
      </w:r>
    </w:p>
    <w:p w14:paraId="24A74BA4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410D8DB2" w14:textId="77777777" w:rsidR="00D7767D" w:rsidRPr="00D7767D" w:rsidRDefault="00D7767D" w:rsidP="00D7767D">
      <w:pPr>
        <w:pStyle w:val="aff6"/>
      </w:pPr>
      <w:r w:rsidRPr="00D7767D">
        <w:t>}</w:t>
      </w:r>
    </w:p>
    <w:p w14:paraId="4001CB91" w14:textId="77777777" w:rsidR="00D7767D" w:rsidRPr="00D7767D" w:rsidRDefault="00D7767D" w:rsidP="00D7767D">
      <w:pPr>
        <w:pStyle w:val="aff6"/>
      </w:pPr>
      <w:r w:rsidRPr="00D7767D">
        <w:t xml:space="preserve">package </w:t>
      </w:r>
      <w:proofErr w:type="spellStart"/>
      <w:proofErr w:type="gramStart"/>
      <w:r w:rsidRPr="00D7767D">
        <w:t>net.danil.web.problem</w:t>
      </w:r>
      <w:proofErr w:type="gramEnd"/>
      <w:r w:rsidRPr="00D7767D">
        <w:t>.service</w:t>
      </w:r>
      <w:proofErr w:type="spellEnd"/>
      <w:r w:rsidRPr="00D7767D">
        <w:t>;</w:t>
      </w:r>
    </w:p>
    <w:p w14:paraId="1FEB54B7" w14:textId="77777777" w:rsidR="00D7767D" w:rsidRPr="00D7767D" w:rsidRDefault="00D7767D" w:rsidP="00D7767D">
      <w:pPr>
        <w:pStyle w:val="aff6"/>
      </w:pPr>
    </w:p>
    <w:p w14:paraId="221DBE8F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net.danil.web.problem.dto.TestResult</w:t>
      </w:r>
      <w:proofErr w:type="spellEnd"/>
      <w:proofErr w:type="gramEnd"/>
      <w:r w:rsidRPr="00D7767D">
        <w:t>;</w:t>
      </w:r>
    </w:p>
    <w:p w14:paraId="6A2431C3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.stereotype.Service</w:t>
      </w:r>
      <w:proofErr w:type="spellEnd"/>
      <w:r w:rsidRPr="00D7767D">
        <w:t>;</w:t>
      </w:r>
    </w:p>
    <w:p w14:paraId="0996006D" w14:textId="77777777" w:rsidR="00D7767D" w:rsidRPr="00D7767D" w:rsidRDefault="00D7767D" w:rsidP="00D7767D">
      <w:pPr>
        <w:pStyle w:val="aff6"/>
      </w:pPr>
    </w:p>
    <w:p w14:paraId="5A9B0F5E" w14:textId="77777777" w:rsidR="00D7767D" w:rsidRPr="00D7767D" w:rsidRDefault="00D7767D" w:rsidP="00D7767D">
      <w:pPr>
        <w:pStyle w:val="aff6"/>
      </w:pPr>
      <w:r w:rsidRPr="00D7767D">
        <w:t>@Service</w:t>
      </w:r>
    </w:p>
    <w:p w14:paraId="09A964B7" w14:textId="77777777" w:rsidR="00D7767D" w:rsidRPr="00D7767D" w:rsidRDefault="00D7767D" w:rsidP="00D7767D">
      <w:pPr>
        <w:pStyle w:val="aff6"/>
      </w:pPr>
      <w:r w:rsidRPr="00D7767D">
        <w:t xml:space="preserve">public class </w:t>
      </w:r>
      <w:proofErr w:type="spellStart"/>
      <w:r w:rsidRPr="00D7767D">
        <w:t>TestResultAnalyzerService</w:t>
      </w:r>
      <w:proofErr w:type="spellEnd"/>
      <w:r w:rsidRPr="00D7767D">
        <w:t xml:space="preserve"> {</w:t>
      </w:r>
    </w:p>
    <w:p w14:paraId="4289729C" w14:textId="77777777" w:rsidR="00D7767D" w:rsidRPr="00D7767D" w:rsidRDefault="00D7767D" w:rsidP="00D7767D">
      <w:pPr>
        <w:pStyle w:val="aff6"/>
      </w:pPr>
      <w:r w:rsidRPr="00D7767D">
        <w:t xml:space="preserve">    public record </w:t>
      </w:r>
      <w:proofErr w:type="gramStart"/>
      <w:r w:rsidRPr="00D7767D">
        <w:t>Verdict(</w:t>
      </w:r>
      <w:proofErr w:type="spellStart"/>
      <w:proofErr w:type="gramEnd"/>
      <w:r w:rsidRPr="00D7767D">
        <w:t>boolean</w:t>
      </w:r>
      <w:proofErr w:type="spellEnd"/>
      <w:r w:rsidRPr="00D7767D">
        <w:t xml:space="preserve"> solved) {</w:t>
      </w:r>
    </w:p>
    <w:p w14:paraId="2DFE9201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1A340735" w14:textId="77777777" w:rsidR="00D7767D" w:rsidRPr="00D7767D" w:rsidRDefault="00D7767D" w:rsidP="00D7767D">
      <w:pPr>
        <w:pStyle w:val="aff6"/>
      </w:pPr>
      <w:r w:rsidRPr="00D7767D">
        <w:t xml:space="preserve">    public Verdict </w:t>
      </w:r>
      <w:proofErr w:type="spellStart"/>
      <w:proofErr w:type="gramStart"/>
      <w:r w:rsidRPr="00D7767D">
        <w:t>judgeResults</w:t>
      </w:r>
      <w:proofErr w:type="spellEnd"/>
      <w:r w:rsidRPr="00D7767D">
        <w:t>(</w:t>
      </w:r>
      <w:proofErr w:type="spellStart"/>
      <w:proofErr w:type="gramEnd"/>
      <w:r w:rsidRPr="00D7767D">
        <w:t>TestResult</w:t>
      </w:r>
      <w:proofErr w:type="spellEnd"/>
      <w:r w:rsidRPr="00D7767D">
        <w:t xml:space="preserve"> </w:t>
      </w:r>
      <w:proofErr w:type="spellStart"/>
      <w:r w:rsidRPr="00D7767D">
        <w:t>testResult</w:t>
      </w:r>
      <w:proofErr w:type="spellEnd"/>
      <w:r w:rsidRPr="00D7767D">
        <w:t>) {</w:t>
      </w:r>
    </w:p>
    <w:p w14:paraId="590543BC" w14:textId="77777777" w:rsidR="00D7767D" w:rsidRPr="00D7767D" w:rsidRDefault="00D7767D" w:rsidP="00D7767D">
      <w:pPr>
        <w:pStyle w:val="aff6"/>
      </w:pPr>
      <w:r w:rsidRPr="00D7767D">
        <w:t xml:space="preserve">        </w:t>
      </w:r>
      <w:proofErr w:type="gramStart"/>
      <w:r w:rsidRPr="00D7767D">
        <w:t>if(</w:t>
      </w:r>
      <w:proofErr w:type="spellStart"/>
      <w:proofErr w:type="gramEnd"/>
      <w:r w:rsidRPr="00D7767D">
        <w:t>testResult.statusCode</w:t>
      </w:r>
      <w:proofErr w:type="spellEnd"/>
      <w:r w:rsidRPr="00D7767D">
        <w:t>() != 0)</w:t>
      </w:r>
    </w:p>
    <w:p w14:paraId="3A046813" w14:textId="77777777" w:rsidR="00D7767D" w:rsidRPr="00D7767D" w:rsidRDefault="00D7767D" w:rsidP="00D7767D">
      <w:pPr>
        <w:pStyle w:val="aff6"/>
      </w:pPr>
      <w:r w:rsidRPr="00D7767D">
        <w:t xml:space="preserve">            return new Verdict(false);</w:t>
      </w:r>
    </w:p>
    <w:p w14:paraId="56198681" w14:textId="77777777" w:rsidR="00D7767D" w:rsidRPr="00D7767D" w:rsidRDefault="00D7767D" w:rsidP="00D7767D">
      <w:pPr>
        <w:pStyle w:val="aff6"/>
      </w:pPr>
      <w:r w:rsidRPr="00D7767D">
        <w:t xml:space="preserve">        </w:t>
      </w:r>
      <w:proofErr w:type="gramStart"/>
      <w:r w:rsidRPr="00D7767D">
        <w:t>if(</w:t>
      </w:r>
      <w:proofErr w:type="spellStart"/>
      <w:proofErr w:type="gramEnd"/>
      <w:r w:rsidRPr="00D7767D">
        <w:t>testResult.failures</w:t>
      </w:r>
      <w:proofErr w:type="spellEnd"/>
      <w:r w:rsidRPr="00D7767D">
        <w:t xml:space="preserve">() != 0 || </w:t>
      </w:r>
      <w:proofErr w:type="spellStart"/>
      <w:r w:rsidRPr="00D7767D">
        <w:t>testResult.errors</w:t>
      </w:r>
      <w:proofErr w:type="spellEnd"/>
      <w:r w:rsidRPr="00D7767D">
        <w:t>() != 0)</w:t>
      </w:r>
    </w:p>
    <w:p w14:paraId="2C49E865" w14:textId="77777777" w:rsidR="00D7767D" w:rsidRPr="00D7767D" w:rsidRDefault="00D7767D" w:rsidP="00D7767D">
      <w:pPr>
        <w:pStyle w:val="aff6"/>
      </w:pPr>
      <w:r w:rsidRPr="00D7767D">
        <w:t xml:space="preserve">            return new Verdict(false);</w:t>
      </w:r>
    </w:p>
    <w:p w14:paraId="2A6522E4" w14:textId="77777777" w:rsidR="00D7767D" w:rsidRPr="00D7767D" w:rsidRDefault="00D7767D" w:rsidP="00D7767D">
      <w:pPr>
        <w:pStyle w:val="aff6"/>
      </w:pPr>
      <w:r w:rsidRPr="00D7767D">
        <w:t xml:space="preserve">        </w:t>
      </w:r>
      <w:proofErr w:type="gramStart"/>
      <w:r w:rsidRPr="00D7767D">
        <w:t>if(</w:t>
      </w:r>
      <w:proofErr w:type="spellStart"/>
      <w:proofErr w:type="gramEnd"/>
      <w:r w:rsidRPr="00D7767D">
        <w:t>testResult.tests</w:t>
      </w:r>
      <w:proofErr w:type="spellEnd"/>
      <w:r w:rsidRPr="00D7767D">
        <w:t>() == 0)</w:t>
      </w:r>
    </w:p>
    <w:p w14:paraId="04F84126" w14:textId="77777777" w:rsidR="00D7767D" w:rsidRPr="00D7767D" w:rsidRDefault="00D7767D" w:rsidP="00D7767D">
      <w:pPr>
        <w:pStyle w:val="aff6"/>
      </w:pPr>
      <w:r w:rsidRPr="00D7767D">
        <w:t xml:space="preserve">            return new Verdict(false);</w:t>
      </w:r>
    </w:p>
    <w:p w14:paraId="42E80ABF" w14:textId="77777777" w:rsidR="00D7767D" w:rsidRPr="00D7767D" w:rsidRDefault="00D7767D" w:rsidP="00D7767D">
      <w:pPr>
        <w:pStyle w:val="aff6"/>
      </w:pPr>
    </w:p>
    <w:p w14:paraId="5AF12737" w14:textId="77777777" w:rsidR="00D7767D" w:rsidRPr="003B2983" w:rsidRDefault="00D7767D" w:rsidP="00D7767D">
      <w:pPr>
        <w:pStyle w:val="aff6"/>
      </w:pPr>
      <w:r w:rsidRPr="00D7767D">
        <w:t xml:space="preserve">        return</w:t>
      </w:r>
      <w:r w:rsidRPr="003B2983">
        <w:t xml:space="preserve"> </w:t>
      </w:r>
      <w:r w:rsidRPr="00D7767D">
        <w:t>new</w:t>
      </w:r>
      <w:r w:rsidRPr="003B2983">
        <w:t xml:space="preserve"> </w:t>
      </w:r>
      <w:r w:rsidRPr="00D7767D">
        <w:t>Verdict</w:t>
      </w:r>
      <w:r w:rsidRPr="003B2983">
        <w:t>(</w:t>
      </w:r>
      <w:r w:rsidRPr="00D7767D">
        <w:t>true</w:t>
      </w:r>
      <w:r w:rsidRPr="003B2983">
        <w:t>);</w:t>
      </w:r>
    </w:p>
    <w:p w14:paraId="707A3D0C" w14:textId="77777777" w:rsidR="00D7767D" w:rsidRPr="00D7767D" w:rsidRDefault="00D7767D" w:rsidP="00D7767D">
      <w:pPr>
        <w:pStyle w:val="aff6"/>
        <w:rPr>
          <w:lang w:val="ru-RU"/>
        </w:rPr>
      </w:pPr>
      <w:r w:rsidRPr="003B2983">
        <w:t xml:space="preserve">    </w:t>
      </w:r>
      <w:r w:rsidRPr="00D7767D">
        <w:rPr>
          <w:lang w:val="ru-RU"/>
        </w:rPr>
        <w:t>}</w:t>
      </w:r>
    </w:p>
    <w:p w14:paraId="216A06FD" w14:textId="1C84EDEC" w:rsidR="00D7767D" w:rsidRPr="00B85417" w:rsidRDefault="00D7767D" w:rsidP="00D7767D">
      <w:pPr>
        <w:pStyle w:val="aff6"/>
        <w:rPr>
          <w:lang w:val="ru-RU"/>
        </w:rPr>
      </w:pPr>
      <w:r w:rsidRPr="00D7767D">
        <w:rPr>
          <w:lang w:val="ru-RU"/>
        </w:rPr>
        <w:t>}</w:t>
      </w:r>
    </w:p>
    <w:sectPr w:rsidR="00D7767D" w:rsidRPr="00B85417" w:rsidSect="00A2581F">
      <w:footerReference w:type="default" r:id="rId39"/>
      <w:headerReference w:type="first" r:id="rId40"/>
      <w:footerReference w:type="first" r:id="rId41"/>
      <w:type w:val="continuous"/>
      <w:pgSz w:w="11906" w:h="16838"/>
      <w:pgMar w:top="1134" w:right="850" w:bottom="1134" w:left="1701" w:header="708" w:footer="708" w:gutter="0"/>
      <w:pgNumType w:start="4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Автор" w:initials="A">
    <w:p w14:paraId="5C29AE79" w14:textId="31748BA1" w:rsidR="00DA3132" w:rsidRPr="00DA3132" w:rsidRDefault="00DA3132">
      <w:pPr>
        <w:pStyle w:val="affa"/>
      </w:pPr>
      <w:r>
        <w:rPr>
          <w:rStyle w:val="aff9"/>
        </w:rPr>
        <w:annotationRef/>
      </w:r>
      <w:r>
        <w:t>В содержании межстрочный интервал больше 1,5. Возможно за счет отступов после каждого абзаца.</w:t>
      </w:r>
    </w:p>
  </w:comment>
  <w:comment w:id="78" w:author="Автор" w:initials="A">
    <w:p w14:paraId="279462FC" w14:textId="4FADE126" w:rsidR="00065374" w:rsidRDefault="00065374">
      <w:pPr>
        <w:pStyle w:val="affa"/>
      </w:pPr>
      <w:r>
        <w:rPr>
          <w:rStyle w:val="aff9"/>
        </w:rPr>
        <w:annotationRef/>
      </w:r>
      <w:r>
        <w:t>смысловой повтор: разные задачи разные задачи</w:t>
      </w:r>
      <w:r w:rsidR="00F63B01">
        <w:t>. Или уточнить первую часть или убрать повтор</w:t>
      </w:r>
    </w:p>
  </w:comment>
  <w:comment w:id="81" w:author="Автор" w:initials="A">
    <w:p w14:paraId="66CDCECA" w14:textId="5358BD10" w:rsidR="00794410" w:rsidRDefault="00794410">
      <w:pPr>
        <w:pStyle w:val="affa"/>
      </w:pPr>
      <w:r>
        <w:rPr>
          <w:rStyle w:val="aff9"/>
        </w:rPr>
        <w:annotationRef/>
      </w:r>
      <w:r>
        <w:t>Жаргонизм</w:t>
      </w:r>
    </w:p>
  </w:comment>
  <w:comment w:id="85" w:author="Автор" w:initials="A">
    <w:p w14:paraId="5B9C4FA5" w14:textId="00A7EB39" w:rsidR="005F5136" w:rsidRDefault="005F5136">
      <w:pPr>
        <w:pStyle w:val="affa"/>
      </w:pPr>
      <w:r>
        <w:rPr>
          <w:rStyle w:val="aff9"/>
        </w:rPr>
        <w:annotationRef/>
      </w:r>
      <w:r>
        <w:t xml:space="preserve">Целью является «предоставление» платформы или </w:t>
      </w:r>
      <w:proofErr w:type="gramStart"/>
      <w:r>
        <w:t>все таки</w:t>
      </w:r>
      <w:proofErr w:type="gramEnd"/>
      <w:r>
        <w:t xml:space="preserve"> её проектирование и разработка?</w:t>
      </w:r>
    </w:p>
  </w:comment>
  <w:comment w:id="87" w:author="Автор" w:initials="A">
    <w:p w14:paraId="07EE5377" w14:textId="16DA4EBF" w:rsidR="00604CF7" w:rsidRDefault="00604CF7">
      <w:pPr>
        <w:pStyle w:val="affa"/>
      </w:pPr>
      <w:r>
        <w:rPr>
          <w:rStyle w:val="aff9"/>
        </w:rPr>
        <w:annotationRef/>
      </w:r>
      <w:r>
        <w:t xml:space="preserve">В одном месте у вас «программное средство», а в другом «информационная система». Выберите что-то одно и используйте везде в документе по отношению в вашей работе. </w:t>
      </w:r>
    </w:p>
  </w:comment>
  <w:comment w:id="90" w:author="Автор" w:initials="A">
    <w:p w14:paraId="41B07613" w14:textId="0D0412CA" w:rsidR="008250E2" w:rsidRDefault="008250E2">
      <w:pPr>
        <w:pStyle w:val="affa"/>
      </w:pPr>
      <w:r>
        <w:rPr>
          <w:rStyle w:val="aff9"/>
        </w:rPr>
        <w:annotationRef/>
      </w:r>
      <w:r>
        <w:t xml:space="preserve">Вторая глава содержит </w:t>
      </w:r>
      <w:proofErr w:type="gramStart"/>
      <w:r>
        <w:t>больше</w:t>
      </w:r>
      <w:proofErr w:type="gramEnd"/>
      <w:r>
        <w:t xml:space="preserve"> чем тут написано. </w:t>
      </w:r>
    </w:p>
  </w:comment>
  <w:comment w:id="97" w:author="Автор" w:initials="A">
    <w:p w14:paraId="0C5D3112" w14:textId="0F7875D5" w:rsidR="00857128" w:rsidRDefault="00857128">
      <w:pPr>
        <w:pStyle w:val="affa"/>
      </w:pPr>
      <w:r>
        <w:t xml:space="preserve">Название </w:t>
      </w:r>
      <w:r>
        <w:rPr>
          <w:rStyle w:val="aff9"/>
        </w:rPr>
        <w:annotationRef/>
      </w:r>
      <w:r>
        <w:t>не соответствует содержанию раздела, в нем нет никаких теоретических сведений. Скорее это «Аналитический обзор</w:t>
      </w:r>
      <w:proofErr w:type="gramStart"/>
      <w:r>
        <w:t xml:space="preserve"> ….</w:t>
      </w:r>
      <w:proofErr w:type="gramEnd"/>
      <w:r>
        <w:t>»</w:t>
      </w:r>
    </w:p>
  </w:comment>
  <w:comment w:id="106" w:author="Автор" w:initials="A">
    <w:p w14:paraId="43303840" w14:textId="5193D97A" w:rsidR="009A5635" w:rsidRDefault="009A5635">
      <w:pPr>
        <w:pStyle w:val="affa"/>
      </w:pPr>
      <w:r>
        <w:rPr>
          <w:rStyle w:val="aff9"/>
        </w:rPr>
        <w:annotationRef/>
      </w:r>
      <w:r>
        <w:t>жаргонизм</w:t>
      </w:r>
    </w:p>
  </w:comment>
  <w:comment w:id="111" w:author="Автор" w:initials="A">
    <w:p w14:paraId="7B85AB01" w14:textId="58E6ADBA" w:rsidR="00DE632E" w:rsidRDefault="00DE632E">
      <w:pPr>
        <w:pStyle w:val="affa"/>
      </w:pPr>
      <w:r>
        <w:rPr>
          <w:rStyle w:val="aff9"/>
        </w:rPr>
        <w:annotationRef/>
      </w:r>
      <w:r>
        <w:t>оценка кода не может обеспечить ни его точность, ни его производительность</w:t>
      </w:r>
      <w:r w:rsidR="0032332A">
        <w:t>. Это только лишь оценка</w:t>
      </w:r>
    </w:p>
  </w:comment>
  <w:comment w:id="112" w:author="Автор" w:initials="A">
    <w:p w14:paraId="370D9735" w14:textId="58B60304" w:rsidR="00234B06" w:rsidRDefault="00234B06">
      <w:pPr>
        <w:pStyle w:val="affa"/>
      </w:pPr>
      <w:r>
        <w:rPr>
          <w:rStyle w:val="aff9"/>
        </w:rPr>
        <w:annotationRef/>
      </w:r>
      <w:r>
        <w:t>жаргонизм</w:t>
      </w:r>
    </w:p>
  </w:comment>
  <w:comment w:id="119" w:author="Автор" w:initials="A">
    <w:p w14:paraId="114F5B02" w14:textId="7A052AA4" w:rsidR="008723EE" w:rsidRDefault="008723EE">
      <w:pPr>
        <w:pStyle w:val="affa"/>
      </w:pPr>
      <w:r>
        <w:rPr>
          <w:rStyle w:val="aff9"/>
        </w:rPr>
        <w:annotationRef/>
      </w:r>
      <w:r>
        <w:t>жаргонизм</w:t>
      </w:r>
    </w:p>
  </w:comment>
  <w:comment w:id="133" w:author="Автор" w:initials="A">
    <w:p w14:paraId="0FC4E4EA" w14:textId="72DCE10A" w:rsidR="004731CF" w:rsidRDefault="004731CF">
      <w:pPr>
        <w:pStyle w:val="affa"/>
      </w:pPr>
      <w:r>
        <w:rPr>
          <w:rStyle w:val="aff9"/>
        </w:rPr>
        <w:annotationRef/>
      </w:r>
      <w:r>
        <w:t>в российском сегменте чего?</w:t>
      </w:r>
    </w:p>
  </w:comment>
  <w:comment w:id="148" w:author="Автор" w:initials="A">
    <w:p w14:paraId="1AB38DC6" w14:textId="74F7A4D8" w:rsidR="00355F9F" w:rsidRDefault="00355F9F">
      <w:pPr>
        <w:pStyle w:val="affa"/>
      </w:pPr>
      <w:r>
        <w:rPr>
          <w:rStyle w:val="aff9"/>
        </w:rPr>
        <w:annotationRef/>
      </w:r>
      <w:r>
        <w:t>падеж?</w:t>
      </w:r>
    </w:p>
  </w:comment>
  <w:comment w:id="153" w:author="Автор" w:initials="A">
    <w:p w14:paraId="098E50A8" w14:textId="1363A929" w:rsidR="00545072" w:rsidRDefault="00545072">
      <w:pPr>
        <w:pStyle w:val="affa"/>
      </w:pPr>
      <w:r>
        <w:rPr>
          <w:rStyle w:val="aff9"/>
        </w:rPr>
        <w:annotationRef/>
      </w:r>
      <w:r>
        <w:t>Платформы еще нет, характеристики кого и как «проанализированы»?</w:t>
      </w:r>
    </w:p>
  </w:comment>
  <w:comment w:id="162" w:author="Автор" w:initials="A">
    <w:p w14:paraId="276BD5A7" w14:textId="3FEB8FC7" w:rsidR="001D39E4" w:rsidRDefault="001D39E4">
      <w:pPr>
        <w:pStyle w:val="affa"/>
      </w:pPr>
      <w:r>
        <w:rPr>
          <w:rStyle w:val="aff9"/>
        </w:rPr>
        <w:annotationRef/>
      </w:r>
      <w:r w:rsidR="00E46FD4">
        <w:t>не описаны. В пункте «Постановка задачи» их нет.</w:t>
      </w:r>
    </w:p>
  </w:comment>
  <w:comment w:id="188" w:author="Автор" w:initials="A">
    <w:p w14:paraId="11B7DE98" w14:textId="7F45B07C" w:rsidR="00FC7B72" w:rsidRDefault="00FC7B72">
      <w:pPr>
        <w:pStyle w:val="affa"/>
      </w:pPr>
      <w:r>
        <w:rPr>
          <w:rStyle w:val="aff9"/>
        </w:rPr>
        <w:annotationRef/>
      </w:r>
      <w:r w:rsidR="00172F68">
        <w:rPr>
          <w:rStyle w:val="aff9"/>
        </w:rPr>
        <w:t>З</w:t>
      </w:r>
      <w:r>
        <w:t>аголовк</w:t>
      </w:r>
      <w:r w:rsidR="00172F68">
        <w:t>и</w:t>
      </w:r>
      <w:r>
        <w:t xml:space="preserve"> таблиц пишутся посередине. Далее везде.</w:t>
      </w:r>
    </w:p>
  </w:comment>
  <w:comment w:id="196" w:author="Автор" w:initials="A">
    <w:p w14:paraId="0923A7D2" w14:textId="532DE2F6" w:rsidR="00891016" w:rsidRDefault="00891016">
      <w:pPr>
        <w:pStyle w:val="affa"/>
      </w:pPr>
      <w:r>
        <w:rPr>
          <w:rStyle w:val="aff9"/>
        </w:rPr>
        <w:annotationRef/>
      </w:r>
      <w:r>
        <w:t>Из этого описания мало что понятно. Зачем эта структура, какова её роль в системе и т.д.</w:t>
      </w:r>
    </w:p>
  </w:comment>
  <w:comment w:id="197" w:author="Автор" w:initials="A">
    <w:p w14:paraId="5F256664" w14:textId="2C08888F" w:rsidR="00310C05" w:rsidRDefault="00310C05">
      <w:pPr>
        <w:pStyle w:val="affa"/>
      </w:pPr>
      <w:r>
        <w:rPr>
          <w:rStyle w:val="aff9"/>
        </w:rPr>
        <w:annotationRef/>
      </w:r>
    </w:p>
  </w:comment>
  <w:comment w:id="203" w:author="Автор" w:initials="A">
    <w:p w14:paraId="7D762573" w14:textId="66CE2A4A" w:rsidR="00891016" w:rsidRDefault="00891016">
      <w:pPr>
        <w:pStyle w:val="affa"/>
      </w:pPr>
      <w:r>
        <w:rPr>
          <w:rStyle w:val="aff9"/>
        </w:rPr>
        <w:annotationRef/>
      </w:r>
      <w:r>
        <w:t xml:space="preserve">На мой вкус не хватает как минимум поля «дата и время отправки», а еще </w:t>
      </w:r>
      <w:r w:rsidR="009F699D">
        <w:t xml:space="preserve">из опыта </w:t>
      </w:r>
      <w:proofErr w:type="gramStart"/>
      <w:r>
        <w:t xml:space="preserve">можно </w:t>
      </w:r>
      <w:r w:rsidR="009F699D">
        <w:t xml:space="preserve">сетевой </w:t>
      </w:r>
      <w:r>
        <w:t>адрес</w:t>
      </w:r>
      <w:proofErr w:type="gramEnd"/>
      <w:r>
        <w:t xml:space="preserve"> с которого была произведена отправка. </w:t>
      </w:r>
    </w:p>
  </w:comment>
  <w:comment w:id="215" w:author="Автор" w:initials="A">
    <w:p w14:paraId="17C623F0" w14:textId="23D3B4A6" w:rsidR="00126608" w:rsidRDefault="00126608">
      <w:pPr>
        <w:pStyle w:val="affa"/>
      </w:pPr>
      <w:r>
        <w:rPr>
          <w:rStyle w:val="aff9"/>
        </w:rPr>
        <w:annotationRef/>
      </w:r>
      <w:r>
        <w:t>падеж</w:t>
      </w:r>
    </w:p>
  </w:comment>
  <w:comment w:id="219" w:author="Автор" w:initials="A">
    <w:p w14:paraId="56F1DE81" w14:textId="40CDC3BE" w:rsidR="004834C0" w:rsidRDefault="004834C0">
      <w:pPr>
        <w:pStyle w:val="affa"/>
      </w:pPr>
      <w:r>
        <w:rPr>
          <w:rStyle w:val="aff9"/>
        </w:rPr>
        <w:annotationRef/>
      </w:r>
      <w:r>
        <w:t>Интересно, что вы говорите о времени создания, но ни у Решения, ни у Результатов это время нигде не хранится.</w:t>
      </w:r>
    </w:p>
  </w:comment>
  <w:comment w:id="228" w:author="Автор" w:initials="A">
    <w:p w14:paraId="73BE9875" w14:textId="2A1C86C7" w:rsidR="007C32F4" w:rsidRDefault="007C32F4">
      <w:pPr>
        <w:pStyle w:val="affa"/>
      </w:pPr>
      <w:r>
        <w:rPr>
          <w:rStyle w:val="aff9"/>
        </w:rPr>
        <w:annotationRef/>
      </w:r>
      <w:r>
        <w:t>Просто количества недостаточно. Обязательно нужно знать точно (списком) какие тесты пройдены и за сколько, а какие – нет и по какой причине (лимит времени, лимит памяти, некорректный ответ и т.д.)</w:t>
      </w:r>
    </w:p>
  </w:comment>
  <w:comment w:id="258" w:author="Автор" w:initials="A">
    <w:p w14:paraId="671F2151" w14:textId="67AA5FDF" w:rsidR="00503B8A" w:rsidRDefault="00503B8A">
      <w:pPr>
        <w:pStyle w:val="affa"/>
      </w:pPr>
      <w:r>
        <w:rPr>
          <w:rStyle w:val="aff9"/>
        </w:rPr>
        <w:annotationRef/>
      </w:r>
      <w:r>
        <w:t>съехало. И вообще «Окончание …» можно не писать, если есть повторяющийся заголовок</w:t>
      </w:r>
    </w:p>
  </w:comment>
  <w:comment w:id="292" w:author="Автор" w:initials="A">
    <w:p w14:paraId="05FB9EB2" w14:textId="5D340981" w:rsidR="008504E4" w:rsidRDefault="008504E4">
      <w:pPr>
        <w:pStyle w:val="affa"/>
      </w:pPr>
      <w:r>
        <w:rPr>
          <w:rStyle w:val="aff9"/>
        </w:rPr>
        <w:annotationRef/>
      </w:r>
      <w:r>
        <w:t xml:space="preserve">Простоя – хорошо. А для чего она? </w:t>
      </w:r>
    </w:p>
  </w:comment>
  <w:comment w:id="296" w:author="Автор" w:initials="A">
    <w:p w14:paraId="11DA23A6" w14:textId="653E4625" w:rsidR="009C41E5" w:rsidRDefault="009C41E5">
      <w:pPr>
        <w:pStyle w:val="affa"/>
      </w:pPr>
      <w:r>
        <w:rPr>
          <w:rStyle w:val="aff9"/>
        </w:rPr>
        <w:annotationRef/>
      </w:r>
      <w:r>
        <w:t>А где всякая статистика о пользователе? Сколько решил задач, какое место занимает и т.д.</w:t>
      </w:r>
    </w:p>
  </w:comment>
  <w:comment w:id="297" w:author="Автор" w:initials="A">
    <w:p w14:paraId="0D04CBD2" w14:textId="4E3A3B92" w:rsidR="005B219C" w:rsidRDefault="005B219C">
      <w:pPr>
        <w:pStyle w:val="affa"/>
      </w:pPr>
      <w:r>
        <w:rPr>
          <w:rStyle w:val="aff9"/>
        </w:rPr>
        <w:annotationRef/>
      </w:r>
      <w:r>
        <w:t>В полях не хранится, вычисляется.</w:t>
      </w:r>
    </w:p>
  </w:comment>
  <w:comment w:id="304" w:author="Автор" w:initials="A">
    <w:p w14:paraId="6FD3F79F" w14:textId="23EE20BE" w:rsidR="00F24855" w:rsidRDefault="00682980">
      <w:pPr>
        <w:pStyle w:val="affa"/>
      </w:pPr>
      <w:r>
        <w:t xml:space="preserve">А где </w:t>
      </w:r>
      <w:r w:rsidR="00F24855">
        <w:rPr>
          <w:rStyle w:val="aff9"/>
        </w:rPr>
        <w:annotationRef/>
      </w:r>
      <w:r w:rsidR="00F24855">
        <w:t>Соль</w:t>
      </w:r>
      <w:r>
        <w:t xml:space="preserve"> для хэша</w:t>
      </w:r>
      <w:r w:rsidR="00F24855">
        <w:t>?</w:t>
      </w:r>
    </w:p>
  </w:comment>
  <w:comment w:id="305" w:author="Автор" w:initials="A">
    <w:p w14:paraId="513AFE6B" w14:textId="158A892A" w:rsidR="005B219C" w:rsidRDefault="005B219C">
      <w:pPr>
        <w:pStyle w:val="affa"/>
      </w:pPr>
      <w:r>
        <w:rPr>
          <w:rStyle w:val="aff9"/>
        </w:rPr>
        <w:annotationRef/>
      </w:r>
      <w:r>
        <w:t>Одна на всех</w:t>
      </w:r>
    </w:p>
  </w:comment>
  <w:comment w:id="310" w:author="Автор" w:initials="A">
    <w:p w14:paraId="30050C80" w14:textId="0DCEF2FA" w:rsidR="00D45E26" w:rsidRDefault="00D45E26">
      <w:pPr>
        <w:pStyle w:val="affa"/>
      </w:pPr>
      <w:r>
        <w:rPr>
          <w:rStyle w:val="aff9"/>
        </w:rPr>
        <w:annotationRef/>
      </w:r>
      <w:r>
        <w:t xml:space="preserve">Схема? </w:t>
      </w:r>
      <w:r w:rsidR="00E52E6C">
        <w:t xml:space="preserve">Кратко о назначении </w:t>
      </w:r>
      <w:r>
        <w:t>каждого из сервисов?</w:t>
      </w:r>
    </w:p>
  </w:comment>
  <w:comment w:id="317" w:author="Автор" w:initials="A">
    <w:p w14:paraId="54FE8061" w14:textId="1CE17C02" w:rsidR="003341CE" w:rsidRPr="003341CE" w:rsidRDefault="003341CE">
      <w:pPr>
        <w:pStyle w:val="affa"/>
      </w:pPr>
      <w:r>
        <w:rPr>
          <w:rStyle w:val="aff9"/>
        </w:rPr>
        <w:annotationRef/>
      </w:r>
      <w:r>
        <w:t xml:space="preserve">Хорошо бы чтобы ранее была представлена общая схема разрабатываемой ИС, т.к. </w:t>
      </w:r>
      <w:r>
        <w:rPr>
          <w:lang w:val="en-US"/>
        </w:rPr>
        <w:t>Kafka</w:t>
      </w:r>
      <w:r w:rsidRPr="003341CE">
        <w:t xml:space="preserve"> </w:t>
      </w:r>
      <w:r>
        <w:t>появляется «вдруг»</w:t>
      </w:r>
    </w:p>
  </w:comment>
  <w:comment w:id="318" w:author="Автор" w:initials="A">
    <w:p w14:paraId="36177D38" w14:textId="2E080A62" w:rsidR="00557E2A" w:rsidRPr="00557E2A" w:rsidRDefault="00557E2A">
      <w:pPr>
        <w:pStyle w:val="affa"/>
      </w:pPr>
      <w:r>
        <w:rPr>
          <w:rStyle w:val="aff9"/>
        </w:rPr>
        <w:annotationRef/>
      </w:r>
      <w:r>
        <w:t xml:space="preserve">Почему </w:t>
      </w:r>
      <w:proofErr w:type="spellStart"/>
      <w:r>
        <w:t>имеено</w:t>
      </w:r>
      <w:proofErr w:type="spellEnd"/>
      <w:r>
        <w:t xml:space="preserve"> </w:t>
      </w:r>
      <w:proofErr w:type="spellStart"/>
      <w:r>
        <w:rPr>
          <w:lang w:val="en-US"/>
        </w:rPr>
        <w:t>kafka</w:t>
      </w:r>
      <w:proofErr w:type="spellEnd"/>
      <w:r w:rsidRPr="00557E2A">
        <w:t xml:space="preserve"> </w:t>
      </w:r>
      <w:r>
        <w:t xml:space="preserve">никак не обоснованно. Почему не </w:t>
      </w:r>
      <w:r>
        <w:rPr>
          <w:lang w:val="en-US"/>
        </w:rPr>
        <w:t>Rabbit</w:t>
      </w:r>
      <w:r w:rsidRPr="00557E2A">
        <w:t xml:space="preserve"> </w:t>
      </w:r>
      <w:r>
        <w:rPr>
          <w:lang w:val="en-US"/>
        </w:rPr>
        <w:t>MQ</w:t>
      </w:r>
      <w:r>
        <w:t xml:space="preserve">, не </w:t>
      </w:r>
      <w:r>
        <w:rPr>
          <w:lang w:val="en-US"/>
        </w:rPr>
        <w:t>NATS</w:t>
      </w:r>
      <w:r w:rsidRPr="00557E2A">
        <w:t>?</w:t>
      </w:r>
      <w:r>
        <w:t xml:space="preserve"> </w:t>
      </w:r>
      <w:r>
        <w:rPr>
          <w:lang w:val="en-US"/>
        </w:rPr>
        <w:t>Kafka</w:t>
      </w:r>
      <w:r w:rsidRPr="00557E2A">
        <w:t xml:space="preserve"> </w:t>
      </w:r>
      <w:r>
        <w:t>сложнее в развертывании, для нее сложнее делать клиентов. Какие преимущества</w:t>
      </w:r>
      <w:r w:rsidR="002211F6">
        <w:t xml:space="preserve"> применительно к решаемой задаче</w:t>
      </w:r>
      <w:r>
        <w:t>?</w:t>
      </w:r>
    </w:p>
  </w:comment>
  <w:comment w:id="324" w:author="Автор" w:initials="A">
    <w:p w14:paraId="31F8F940" w14:textId="34DF396E" w:rsidR="00060290" w:rsidRDefault="00060290">
      <w:pPr>
        <w:pStyle w:val="affa"/>
      </w:pPr>
      <w:r>
        <w:rPr>
          <w:rStyle w:val="aff9"/>
        </w:rPr>
        <w:annotationRef/>
      </w:r>
      <w:r>
        <w:t>В чем отличие от предыдущего сервиса? И тот и тот запускает пользовательскую задачу</w:t>
      </w:r>
    </w:p>
  </w:comment>
  <w:comment w:id="325" w:author="Автор" w:initials="A">
    <w:p w14:paraId="652011DF" w14:textId="2CC2222B" w:rsidR="00072E00" w:rsidRPr="00072E00" w:rsidRDefault="00072E00">
      <w:pPr>
        <w:pStyle w:val="affa"/>
      </w:pPr>
      <w:r>
        <w:rPr>
          <w:rStyle w:val="aff9"/>
        </w:rPr>
        <w:annotationRef/>
      </w:r>
      <w:r>
        <w:rPr>
          <w:lang w:val="en-US"/>
        </w:rPr>
        <w:t>Test</w:t>
      </w:r>
      <w:r w:rsidRPr="00072E00">
        <w:t>-</w:t>
      </w:r>
      <w:r>
        <w:rPr>
          <w:lang w:val="en-US"/>
        </w:rPr>
        <w:t>runner</w:t>
      </w:r>
      <w:r w:rsidRPr="00072E00">
        <w:t xml:space="preserve"> </w:t>
      </w:r>
      <w:r>
        <w:t xml:space="preserve">запускает </w:t>
      </w:r>
      <w:proofErr w:type="spellStart"/>
      <w:r>
        <w:t>автотесты</w:t>
      </w:r>
      <w:proofErr w:type="spellEnd"/>
      <w:r>
        <w:t xml:space="preserve"> для решения задачи и извлекает результаты тестов. </w:t>
      </w:r>
      <w:r>
        <w:rPr>
          <w:lang w:val="en-US"/>
        </w:rPr>
        <w:t>Task</w:t>
      </w:r>
      <w:r w:rsidRPr="00072E00">
        <w:t>-</w:t>
      </w:r>
      <w:r>
        <w:rPr>
          <w:lang w:val="en-US"/>
        </w:rPr>
        <w:t>runner</w:t>
      </w:r>
      <w:r w:rsidRPr="00072E00">
        <w:t xml:space="preserve"> </w:t>
      </w:r>
      <w:r>
        <w:t xml:space="preserve">запускает программу пользователя вне решения задачи и стримит ее </w:t>
      </w:r>
      <w:proofErr w:type="spellStart"/>
      <w:r>
        <w:t>логи</w:t>
      </w:r>
      <w:proofErr w:type="spellEnd"/>
      <w:r>
        <w:t>.</w:t>
      </w:r>
      <w:r w:rsidRPr="00072E00">
        <w:t xml:space="preserve"> </w:t>
      </w:r>
    </w:p>
  </w:comment>
  <w:comment w:id="332" w:author="Автор" w:initials="A">
    <w:p w14:paraId="6972F41F" w14:textId="3E93E9F6" w:rsidR="002324BC" w:rsidRDefault="002324BC">
      <w:pPr>
        <w:pStyle w:val="affa"/>
      </w:pPr>
      <w:r>
        <w:rPr>
          <w:rStyle w:val="aff9"/>
        </w:rPr>
        <w:annotationRef/>
      </w:r>
      <w:r>
        <w:t>представляет собой или включает?</w:t>
      </w:r>
    </w:p>
  </w:comment>
  <w:comment w:id="333" w:author="Автор" w:initials="A">
    <w:p w14:paraId="51F2CD6A" w14:textId="2C52E625" w:rsidR="00F916E6" w:rsidRDefault="00F916E6">
      <w:pPr>
        <w:pStyle w:val="affa"/>
      </w:pPr>
      <w:r>
        <w:rPr>
          <w:rStyle w:val="aff9"/>
        </w:rPr>
        <w:annotationRef/>
      </w:r>
      <w:r>
        <w:t xml:space="preserve">Биржевого брокера? Брокера сообщений? </w:t>
      </w:r>
    </w:p>
  </w:comment>
  <w:comment w:id="334" w:author="Автор" w:initials="A">
    <w:p w14:paraId="7BF3492C" w14:textId="654A97DB" w:rsidR="00F916E6" w:rsidRDefault="00F916E6">
      <w:pPr>
        <w:pStyle w:val="affa"/>
      </w:pPr>
      <w:r>
        <w:rPr>
          <w:rStyle w:val="aff9"/>
        </w:rPr>
        <w:annotationRef/>
      </w:r>
      <w:r>
        <w:t>Что это? Передача сообщения в брокер само по себе не может обеспечить распределение нагрузки.</w:t>
      </w:r>
    </w:p>
  </w:comment>
  <w:comment w:id="336" w:author="Автор" w:initials="A">
    <w:p w14:paraId="02D218AC" w14:textId="1B0462FB" w:rsidR="00301FEA" w:rsidRDefault="00301FEA">
      <w:pPr>
        <w:pStyle w:val="affa"/>
      </w:pPr>
      <w:r>
        <w:rPr>
          <w:rStyle w:val="aff9"/>
        </w:rPr>
        <w:annotationRef/>
      </w:r>
      <w:r>
        <w:t>Это уже где-то шестой раз написано, а должно быть в одном месте, где идет описание общей архитектуры ИС.</w:t>
      </w:r>
    </w:p>
  </w:comment>
  <w:comment w:id="343" w:author="Автор" w:initials="A">
    <w:p w14:paraId="72D60D33" w14:textId="792351B7" w:rsidR="00886AE9" w:rsidRDefault="00886AE9">
      <w:pPr>
        <w:pStyle w:val="affa"/>
      </w:pPr>
      <w:r>
        <w:rPr>
          <w:rStyle w:val="aff9"/>
        </w:rPr>
        <w:annotationRef/>
      </w:r>
      <w:r>
        <w:t>Как это относится к описанию алгоритма?</w:t>
      </w:r>
      <w:r w:rsidR="00A43981">
        <w:t xml:space="preserve"> Личное оценочное суждение вне пункта выводов или заключения.</w:t>
      </w:r>
    </w:p>
  </w:comment>
  <w:comment w:id="344" w:author="Автор" w:initials="A">
    <w:p w14:paraId="3F0C7709" w14:textId="22C8FB51" w:rsidR="002E7A13" w:rsidRDefault="002E7A13">
      <w:pPr>
        <w:pStyle w:val="affa"/>
      </w:pPr>
      <w:r>
        <w:rPr>
          <w:rStyle w:val="aff9"/>
        </w:rPr>
        <w:annotationRef/>
      </w:r>
      <w:r>
        <w:t>А других способ нет?</w:t>
      </w:r>
    </w:p>
  </w:comment>
  <w:comment w:id="345" w:author="Автор" w:initials="A">
    <w:p w14:paraId="4957992E" w14:textId="2EC9FB66" w:rsidR="000A3A1A" w:rsidRDefault="000A3A1A">
      <w:pPr>
        <w:pStyle w:val="affa"/>
      </w:pPr>
      <w:r>
        <w:rPr>
          <w:rStyle w:val="aff9"/>
        </w:rPr>
        <w:annotationRef/>
      </w:r>
      <w:r>
        <w:t xml:space="preserve">Ну или сам падает </w:t>
      </w:r>
    </w:p>
  </w:comment>
  <w:comment w:id="347" w:author="Автор" w:initials="A">
    <w:p w14:paraId="5D6E35CE" w14:textId="0275F36B" w:rsidR="00A10671" w:rsidRDefault="00A10671">
      <w:pPr>
        <w:pStyle w:val="affa"/>
      </w:pPr>
      <w:r>
        <w:rPr>
          <w:rStyle w:val="aff9"/>
        </w:rPr>
        <w:annotationRef/>
      </w:r>
      <w:r>
        <w:t>Указанный алгоритм нигде не описан</w:t>
      </w:r>
    </w:p>
  </w:comment>
  <w:comment w:id="348" w:author="Автор" w:initials="A">
    <w:p w14:paraId="15BE52A5" w14:textId="6BB2E7DF" w:rsidR="000A3A1A" w:rsidRPr="000A3A1A" w:rsidRDefault="000A3A1A">
      <w:pPr>
        <w:pStyle w:val="affa"/>
        <w:rPr>
          <w:lang w:val="en-US"/>
        </w:rPr>
      </w:pPr>
      <w:r>
        <w:rPr>
          <w:rStyle w:val="aff9"/>
        </w:rPr>
        <w:annotationRef/>
      </w:r>
      <w:r>
        <w:t>Убрал «алгоритм»</w:t>
      </w:r>
    </w:p>
  </w:comment>
  <w:comment w:id="350" w:author="Автор" w:initials="A">
    <w:p w14:paraId="062D1FE2" w14:textId="0C11EFC0" w:rsidR="00AC484A" w:rsidRDefault="00AC484A">
      <w:pPr>
        <w:pStyle w:val="affa"/>
      </w:pPr>
      <w:r>
        <w:rPr>
          <w:rStyle w:val="aff9"/>
        </w:rPr>
        <w:annotationRef/>
      </w:r>
      <w:r>
        <w:t>Внешнее по отношению к алгоритму действие не может относится к алгоритму.</w:t>
      </w:r>
      <w:r w:rsidR="009250A3">
        <w:t xml:space="preserve"> Алгоритм всегда является </w:t>
      </w:r>
      <w:proofErr w:type="spellStart"/>
      <w:r w:rsidR="009250A3">
        <w:t>проактивной</w:t>
      </w:r>
      <w:proofErr w:type="spellEnd"/>
      <w:r w:rsidR="009250A3">
        <w:t xml:space="preserve"> единицей.</w:t>
      </w:r>
    </w:p>
  </w:comment>
  <w:comment w:id="365" w:author="Автор" w:initials="A">
    <w:p w14:paraId="08CEBD5D" w14:textId="6BD6113B" w:rsidR="0077507B" w:rsidRDefault="0077507B">
      <w:pPr>
        <w:pStyle w:val="affa"/>
      </w:pPr>
      <w:r>
        <w:rPr>
          <w:rStyle w:val="aff9"/>
        </w:rPr>
        <w:annotationRef/>
      </w:r>
      <w:r>
        <w:t>В пункте нет обоснования. Только перечисление и краткое описание из Интернета.</w:t>
      </w:r>
    </w:p>
  </w:comment>
  <w:comment w:id="381" w:author="Автор" w:initials="A">
    <w:p w14:paraId="62B1D198" w14:textId="26A5D64D" w:rsidR="00A261D5" w:rsidRDefault="00A261D5">
      <w:pPr>
        <w:pStyle w:val="affa"/>
      </w:pPr>
      <w:r>
        <w:rPr>
          <w:rStyle w:val="aff9"/>
        </w:rPr>
        <w:annotationRef/>
      </w:r>
      <w:r>
        <w:t>пропущено «и»?</w:t>
      </w:r>
    </w:p>
  </w:comment>
  <w:comment w:id="383" w:author="Автор" w:initials="A">
    <w:p w14:paraId="1042B055" w14:textId="5946A52B" w:rsidR="00B315C1" w:rsidRDefault="00B315C1">
      <w:pPr>
        <w:pStyle w:val="affa"/>
      </w:pPr>
      <w:r>
        <w:rPr>
          <w:rStyle w:val="aff9"/>
        </w:rPr>
        <w:annotationRef/>
      </w:r>
      <w:r>
        <w:t>диаграмма классов чего?</w:t>
      </w:r>
    </w:p>
  </w:comment>
  <w:comment w:id="386" w:author="Автор" w:initials="A">
    <w:p w14:paraId="1D4F832B" w14:textId="1620D0A8" w:rsidR="00057AEA" w:rsidRDefault="00057AEA">
      <w:pPr>
        <w:pStyle w:val="affa"/>
      </w:pPr>
      <w:r>
        <w:rPr>
          <w:rStyle w:val="aff9"/>
        </w:rPr>
        <w:annotationRef/>
      </w:r>
      <w:r>
        <w:t>падеж</w:t>
      </w:r>
    </w:p>
  </w:comment>
  <w:comment w:id="390" w:author="Автор" w:initials="A">
    <w:p w14:paraId="783F10FA" w14:textId="203E248C" w:rsidR="008F508F" w:rsidRDefault="008F508F">
      <w:pPr>
        <w:pStyle w:val="affa"/>
      </w:pPr>
      <w:r>
        <w:rPr>
          <w:rStyle w:val="aff9"/>
        </w:rPr>
        <w:annotationRef/>
      </w:r>
      <w:r>
        <w:t>падеж</w:t>
      </w:r>
    </w:p>
  </w:comment>
  <w:comment w:id="393" w:author="Автор" w:initials="A">
    <w:p w14:paraId="543F845B" w14:textId="06EBEC0B" w:rsidR="00AE2A13" w:rsidRDefault="00AE2A13">
      <w:pPr>
        <w:pStyle w:val="affa"/>
      </w:pPr>
      <w:r>
        <w:rPr>
          <w:rStyle w:val="aff9"/>
        </w:rPr>
        <w:annotationRef/>
      </w:r>
      <w:r>
        <w:t>лишняя пустая строка</w:t>
      </w:r>
    </w:p>
  </w:comment>
  <w:comment w:id="397" w:author="Автор" w:initials="A">
    <w:p w14:paraId="77F98C2D" w14:textId="3913EB37" w:rsidR="00D53A2B" w:rsidRPr="00D53A2B" w:rsidRDefault="00D53A2B">
      <w:pPr>
        <w:pStyle w:val="affa"/>
      </w:pPr>
      <w:r>
        <w:rPr>
          <w:rStyle w:val="aff9"/>
        </w:rPr>
        <w:annotationRef/>
      </w:r>
      <w:r>
        <w:t xml:space="preserve">Это модуль или пакет в модуле </w:t>
      </w:r>
      <w:r>
        <w:rPr>
          <w:lang w:val="en-US"/>
        </w:rPr>
        <w:t>problem</w:t>
      </w:r>
      <w:r>
        <w:t>? Если модуль, то почему без своего заголовка?</w:t>
      </w:r>
    </w:p>
  </w:comment>
  <w:comment w:id="400" w:author="Автор" w:initials="A">
    <w:p w14:paraId="039848A5" w14:textId="77777777" w:rsidR="00C923B3" w:rsidRDefault="00C923B3" w:rsidP="00C923B3">
      <w:pPr>
        <w:pStyle w:val="affa"/>
      </w:pPr>
      <w:r>
        <w:rPr>
          <w:rStyle w:val="aff9"/>
        </w:rPr>
        <w:annotationRef/>
      </w:r>
      <w:r>
        <w:t>На каком основании опущено? Для кого не представляет интереса?</w:t>
      </w:r>
    </w:p>
  </w:comment>
  <w:comment w:id="401" w:author="Автор" w:initials="A">
    <w:p w14:paraId="5FD6F486" w14:textId="49760E9A" w:rsidR="007B02F7" w:rsidRDefault="007B02F7">
      <w:pPr>
        <w:pStyle w:val="affa"/>
      </w:pPr>
      <w:r>
        <w:rPr>
          <w:rStyle w:val="aff9"/>
        </w:rPr>
        <w:annotationRef/>
      </w:r>
      <w:r>
        <w:t>Тоже оценочное суждение получается, но лучше не придумал</w:t>
      </w:r>
    </w:p>
  </w:comment>
  <w:comment w:id="398" w:author="Автор" w:initials="A">
    <w:p w14:paraId="75A4DC3D" w14:textId="2242FAAB" w:rsidR="00B05723" w:rsidRDefault="00B05723">
      <w:pPr>
        <w:pStyle w:val="affa"/>
      </w:pPr>
      <w:r>
        <w:rPr>
          <w:rStyle w:val="aff9"/>
        </w:rPr>
        <w:annotationRef/>
      </w:r>
      <w:r>
        <w:t>На каком основании</w:t>
      </w:r>
      <w:r w:rsidR="00D65074">
        <w:t xml:space="preserve"> опущено</w:t>
      </w:r>
      <w:r>
        <w:t>? Для кого не представляет интереса?</w:t>
      </w:r>
    </w:p>
  </w:comment>
  <w:comment w:id="407" w:author="Автор" w:initials="A">
    <w:p w14:paraId="437634D6" w14:textId="73131AD9" w:rsidR="0001587F" w:rsidRPr="0001587F" w:rsidRDefault="0001587F">
      <w:pPr>
        <w:pStyle w:val="affa"/>
      </w:pPr>
      <w:r>
        <w:rPr>
          <w:rStyle w:val="aff9"/>
        </w:rPr>
        <w:annotationRef/>
      </w:r>
      <w:r>
        <w:t>какого пакета?</w:t>
      </w:r>
    </w:p>
  </w:comment>
  <w:comment w:id="411" w:author="Автор" w:initials="A">
    <w:p w14:paraId="73BE3BC4" w14:textId="05EB75EB" w:rsidR="008D114A" w:rsidRPr="00F974BD" w:rsidRDefault="008D114A">
      <w:pPr>
        <w:pStyle w:val="affa"/>
      </w:pPr>
      <w:r>
        <w:rPr>
          <w:rStyle w:val="aff9"/>
        </w:rPr>
        <w:annotationRef/>
      </w:r>
      <w:r>
        <w:t>модуль или пакет?</w:t>
      </w:r>
      <w:r w:rsidRPr="00F974BD">
        <w:t xml:space="preserve"> </w:t>
      </w:r>
    </w:p>
  </w:comment>
  <w:comment w:id="413" w:author="Автор" w:initials="A">
    <w:p w14:paraId="7E427102" w14:textId="6BACE4D7" w:rsidR="00B315C1" w:rsidRDefault="00B315C1">
      <w:pPr>
        <w:pStyle w:val="affa"/>
      </w:pPr>
      <w:r>
        <w:rPr>
          <w:rStyle w:val="aff9"/>
        </w:rPr>
        <w:annotationRef/>
      </w:r>
      <w:r>
        <w:t>диаграмма классов чего?</w:t>
      </w:r>
    </w:p>
  </w:comment>
  <w:comment w:id="416" w:author="Автор" w:initials="A">
    <w:p w14:paraId="552D2975" w14:textId="5CD80F3B" w:rsidR="00062DBF" w:rsidRDefault="00062DBF">
      <w:pPr>
        <w:pStyle w:val="affa"/>
      </w:pPr>
      <w:r>
        <w:rPr>
          <w:rStyle w:val="aff9"/>
        </w:rPr>
        <w:annotationRef/>
      </w:r>
      <w:r>
        <w:t>Т.е. если 100 пользователей захотят посмотреть статистику, то они положат сервер? Потому что результаты статистики (как я уже писал ваше) нигде не хранятся.</w:t>
      </w:r>
    </w:p>
  </w:comment>
  <w:comment w:id="417" w:author="Автор" w:initials="A">
    <w:p w14:paraId="4D0893E9" w14:textId="186C7ED1" w:rsidR="001937FB" w:rsidRDefault="001937FB">
      <w:pPr>
        <w:pStyle w:val="affa"/>
      </w:pPr>
      <w:r>
        <w:rPr>
          <w:rStyle w:val="aff9"/>
        </w:rPr>
        <w:annotationRef/>
      </w:r>
      <w:r>
        <w:t xml:space="preserve">Знаю об этом. Могу добавить </w:t>
      </w:r>
      <w:proofErr w:type="spellStart"/>
      <w:r>
        <w:t>кеш</w:t>
      </w:r>
      <w:proofErr w:type="spellEnd"/>
      <w:r>
        <w:t xml:space="preserve"> на уровне </w:t>
      </w:r>
      <w:proofErr w:type="spellStart"/>
      <w:r>
        <w:t>вебсервера</w:t>
      </w:r>
      <w:proofErr w:type="spellEnd"/>
      <w:r>
        <w:t xml:space="preserve">. </w:t>
      </w:r>
    </w:p>
  </w:comment>
  <w:comment w:id="418" w:author="Автор" w:initials="A">
    <w:p w14:paraId="1BB89A59" w14:textId="64B0B9DE" w:rsidR="00062DBF" w:rsidRDefault="00062DBF">
      <w:pPr>
        <w:pStyle w:val="affa"/>
      </w:pPr>
      <w:r>
        <w:t xml:space="preserve">Такой оборот - </w:t>
      </w:r>
      <w:r>
        <w:rPr>
          <w:rStyle w:val="aff9"/>
        </w:rPr>
        <w:annotationRef/>
      </w:r>
      <w:r>
        <w:t>это все равно что послать подальше читателя. Или вы приводите тексты запросов в Приложениях, или вообще ничего подобного не пишите. И</w:t>
      </w:r>
      <w:r w:rsidR="005D5DFE">
        <w:t xml:space="preserve"> </w:t>
      </w:r>
      <w:r>
        <w:t>так понятно, что где-то в коде это есть.</w:t>
      </w:r>
    </w:p>
  </w:comment>
  <w:comment w:id="420" w:author="Автор" w:initials="A">
    <w:p w14:paraId="45290EB1" w14:textId="61772860" w:rsidR="00B81166" w:rsidRDefault="00B81166">
      <w:pPr>
        <w:pStyle w:val="affa"/>
      </w:pPr>
      <w:r>
        <w:rPr>
          <w:rStyle w:val="aff9"/>
        </w:rPr>
        <w:annotationRef/>
      </w:r>
      <w:r>
        <w:t>Он один отвечает за бизнес-логику? Нигде больше в тексте такого нет?</w:t>
      </w:r>
    </w:p>
  </w:comment>
  <w:comment w:id="425" w:author="Автор" w:initials="A">
    <w:p w14:paraId="756AC84A" w14:textId="4827E907" w:rsidR="00A36E05" w:rsidRDefault="00A36E05">
      <w:pPr>
        <w:pStyle w:val="affa"/>
      </w:pPr>
      <w:r>
        <w:rPr>
          <w:rStyle w:val="aff9"/>
        </w:rPr>
        <w:annotationRef/>
      </w:r>
      <w:r>
        <w:t>Модуль взаимодействует с пользователем? Как?</w:t>
      </w:r>
    </w:p>
  </w:comment>
  <w:comment w:id="429" w:author="Автор" w:initials="A">
    <w:p w14:paraId="35D1A65C" w14:textId="77777777" w:rsidR="00C42044" w:rsidRDefault="00C42044" w:rsidP="00C42044">
      <w:pPr>
        <w:pStyle w:val="affa"/>
      </w:pPr>
      <w:r>
        <w:rPr>
          <w:rStyle w:val="aff9"/>
        </w:rPr>
        <w:annotationRef/>
      </w:r>
      <w:r>
        <w:rPr>
          <w:rStyle w:val="aff9"/>
        </w:rPr>
        <w:annotationRef/>
      </w:r>
      <w:r>
        <w:t>Модуль взаимодействует с пользователем? Как?</w:t>
      </w:r>
    </w:p>
    <w:p w14:paraId="30ABD98A" w14:textId="4BC55867" w:rsidR="00C42044" w:rsidRDefault="00C42044" w:rsidP="00C42044">
      <w:pPr>
        <w:pStyle w:val="affa"/>
        <w:ind w:firstLine="0"/>
      </w:pPr>
    </w:p>
  </w:comment>
  <w:comment w:id="430" w:author="Автор" w:initials="A">
    <w:p w14:paraId="36E9FC27" w14:textId="39912DBD" w:rsidR="002158EB" w:rsidRDefault="002158EB">
      <w:pPr>
        <w:pStyle w:val="affa"/>
      </w:pPr>
      <w:r>
        <w:rPr>
          <w:rStyle w:val="aff9"/>
        </w:rPr>
        <w:annotationRef/>
      </w:r>
      <w:r>
        <w:t>Почему половина листа пуст</w:t>
      </w:r>
      <w:r w:rsidR="00D46544">
        <w:t>ая</w:t>
      </w:r>
      <w:r>
        <w:t>?</w:t>
      </w:r>
    </w:p>
  </w:comment>
  <w:comment w:id="431" w:author="Автор" w:initials="A">
    <w:p w14:paraId="07B5B4D7" w14:textId="41ADC304" w:rsidR="00D3770A" w:rsidRDefault="00D3770A">
      <w:pPr>
        <w:pStyle w:val="affa"/>
      </w:pPr>
      <w:r>
        <w:rPr>
          <w:rStyle w:val="aff9"/>
        </w:rPr>
        <w:annotationRef/>
      </w:r>
      <w:r w:rsidR="005D24D9">
        <w:t>Три типа ЧЕГО</w:t>
      </w:r>
      <w:r>
        <w:t>?</w:t>
      </w:r>
    </w:p>
  </w:comment>
  <w:comment w:id="432" w:author="Автор" w:initials="A">
    <w:p w14:paraId="1D8C3C11" w14:textId="1B66570E" w:rsidR="00701DF3" w:rsidRDefault="00701DF3">
      <w:pPr>
        <w:pStyle w:val="affa"/>
      </w:pPr>
      <w:r>
        <w:rPr>
          <w:rStyle w:val="aff9"/>
        </w:rPr>
        <w:annotationRef/>
      </w:r>
      <w:r>
        <w:t>Возвращает ЧТО?</w:t>
      </w:r>
    </w:p>
  </w:comment>
  <w:comment w:id="434" w:author="Автор" w:initials="A">
    <w:p w14:paraId="0ADE6EC3" w14:textId="406BE491" w:rsidR="0021451F" w:rsidRDefault="0021451F">
      <w:pPr>
        <w:pStyle w:val="affa"/>
      </w:pPr>
      <w:r>
        <w:rPr>
          <w:rStyle w:val="aff9"/>
        </w:rPr>
        <w:annotationRef/>
      </w:r>
      <w:r>
        <w:t>с чем? с кем?</w:t>
      </w:r>
    </w:p>
  </w:comment>
  <w:comment w:id="435" w:author="Автор" w:initials="A">
    <w:p w14:paraId="1CE99D7E" w14:textId="293C9AF2" w:rsidR="00F679D6" w:rsidRDefault="00F679D6" w:rsidP="00F679D6">
      <w:pPr>
        <w:pStyle w:val="affa"/>
      </w:pPr>
      <w:r>
        <w:rPr>
          <w:rStyle w:val="aff9"/>
        </w:rPr>
        <w:annotationRef/>
      </w:r>
      <w:r>
        <w:rPr>
          <w:rStyle w:val="aff9"/>
        </w:rPr>
        <w:annotationRef/>
      </w:r>
      <w:r>
        <w:t>Ссылка на исследования, подтверждающие такое утверждение.</w:t>
      </w:r>
    </w:p>
  </w:comment>
  <w:comment w:id="437" w:author="Автор" w:initials="A">
    <w:p w14:paraId="24122170" w14:textId="3D144E7D" w:rsidR="005B6BD2" w:rsidRDefault="005B6BD2">
      <w:pPr>
        <w:pStyle w:val="affa"/>
      </w:pPr>
      <w:r>
        <w:rPr>
          <w:rStyle w:val="aff9"/>
        </w:rPr>
        <w:annotationRef/>
      </w:r>
      <w:r>
        <w:t>жаргонизм</w:t>
      </w:r>
    </w:p>
  </w:comment>
  <w:comment w:id="438" w:author="Автор" w:initials="A">
    <w:p w14:paraId="19CD91BE" w14:textId="6D48ACED" w:rsidR="00B17E27" w:rsidRPr="00B17E27" w:rsidRDefault="00B17E27">
      <w:pPr>
        <w:pStyle w:val="affa"/>
      </w:pPr>
      <w:proofErr w:type="spellStart"/>
      <w:r>
        <w:t>Эммм</w:t>
      </w:r>
      <w:proofErr w:type="spellEnd"/>
      <w:r>
        <w:rPr>
          <w:rStyle w:val="aff9"/>
        </w:rPr>
        <w:annotationRef/>
      </w:r>
      <w:r>
        <w:t xml:space="preserve">??? Где и как это реализовано в системе </w:t>
      </w:r>
      <w:r>
        <w:rPr>
          <w:lang w:val="en-US"/>
        </w:rPr>
        <w:t>Git</w:t>
      </w:r>
      <w:r>
        <w:t>? Можно ссылку на документацию по данной возможности?</w:t>
      </w:r>
    </w:p>
  </w:comment>
  <w:comment w:id="440" w:author="Автор" w:initials="A">
    <w:p w14:paraId="0A235A03" w14:textId="592AF8E9" w:rsidR="001915EE" w:rsidRPr="001915EE" w:rsidRDefault="001915EE">
      <w:pPr>
        <w:pStyle w:val="affa"/>
      </w:pPr>
      <w:r>
        <w:rPr>
          <w:rStyle w:val="aff9"/>
        </w:rPr>
        <w:annotationRef/>
      </w:r>
      <w:r>
        <w:t xml:space="preserve">содержит что? Что такое </w:t>
      </w:r>
      <w:proofErr w:type="gramStart"/>
      <w:r>
        <w:rPr>
          <w:rFonts w:eastAsia="Calibri"/>
          <w:lang w:val="en-US"/>
        </w:rPr>
        <w:t>manifest</w:t>
      </w:r>
      <w:r w:rsidRPr="00BF3750">
        <w:rPr>
          <w:rFonts w:eastAsia="Calibri"/>
        </w:rPr>
        <w:t>.</w:t>
      </w:r>
      <w:proofErr w:type="spellStart"/>
      <w:r>
        <w:rPr>
          <w:rFonts w:eastAsia="Calibri"/>
          <w:lang w:val="en-US"/>
        </w:rPr>
        <w:t>yaml</w:t>
      </w:r>
      <w:proofErr w:type="spellEnd"/>
      <w:proofErr w:type="gramEnd"/>
      <w:r>
        <w:rPr>
          <w:rStyle w:val="aff9"/>
        </w:rPr>
        <w:annotationRef/>
      </w:r>
      <w:r>
        <w:rPr>
          <w:rFonts w:eastAsia="Calibri"/>
        </w:rPr>
        <w:t xml:space="preserve">? Каждое английское наименование должно при первом упоминании быть описано русскими словами. Это файл? Папка? База? Модуль? Что такое </w:t>
      </w:r>
      <w:proofErr w:type="gramStart"/>
      <w:r>
        <w:rPr>
          <w:rFonts w:eastAsia="Calibri"/>
          <w:lang w:val="en-US"/>
        </w:rPr>
        <w:t>manifest</w:t>
      </w:r>
      <w:r w:rsidRPr="00BF3750">
        <w:rPr>
          <w:rFonts w:eastAsia="Calibri"/>
        </w:rPr>
        <w:t>.</w:t>
      </w:r>
      <w:proofErr w:type="spellStart"/>
      <w:r>
        <w:rPr>
          <w:rFonts w:eastAsia="Calibri"/>
          <w:lang w:val="en-US"/>
        </w:rPr>
        <w:t>yaml</w:t>
      </w:r>
      <w:proofErr w:type="spellEnd"/>
      <w:proofErr w:type="gramEnd"/>
      <w:r>
        <w:rPr>
          <w:rStyle w:val="aff9"/>
        </w:rPr>
        <w:annotationRef/>
      </w:r>
      <w:r>
        <w:rPr>
          <w:rFonts w:eastAsia="Calibri"/>
        </w:rPr>
        <w:t>?</w:t>
      </w:r>
    </w:p>
  </w:comment>
  <w:comment w:id="449" w:author="Автор" w:initials="A">
    <w:p w14:paraId="25941545" w14:textId="22E96FF6" w:rsidR="00D31E0F" w:rsidRDefault="00D31E0F">
      <w:pPr>
        <w:pStyle w:val="affa"/>
      </w:pPr>
      <w:r>
        <w:rPr>
          <w:rStyle w:val="aff9"/>
        </w:rPr>
        <w:annotationRef/>
      </w:r>
      <w:r>
        <w:t>что под этим понимается?</w:t>
      </w:r>
    </w:p>
  </w:comment>
  <w:comment w:id="450" w:author="Автор" w:initials="A">
    <w:p w14:paraId="3A2CE5F2" w14:textId="539EAEE0" w:rsidR="00563D35" w:rsidRPr="00563D35" w:rsidRDefault="00563D35">
      <w:pPr>
        <w:pStyle w:val="affa"/>
      </w:pPr>
      <w:r>
        <w:rPr>
          <w:rStyle w:val="aff9"/>
        </w:rPr>
        <w:annotationRef/>
      </w:r>
      <w:r>
        <w:t xml:space="preserve">Вы проектируйте ИС только для одной </w:t>
      </w:r>
      <w:r>
        <w:rPr>
          <w:lang w:val="en-US"/>
        </w:rPr>
        <w:t>IDE</w:t>
      </w:r>
      <w:r>
        <w:t xml:space="preserve">? В таком случае вы прямо </w:t>
      </w:r>
      <w:proofErr w:type="gramStart"/>
      <w:r>
        <w:t>пишите</w:t>
      </w:r>
      <w:proofErr w:type="gramEnd"/>
      <w:r>
        <w:t xml:space="preserve"> что заложили сознательные ограничения и должны их обосновать.</w:t>
      </w:r>
    </w:p>
  </w:comment>
  <w:comment w:id="452" w:author="Автор" w:initials="A">
    <w:p w14:paraId="5A5D2100" w14:textId="71C2FE54" w:rsidR="00806EB3" w:rsidRDefault="00806EB3">
      <w:pPr>
        <w:pStyle w:val="affa"/>
      </w:pPr>
      <w:r>
        <w:rPr>
          <w:rStyle w:val="aff9"/>
        </w:rPr>
        <w:annotationRef/>
      </w:r>
      <w:r>
        <w:t>ничего такого в главе нет</w:t>
      </w:r>
    </w:p>
  </w:comment>
  <w:comment w:id="453" w:author="Автор" w:initials="A">
    <w:p w14:paraId="55C42F71" w14:textId="0730BE4E" w:rsidR="00255842" w:rsidRDefault="00255842">
      <w:pPr>
        <w:pStyle w:val="affa"/>
      </w:pPr>
      <w:r>
        <w:rPr>
          <w:rStyle w:val="aff9"/>
        </w:rPr>
        <w:annotationRef/>
      </w:r>
      <w:r>
        <w:t>Где описание реализации фронта? Его писали вы?</w:t>
      </w:r>
    </w:p>
  </w:comment>
  <w:comment w:id="456" w:author="Автор" w:initials="A">
    <w:p w14:paraId="743534F7" w14:textId="1CD1E5FE" w:rsidR="000F23DC" w:rsidRDefault="000F23DC">
      <w:pPr>
        <w:pStyle w:val="affa"/>
      </w:pPr>
      <w:r>
        <w:rPr>
          <w:rStyle w:val="aff9"/>
        </w:rPr>
        <w:annotationRef/>
      </w:r>
      <w:r>
        <w:t>Как это реализуется в системе? Такой функционал нигде не описан ранее.</w:t>
      </w:r>
    </w:p>
  </w:comment>
  <w:comment w:id="564" w:author="Автор" w:initials="A">
    <w:p w14:paraId="11033606" w14:textId="561A6309" w:rsidR="00924F5C" w:rsidRPr="00924F5C" w:rsidRDefault="00924F5C">
      <w:pPr>
        <w:pStyle w:val="affa"/>
      </w:pPr>
      <w:r>
        <w:rPr>
          <w:rStyle w:val="aff9"/>
        </w:rPr>
        <w:annotationRef/>
      </w:r>
      <w:r w:rsidR="006B3EDE">
        <w:t>Это выполнено в проекте</w:t>
      </w:r>
      <w:r>
        <w:t xml:space="preserve">? Весь сайт отображается шрифтом </w:t>
      </w:r>
      <w:r>
        <w:rPr>
          <w:lang w:val="en-US"/>
        </w:rPr>
        <w:t>Times</w:t>
      </w:r>
      <w:r>
        <w:t>?</w:t>
      </w:r>
    </w:p>
  </w:comment>
  <w:comment w:id="597" w:author="Автор" w:initials="A">
    <w:p w14:paraId="71E46F23" w14:textId="1052C437" w:rsidR="00096305" w:rsidRPr="00096305" w:rsidRDefault="00096305">
      <w:pPr>
        <w:pStyle w:val="affa"/>
      </w:pPr>
      <w:r>
        <w:rPr>
          <w:rStyle w:val="aff9"/>
        </w:rPr>
        <w:annotationRef/>
      </w:r>
      <w:r>
        <w:t xml:space="preserve">Процессор </w:t>
      </w:r>
      <w:proofErr w:type="spellStart"/>
      <w:r>
        <w:rPr>
          <w:lang w:val="en-US"/>
        </w:rPr>
        <w:t>i</w:t>
      </w:r>
      <w:proofErr w:type="spellEnd"/>
      <w:r w:rsidRPr="00096305">
        <w:t xml:space="preserve">386 </w:t>
      </w:r>
      <w:r>
        <w:t>1992 года выпуска подойдет? 128 Мб оперативной памяти подойдет? Текстовый дисплей устроит?</w:t>
      </w:r>
    </w:p>
  </w:comment>
  <w:comment w:id="598" w:author="Автор" w:initials="A">
    <w:p w14:paraId="43E49F11" w14:textId="504DEB48" w:rsidR="004C1CEC" w:rsidRDefault="004C1CEC">
      <w:pPr>
        <w:pStyle w:val="affa"/>
      </w:pPr>
      <w:r>
        <w:rPr>
          <w:rStyle w:val="aff9"/>
        </w:rPr>
        <w:annotationRef/>
      </w:r>
      <w:r>
        <w:t>Где требования к сервер</w:t>
      </w:r>
      <w:r w:rsidR="00D622D1">
        <w:t>у</w:t>
      </w:r>
      <w:r>
        <w:t>/серверам?</w:t>
      </w:r>
    </w:p>
  </w:comment>
  <w:comment w:id="602" w:author="Автор" w:initials="A">
    <w:p w14:paraId="25538028" w14:textId="796A57F0" w:rsidR="006D4077" w:rsidRPr="006D4077" w:rsidRDefault="006D4077">
      <w:pPr>
        <w:pStyle w:val="affa"/>
      </w:pPr>
      <w:r>
        <w:rPr>
          <w:rStyle w:val="aff9"/>
        </w:rPr>
        <w:annotationRef/>
      </w:r>
      <w:r>
        <w:t xml:space="preserve">Где требование к ПО серверов? </w:t>
      </w:r>
      <w:r>
        <w:rPr>
          <w:lang w:val="en-US"/>
        </w:rPr>
        <w:t>MS</w:t>
      </w:r>
      <w:r w:rsidRPr="006D4077">
        <w:t xml:space="preserve"> </w:t>
      </w:r>
      <w:r>
        <w:rPr>
          <w:lang w:val="en-US"/>
        </w:rPr>
        <w:t>DOS</w:t>
      </w:r>
      <w:r w:rsidRPr="006D4077">
        <w:t xml:space="preserve"> </w:t>
      </w:r>
      <w:r>
        <w:t>на сервере устроит?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C29AE79" w15:done="0"/>
  <w15:commentEx w15:paraId="279462FC" w15:done="0"/>
  <w15:commentEx w15:paraId="66CDCECA" w15:done="0"/>
  <w15:commentEx w15:paraId="5B9C4FA5" w15:done="0"/>
  <w15:commentEx w15:paraId="07EE5377" w15:done="0"/>
  <w15:commentEx w15:paraId="41B07613" w15:done="0"/>
  <w15:commentEx w15:paraId="0C5D3112" w15:done="0"/>
  <w15:commentEx w15:paraId="43303840" w15:done="0"/>
  <w15:commentEx w15:paraId="7B85AB01" w15:done="0"/>
  <w15:commentEx w15:paraId="370D9735" w15:done="0"/>
  <w15:commentEx w15:paraId="114F5B02" w15:done="0"/>
  <w15:commentEx w15:paraId="0FC4E4EA" w15:done="0"/>
  <w15:commentEx w15:paraId="1AB38DC6" w15:done="0"/>
  <w15:commentEx w15:paraId="098E50A8" w15:done="0"/>
  <w15:commentEx w15:paraId="276BD5A7" w15:done="0"/>
  <w15:commentEx w15:paraId="11B7DE98" w15:done="0"/>
  <w15:commentEx w15:paraId="0923A7D2" w15:done="0"/>
  <w15:commentEx w15:paraId="5F256664" w15:paraIdParent="0923A7D2" w15:done="0"/>
  <w15:commentEx w15:paraId="7D762573" w15:done="0"/>
  <w15:commentEx w15:paraId="17C623F0" w15:done="0"/>
  <w15:commentEx w15:paraId="56F1DE81" w15:done="0"/>
  <w15:commentEx w15:paraId="73BE9875" w15:done="0"/>
  <w15:commentEx w15:paraId="671F2151" w15:done="0"/>
  <w15:commentEx w15:paraId="05FB9EB2" w15:done="0"/>
  <w15:commentEx w15:paraId="11DA23A6" w15:done="0"/>
  <w15:commentEx w15:paraId="0D04CBD2" w15:paraIdParent="11DA23A6" w15:done="0"/>
  <w15:commentEx w15:paraId="6FD3F79F" w15:done="0"/>
  <w15:commentEx w15:paraId="513AFE6B" w15:paraIdParent="6FD3F79F" w15:done="0"/>
  <w15:commentEx w15:paraId="30050C80" w15:done="0"/>
  <w15:commentEx w15:paraId="54FE8061" w15:done="0"/>
  <w15:commentEx w15:paraId="36177D38" w15:done="0"/>
  <w15:commentEx w15:paraId="31F8F940" w15:done="0"/>
  <w15:commentEx w15:paraId="652011DF" w15:paraIdParent="31F8F940" w15:done="0"/>
  <w15:commentEx w15:paraId="6972F41F" w15:done="0"/>
  <w15:commentEx w15:paraId="51F2CD6A" w15:done="0"/>
  <w15:commentEx w15:paraId="7BF3492C" w15:done="0"/>
  <w15:commentEx w15:paraId="02D218AC" w15:done="0"/>
  <w15:commentEx w15:paraId="72D60D33" w15:done="0"/>
  <w15:commentEx w15:paraId="3F0C7709" w15:done="0"/>
  <w15:commentEx w15:paraId="4957992E" w15:paraIdParent="3F0C7709" w15:done="0"/>
  <w15:commentEx w15:paraId="5D6E35CE" w15:done="0"/>
  <w15:commentEx w15:paraId="15BE52A5" w15:paraIdParent="5D6E35CE" w15:done="0"/>
  <w15:commentEx w15:paraId="062D1FE2" w15:done="0"/>
  <w15:commentEx w15:paraId="08CEBD5D" w15:done="0"/>
  <w15:commentEx w15:paraId="62B1D198" w15:done="0"/>
  <w15:commentEx w15:paraId="1042B055" w15:done="0"/>
  <w15:commentEx w15:paraId="1D4F832B" w15:done="0"/>
  <w15:commentEx w15:paraId="783F10FA" w15:done="0"/>
  <w15:commentEx w15:paraId="543F845B" w15:done="0"/>
  <w15:commentEx w15:paraId="77F98C2D" w15:done="0"/>
  <w15:commentEx w15:paraId="039848A5" w15:done="0"/>
  <w15:commentEx w15:paraId="5FD6F486" w15:paraIdParent="039848A5" w15:done="0"/>
  <w15:commentEx w15:paraId="75A4DC3D" w15:done="0"/>
  <w15:commentEx w15:paraId="437634D6" w15:done="0"/>
  <w15:commentEx w15:paraId="73BE3BC4" w15:done="0"/>
  <w15:commentEx w15:paraId="7E427102" w15:done="0"/>
  <w15:commentEx w15:paraId="552D2975" w15:done="0"/>
  <w15:commentEx w15:paraId="4D0893E9" w15:paraIdParent="552D2975" w15:done="0"/>
  <w15:commentEx w15:paraId="1BB89A59" w15:done="0"/>
  <w15:commentEx w15:paraId="45290EB1" w15:done="0"/>
  <w15:commentEx w15:paraId="756AC84A" w15:done="0"/>
  <w15:commentEx w15:paraId="30ABD98A" w15:done="0"/>
  <w15:commentEx w15:paraId="36E9FC27" w15:done="0"/>
  <w15:commentEx w15:paraId="07B5B4D7" w15:done="0"/>
  <w15:commentEx w15:paraId="1D8C3C11" w15:done="0"/>
  <w15:commentEx w15:paraId="0ADE6EC3" w15:done="0"/>
  <w15:commentEx w15:paraId="1CE99D7E" w15:done="0"/>
  <w15:commentEx w15:paraId="24122170" w15:done="0"/>
  <w15:commentEx w15:paraId="19CD91BE" w15:done="0"/>
  <w15:commentEx w15:paraId="0A235A03" w15:done="0"/>
  <w15:commentEx w15:paraId="25941545" w15:done="0"/>
  <w15:commentEx w15:paraId="3A2CE5F2" w15:done="0"/>
  <w15:commentEx w15:paraId="5A5D2100" w15:done="0"/>
  <w15:commentEx w15:paraId="55C42F71" w15:done="0"/>
  <w15:commentEx w15:paraId="743534F7" w15:done="0"/>
  <w15:commentEx w15:paraId="11033606" w15:done="0"/>
  <w15:commentEx w15:paraId="71E46F23" w15:done="0"/>
  <w15:commentEx w15:paraId="43E49F11" w15:done="0"/>
  <w15:commentEx w15:paraId="2553802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C29AE79" w16cid:durableId="2A08B213"/>
  <w16cid:commentId w16cid:paraId="279462FC" w16cid:durableId="2A08B214"/>
  <w16cid:commentId w16cid:paraId="66CDCECA" w16cid:durableId="2A08B215"/>
  <w16cid:commentId w16cid:paraId="5B9C4FA5" w16cid:durableId="2A08B216"/>
  <w16cid:commentId w16cid:paraId="07EE5377" w16cid:durableId="2A08B217"/>
  <w16cid:commentId w16cid:paraId="41B07613" w16cid:durableId="2A08B218"/>
  <w16cid:commentId w16cid:paraId="0C5D3112" w16cid:durableId="2A08B219"/>
  <w16cid:commentId w16cid:paraId="43303840" w16cid:durableId="2A08B21A"/>
  <w16cid:commentId w16cid:paraId="7B85AB01" w16cid:durableId="2A08B21B"/>
  <w16cid:commentId w16cid:paraId="370D9735" w16cid:durableId="2A08B21C"/>
  <w16cid:commentId w16cid:paraId="114F5B02" w16cid:durableId="2A08B21D"/>
  <w16cid:commentId w16cid:paraId="0FC4E4EA" w16cid:durableId="2A08B21E"/>
  <w16cid:commentId w16cid:paraId="1AB38DC6" w16cid:durableId="2A08B21F"/>
  <w16cid:commentId w16cid:paraId="098E50A8" w16cid:durableId="2A08B220"/>
  <w16cid:commentId w16cid:paraId="276BD5A7" w16cid:durableId="2A08B221"/>
  <w16cid:commentId w16cid:paraId="11B7DE98" w16cid:durableId="2A08B222"/>
  <w16cid:commentId w16cid:paraId="0923A7D2" w16cid:durableId="2A08B223"/>
  <w16cid:commentId w16cid:paraId="5F256664" w16cid:durableId="2A08C719"/>
  <w16cid:commentId w16cid:paraId="7D762573" w16cid:durableId="2A08B224"/>
  <w16cid:commentId w16cid:paraId="17C623F0" w16cid:durableId="2A08B225"/>
  <w16cid:commentId w16cid:paraId="56F1DE81" w16cid:durableId="2A08B226"/>
  <w16cid:commentId w16cid:paraId="73BE9875" w16cid:durableId="2A08B227"/>
  <w16cid:commentId w16cid:paraId="671F2151" w16cid:durableId="2A08B228"/>
  <w16cid:commentId w16cid:paraId="05FB9EB2" w16cid:durableId="2A08B229"/>
  <w16cid:commentId w16cid:paraId="11DA23A6" w16cid:durableId="2A08B22A"/>
  <w16cid:commentId w16cid:paraId="0D04CBD2" w16cid:durableId="2A08CA8B"/>
  <w16cid:commentId w16cid:paraId="6FD3F79F" w16cid:durableId="2A08B22B"/>
  <w16cid:commentId w16cid:paraId="513AFE6B" w16cid:durableId="2A08CA7C"/>
  <w16cid:commentId w16cid:paraId="30050C80" w16cid:durableId="2A08B22C"/>
  <w16cid:commentId w16cid:paraId="54FE8061" w16cid:durableId="2A08B22D"/>
  <w16cid:commentId w16cid:paraId="36177D38" w16cid:durableId="2A08B22E"/>
  <w16cid:commentId w16cid:paraId="31F8F940" w16cid:durableId="2A08B22F"/>
  <w16cid:commentId w16cid:paraId="652011DF" w16cid:durableId="2A08CBF3"/>
  <w16cid:commentId w16cid:paraId="6972F41F" w16cid:durableId="2A08B230"/>
  <w16cid:commentId w16cid:paraId="51F2CD6A" w16cid:durableId="2A08B231"/>
  <w16cid:commentId w16cid:paraId="7BF3492C" w16cid:durableId="2A08B232"/>
  <w16cid:commentId w16cid:paraId="02D218AC" w16cid:durableId="2A08B233"/>
  <w16cid:commentId w16cid:paraId="72D60D33" w16cid:durableId="2A08B234"/>
  <w16cid:commentId w16cid:paraId="3F0C7709" w16cid:durableId="2A08B235"/>
  <w16cid:commentId w16cid:paraId="4957992E" w16cid:durableId="2A08CEA5"/>
  <w16cid:commentId w16cid:paraId="5D6E35CE" w16cid:durableId="2A08B236"/>
  <w16cid:commentId w16cid:paraId="15BE52A5" w16cid:durableId="2A08CEFD"/>
  <w16cid:commentId w16cid:paraId="062D1FE2" w16cid:durableId="2A08B237"/>
  <w16cid:commentId w16cid:paraId="08CEBD5D" w16cid:durableId="2A08B238"/>
  <w16cid:commentId w16cid:paraId="62B1D198" w16cid:durableId="2A08B239"/>
  <w16cid:commentId w16cid:paraId="1042B055" w16cid:durableId="2A08B23A"/>
  <w16cid:commentId w16cid:paraId="1D4F832B" w16cid:durableId="2A08B23B"/>
  <w16cid:commentId w16cid:paraId="783F10FA" w16cid:durableId="2A08B23C"/>
  <w16cid:commentId w16cid:paraId="543F845B" w16cid:durableId="2A08B23D"/>
  <w16cid:commentId w16cid:paraId="77F98C2D" w16cid:durableId="2A08B23E"/>
  <w16cid:commentId w16cid:paraId="039848A5" w16cid:durableId="2A08D20C"/>
  <w16cid:commentId w16cid:paraId="5FD6F486" w16cid:durableId="2A08D279"/>
  <w16cid:commentId w16cid:paraId="75A4DC3D" w16cid:durableId="2A08B23F"/>
  <w16cid:commentId w16cid:paraId="437634D6" w16cid:durableId="2A08B240"/>
  <w16cid:commentId w16cid:paraId="73BE3BC4" w16cid:durableId="2A08B241"/>
  <w16cid:commentId w16cid:paraId="7E427102" w16cid:durableId="2A08B242"/>
  <w16cid:commentId w16cid:paraId="552D2975" w16cid:durableId="2A08B243"/>
  <w16cid:commentId w16cid:paraId="4D0893E9" w16cid:durableId="2A08D69D"/>
  <w16cid:commentId w16cid:paraId="1BB89A59" w16cid:durableId="2A08B244"/>
  <w16cid:commentId w16cid:paraId="45290EB1" w16cid:durableId="2A08B245"/>
  <w16cid:commentId w16cid:paraId="756AC84A" w16cid:durableId="2A08B246"/>
  <w16cid:commentId w16cid:paraId="30ABD98A" w16cid:durableId="2A08B247"/>
  <w16cid:commentId w16cid:paraId="36E9FC27" w16cid:durableId="2A08B248"/>
  <w16cid:commentId w16cid:paraId="07B5B4D7" w16cid:durableId="2A08B249"/>
  <w16cid:commentId w16cid:paraId="1D8C3C11" w16cid:durableId="2A08B24A"/>
  <w16cid:commentId w16cid:paraId="0ADE6EC3" w16cid:durableId="2A08B24B"/>
  <w16cid:commentId w16cid:paraId="1CE99D7E" w16cid:durableId="2A08B24C"/>
  <w16cid:commentId w16cid:paraId="24122170" w16cid:durableId="2A08B24D"/>
  <w16cid:commentId w16cid:paraId="19CD91BE" w16cid:durableId="2A08B24E"/>
  <w16cid:commentId w16cid:paraId="0A235A03" w16cid:durableId="2A08B24F"/>
  <w16cid:commentId w16cid:paraId="25941545" w16cid:durableId="2A08B250"/>
  <w16cid:commentId w16cid:paraId="3A2CE5F2" w16cid:durableId="2A08B251"/>
  <w16cid:commentId w16cid:paraId="5A5D2100" w16cid:durableId="2A08B252"/>
  <w16cid:commentId w16cid:paraId="55C42F71" w16cid:durableId="2A08B253"/>
  <w16cid:commentId w16cid:paraId="743534F7" w16cid:durableId="2A08B254"/>
  <w16cid:commentId w16cid:paraId="11033606" w16cid:durableId="2A08B255"/>
  <w16cid:commentId w16cid:paraId="71E46F23" w16cid:durableId="2A08B256"/>
  <w16cid:commentId w16cid:paraId="43E49F11" w16cid:durableId="2A08B257"/>
  <w16cid:commentId w16cid:paraId="25538028" w16cid:durableId="2A08B25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38018A" w14:textId="77777777" w:rsidR="00D9775D" w:rsidRDefault="00D9775D" w:rsidP="00027AF6">
      <w:r>
        <w:separator/>
      </w:r>
    </w:p>
  </w:endnote>
  <w:endnote w:type="continuationSeparator" w:id="0">
    <w:p w14:paraId="3F48F95D" w14:textId="77777777" w:rsidR="00D9775D" w:rsidRDefault="00D9775D" w:rsidP="00027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Times New Roman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300FD" w14:textId="60816EEA" w:rsidR="00C169C8" w:rsidRDefault="00C169C8" w:rsidP="00027AF6">
    <w:pPr>
      <w:pStyle w:val="a4"/>
    </w:pPr>
  </w:p>
  <w:p w14:paraId="2959CC5E" w14:textId="77777777" w:rsidR="00C169C8" w:rsidRDefault="00C169C8" w:rsidP="00027AF6">
    <w:pPr>
      <w:pStyle w:val="a4"/>
    </w:pPr>
  </w:p>
  <w:p w14:paraId="7501FF8C" w14:textId="60816EEA" w:rsidR="00C169C8" w:rsidRDefault="00C169C8" w:rsidP="00027AF6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739136" behindDoc="0" locked="1" layoutInCell="0" allowOverlap="1" wp14:anchorId="52559D0B" wp14:editId="397692A7">
              <wp:simplePos x="0" y="0"/>
              <wp:positionH relativeFrom="margin">
                <wp:align>center</wp:align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67" name="Группа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68" name="Rectangle 7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9" name="Line 71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0" name="Line 72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1" name="Line 73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2" name="Line 74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3" name="Line 75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4" name="Line 76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5" name="Line 77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6" name="Line 7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7" name="Line 7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8" name="Line 80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9" name="Rectangle 81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146D93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82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FB6D1A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83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372E59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2" name="Rectangle 84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4D11B6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3" name="Rectangle 85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0F9FF7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Rectangle 86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B8099B" w14:textId="77777777" w:rsidR="00C169C8" w:rsidRPr="008E1B9C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5" name="Rectangle 87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8CFA8F" w14:textId="6CD23622" w:rsidR="00C169C8" w:rsidRPr="003F7B70" w:rsidRDefault="00C169C8" w:rsidP="005B4E17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6D4077">
                              <w:rPr>
                                <w:noProof/>
                                <w:sz w:val="24"/>
                              </w:rPr>
                              <w:t>75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6" name="Rectangle 88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5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927B2A" w14:textId="586396C4" w:rsidR="00C169C8" w:rsidRPr="00336B6C" w:rsidRDefault="001930A3" w:rsidP="005B4E17">
                            <w:pPr>
                              <w:pStyle w:val="a8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DF7D0A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09.03.04</w:t>
                            </w:r>
                            <w:r w:rsidRPr="003D4FF9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.</w:t>
                            </w:r>
                            <w:r w:rsidR="00DF7D0A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29</w:t>
                            </w:r>
                            <w:r w:rsidRPr="003D4FF9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0000.000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559D0B" id="Группа 267" o:spid="_x0000_s1026" style="position:absolute;left:0;text-align:left;margin-left:0;margin-top:19.85pt;width:518.8pt;height:802.3pt;z-index:251739136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" o:allowincell="f">
              <v:rect id="Rectangle 70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" filled="f" strokeweight="2pt"/>
              <v:line id="Line 71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72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73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<v:line id="Line 74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75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76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zDW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JhrMNbEAAAA3AAAAA8A&#10;AAAAAAAAAAAAAAAABwIAAGRycy9kb3ducmV2LnhtbFBLBQYAAAAAAwADALcAAAD4AgAAAAA=&#10;" strokeweight="2pt"/>
              <v:line id="Line 77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5VN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B7JhwBufoAAAD//wMAUEsBAi0AFAAGAAgAAAAhANvh9svuAAAAhQEAABMAAAAAAAAAAAAAAAAA&#10;AAAAAFtDb250ZW50X1R5cGVzXS54bWxQSwECLQAUAAYACAAAACEAWvQsW78AAAAVAQAACwAAAAAA&#10;AAAAAAAAAAAfAQAAX3JlbHMvLnJlbHNQSwECLQAUAAYACAAAACEA9yeVTcAAAADcAAAADwAAAAAA&#10;AAAAAAAAAAAHAgAAZHJzL2Rvd25yZXYueG1sUEsFBgAAAAADAAMAtwAAAPQCAAAAAA==&#10;" strokeweight="2pt"/>
              <v:line id="Line 78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omJ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JmN4nElHQM7/AAAA//8DAFBLAQItABQABgAIAAAAIQDb4fbL7gAAAIUBAAATAAAAAAAAAAAA&#10;AAAAAAAAAABbQ29udGVudF9UeXBlc10ueG1sUEsBAi0AFAAGAAgAAAAhAFr0LFu/AAAAFQEAAAsA&#10;AAAAAAAAAAAAAAAAHwEAAF9yZWxzLy5yZWxzUEsBAi0AFAAGAAgAAAAhAINGiYnEAAAA3AAAAA8A&#10;AAAAAAAAAAAAAAAABwIAAGRycy9kb3ducmV2LnhtbFBLBQYAAAAAAwADALcAAAD4AgAAAAA=&#10;" strokeweight="1pt"/>
              <v:line id="Line 79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6h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eB7JhwBufoAAAD//wMAUEsBAi0AFAAGAAgAAAAhANvh9svuAAAAhQEAABMAAAAAAAAAAAAAAAAA&#10;AAAAAFtDb250ZW50X1R5cGVzXS54bWxQSwECLQAUAAYACAAAACEAWvQsW78AAAAVAQAACwAAAAAA&#10;AAAAAAAAAAAfAQAAX3JlbHMvLnJlbHNQSwECLQAUAAYACAAAACEAaLmuocAAAADcAAAADwAAAAAA&#10;AAAAAAAAAAAHAgAAZHJzL2Rvd25yZXYueG1sUEsFBgAAAAADAAMAtwAAAPQCAAAAAA==&#10;" strokeweight="2pt"/>
              <v:line id="Line 80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bhg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" strokeweight="1pt"/>
              <v:rect id="Rectangle 81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16146D93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2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5EFB6D1A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3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76372E59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<v:textbox inset="1pt,1pt,1pt,1pt">
                  <w:txbxContent>
                    <w:p w14:paraId="3A4D11B6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5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<v:textbox inset="1pt,1pt,1pt,1pt">
                  <w:txbxContent>
                    <w:p w14:paraId="460F9FF7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6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<v:textbox inset="1pt,1pt,1pt,1pt">
                  <w:txbxContent>
                    <w:p w14:paraId="0CB8099B" w14:textId="77777777" w:rsidR="00C169C8" w:rsidRPr="008E1B9C" w:rsidRDefault="00C169C8" w:rsidP="005B4E17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  <w:r>
                        <w:rPr>
                          <w:sz w:val="18"/>
                          <w:lang w:val="ru-RU"/>
                        </w:rPr>
                        <w:t>0</w:t>
                      </w:r>
                    </w:p>
                  </w:txbxContent>
                </v:textbox>
              </v:rect>
              <v:rect id="Rectangle 87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<v:textbox inset="1pt,1pt,1pt,1pt">
                  <w:txbxContent>
                    <w:p w14:paraId="5E8CFA8F" w14:textId="6CD23622" w:rsidR="00C169C8" w:rsidRPr="003F7B70" w:rsidRDefault="00C169C8" w:rsidP="005B4E17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6D4077">
                        <w:rPr>
                          <w:noProof/>
                          <w:sz w:val="24"/>
                        </w:rPr>
                        <w:t>75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88" o:spid="_x0000_s1045" style="position:absolute;left:7745;top:19221;width:11075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3Yi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rB&#10;LEvheSYeAbl8AAAA//8DAFBLAQItABQABgAIAAAAIQDb4fbL7gAAAIUBAAATAAAAAAAAAAAAAAAA&#10;AAAAAABbQ29udGVudF9UeXBlc10ueG1sUEsBAi0AFAAGAAgAAAAhAFr0LFu/AAAAFQEAAAsAAAAA&#10;AAAAAAAAAAAAHwEAAF9yZWxzLy5yZWxzUEsBAi0AFAAGAAgAAAAhAHIXdiLBAAAA3AAAAA8AAAAA&#10;AAAAAAAAAAAABwIAAGRycy9kb3ducmV2LnhtbFBLBQYAAAAAAwADALcAAAD1AgAAAAA=&#10;" filled="f" stroked="f" strokeweight=".25pt">
                <v:textbox inset="1pt,1pt,1pt,1pt">
                  <w:txbxContent>
                    <w:p w14:paraId="44927B2A" w14:textId="586396C4" w:rsidR="00C169C8" w:rsidRPr="00336B6C" w:rsidRDefault="001930A3" w:rsidP="005B4E17">
                      <w:pPr>
                        <w:pStyle w:val="a8"/>
                        <w:jc w:val="center"/>
                        <w:rPr>
                          <w:sz w:val="40"/>
                          <w:szCs w:val="40"/>
                        </w:rPr>
                      </w:pPr>
                      <w:r w:rsidRPr="00DF7D0A">
                        <w:rPr>
                          <w:rFonts w:ascii="Arial" w:hAnsi="Arial" w:cs="Arial"/>
                          <w:sz w:val="40"/>
                          <w:lang w:val="ru-RU"/>
                        </w:rPr>
                        <w:t>09.03.04</w:t>
                      </w:r>
                      <w:r w:rsidRPr="003D4FF9">
                        <w:rPr>
                          <w:rFonts w:ascii="Arial" w:hAnsi="Arial" w:cs="Arial"/>
                          <w:sz w:val="40"/>
                          <w:lang w:val="ru-RU"/>
                        </w:rPr>
                        <w:t>.</w:t>
                      </w:r>
                      <w:r w:rsidR="00DF7D0A">
                        <w:rPr>
                          <w:rFonts w:ascii="Arial" w:hAnsi="Arial" w:cs="Arial"/>
                          <w:sz w:val="40"/>
                          <w:lang w:val="ru-RU"/>
                        </w:rPr>
                        <w:t>29</w:t>
                      </w:r>
                      <w:r w:rsidRPr="003D4FF9">
                        <w:rPr>
                          <w:rFonts w:ascii="Arial" w:hAnsi="Arial" w:cs="Arial"/>
                          <w:sz w:val="40"/>
                          <w:lang w:val="ru-RU"/>
                        </w:rPr>
                        <w:t>0000.000 ПЗ</w:t>
                      </w: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597A4" w14:textId="76FFEF5F" w:rsidR="00A2581F" w:rsidRDefault="00A2581F" w:rsidP="00A2581F">
    <w:pPr>
      <w:pStyle w:val="a6"/>
      <w:ind w:firstLine="0"/>
    </w:pPr>
  </w:p>
  <w:p w14:paraId="2BA4DDA7" w14:textId="77777777" w:rsidR="00A2581F" w:rsidRDefault="00A2581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533F5B" w14:textId="77777777" w:rsidR="00D9775D" w:rsidRDefault="00D9775D" w:rsidP="00027AF6">
      <w:r>
        <w:separator/>
      </w:r>
    </w:p>
  </w:footnote>
  <w:footnote w:type="continuationSeparator" w:id="0">
    <w:p w14:paraId="461A86FC" w14:textId="77777777" w:rsidR="00D9775D" w:rsidRDefault="00D9775D" w:rsidP="00027A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DEFC3" w14:textId="67EAE676" w:rsidR="00C4130F" w:rsidRDefault="00C4130F">
    <w:pPr>
      <w:pStyle w:val="a6"/>
    </w:pPr>
    <w:r>
      <w:rPr>
        <w:noProof/>
        <w:sz w:val="20"/>
      </w:rPr>
      <mc:AlternateContent>
        <mc:Choice Requires="wpg">
          <w:drawing>
            <wp:anchor distT="0" distB="0" distL="114300" distR="114300" simplePos="0" relativeHeight="251741184" behindDoc="0" locked="0" layoutInCell="0" allowOverlap="1" wp14:anchorId="29C73084" wp14:editId="1E8173E0">
              <wp:simplePos x="0" y="0"/>
              <wp:positionH relativeFrom="page">
                <wp:posOffset>746760</wp:posOffset>
              </wp:positionH>
              <wp:positionV relativeFrom="page">
                <wp:posOffset>259080</wp:posOffset>
              </wp:positionV>
              <wp:extent cx="6588760" cy="10343515"/>
              <wp:effectExtent l="0" t="0" r="21590" b="635"/>
              <wp:wrapNone/>
              <wp:docPr id="287" name="Группа 2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343515"/>
                        <a:chOff x="0" y="0"/>
                        <a:chExt cx="20000" cy="20303"/>
                      </a:xfrm>
                    </wpg:grpSpPr>
                    <wps:wsp>
                      <wps:cNvPr id="3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B79425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BB0C6F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D8D29F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14F581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1B243D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4A11D9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9B9BEE" w14:textId="77777777" w:rsidR="00A2581F" w:rsidRPr="00A76969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5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B9DB17" w14:textId="4EB58667" w:rsidR="00A2581F" w:rsidRPr="009A0CCD" w:rsidRDefault="00C4130F" w:rsidP="00A2581F">
                            <w:pPr>
                              <w:pStyle w:val="a8"/>
                              <w:jc w:val="center"/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</w:pPr>
                            <w:r w:rsidRP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09.03.04</w:t>
                            </w:r>
                            <w:r w:rsidR="00A2581F" w:rsidRP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.</w:t>
                            </w:r>
                            <w:r w:rsid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29</w:t>
                            </w:r>
                            <w:r w:rsidR="00A2581F" w:rsidRPr="009A0CCD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0000.000 ПЗ</w:t>
                            </w:r>
                          </w:p>
                          <w:p w14:paraId="6A16F544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6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7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8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9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0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651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52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CC31E9" w14:textId="77777777" w:rsidR="00A2581F" w:rsidRDefault="00A2581F" w:rsidP="00A2581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3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A362F3" w14:textId="7C55F249" w:rsidR="00A2581F" w:rsidRPr="009F6A82" w:rsidRDefault="00F62CF2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Голосуев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 xml:space="preserve"> Д</w:t>
                              </w:r>
                              <w:r w:rsidR="00A2581F"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4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55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180408" w14:textId="77777777" w:rsidR="00A2581F" w:rsidRDefault="00A2581F" w:rsidP="00A2581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6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5F7535" w14:textId="4465AB87" w:rsidR="00A2581F" w:rsidRPr="00DB21E2" w:rsidRDefault="00DF7D0A" w:rsidP="00A2581F">
                              <w:pPr>
                                <w:pStyle w:val="a8"/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pPr>
                              <w:r w:rsidRPr="002F34A1">
                                <w:rPr>
                                  <w:sz w:val="16"/>
                                  <w:szCs w:val="22"/>
                                  <w:lang w:val="ru-RU"/>
                                </w:rPr>
                                <w:t>Долгов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7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2" y="-22"/>
                          <a:chExt cx="19997" cy="20022"/>
                        </a:xfrm>
                      </wpg:grpSpPr>
                      <wps:wsp>
                        <wps:cNvPr id="65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2" y="-22"/>
                            <a:ext cx="8855" cy="20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2044F9" w14:textId="77777777" w:rsidR="00A2581F" w:rsidRPr="00A2719F" w:rsidRDefault="00A2581F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Н. контр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02F2AD" w14:textId="0D18B757" w:rsidR="00A2581F" w:rsidRPr="00F62CF2" w:rsidRDefault="00F62CF2" w:rsidP="00A2581F">
                              <w:pPr>
                                <w:pStyle w:val="a8"/>
                                <w:rPr>
                                  <w:sz w:val="14"/>
                                  <w:szCs w:val="18"/>
                                  <w:lang w:val="ru-RU"/>
                                </w:rPr>
                              </w:pPr>
                              <w:r w:rsidRPr="00F62CF2">
                                <w:rPr>
                                  <w:sz w:val="14"/>
                                  <w:szCs w:val="18"/>
                                  <w:lang w:val="ru-RU"/>
                                </w:rPr>
                                <w:t>Котельникова И</w:t>
                              </w:r>
                              <w:r w:rsidR="00A2581F" w:rsidRPr="00F62CF2">
                                <w:rPr>
                                  <w:sz w:val="14"/>
                                  <w:szCs w:val="18"/>
                                  <w:lang w:val="ru-RU"/>
                                </w:rPr>
                                <w:t>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60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6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24B82E" w14:textId="77777777" w:rsidR="00A2581F" w:rsidRPr="0086219D" w:rsidRDefault="00A2581F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Утвердил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BA94AE" w14:textId="77777777" w:rsidR="00A2581F" w:rsidRPr="002F34A1" w:rsidRDefault="00A2581F" w:rsidP="00A2581F">
                              <w:pPr>
                                <w:pStyle w:val="a8"/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pPr>
                              <w:r w:rsidRPr="002F34A1">
                                <w:rPr>
                                  <w:sz w:val="16"/>
                                  <w:szCs w:val="22"/>
                                  <w:lang w:val="ru-RU"/>
                                </w:rPr>
                                <w:t>Долгов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63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4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CD8350" w14:textId="189421E1" w:rsidR="00A2581F" w:rsidRPr="003B2F6D" w:rsidRDefault="00F62CF2" w:rsidP="00A2581F">
                            <w:pPr>
                              <w:pStyle w:val="a8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F62CF2">
                              <w:rPr>
                                <w:color w:val="000000"/>
                                <w:sz w:val="20"/>
                                <w:lang w:val="ru-RU"/>
                              </w:rPr>
                              <w:t>Онлайн-платформа с алгоритмическими задачами по программированию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665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6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7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8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337F49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9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A6EA96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0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8258E1" w14:textId="5F761F43" w:rsidR="00A2581F" w:rsidRPr="00F62CF2" w:rsidRDefault="00F62CF2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???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1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4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5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100"/>
                          <a:ext cx="5609" cy="12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988828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ДГТУ</w:t>
                            </w:r>
                          </w:p>
                          <w:p w14:paraId="39AC26E5" w14:textId="77777777" w:rsidR="00A2581F" w:rsidRPr="00AB7FC4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кафедра ПОВТ и АС</w:t>
                            </w:r>
                          </w:p>
                          <w:p w14:paraId="1C5CFA28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C73084" id="Группа 287" o:spid="_x0000_s1046" style="position:absolute;left:0;text-align:left;margin-left:58.8pt;margin-top:20.4pt;width:518.8pt;height:814.45pt;z-index:251741184;mso-position-horizontal-relative:page;mso-position-vertical-relative:page" coordsize="20000,20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" o:allowincell="f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W+sxAAAANsAAAAPAAAAZHJzL2Rvd25yZXYueG1sRI/NasMw&#10;EITvgbyD2EBviVwXSu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N/Zb6zEAAAA2wAAAA8A&#10;AAAAAAAAAAAAAAAABwIAAGRycy9kb3ducmV2LnhtbFBLBQYAAAAAAwADALcAAAD4AgAAAAA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zOxAAAANsAAAAPAAAAZHJzL2Rvd25yZXYueG1sRI/RagIx&#10;FETfhf5DuIW+1ewWKX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LGhbM7EAAAA2wAAAA8A&#10;AAAAAAAAAAAAAAAABwIAAGRycy9kb3ducmV2LnhtbFBLBQYAAAAAAwADALcAAAD4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02B79425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57BB0C6F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14:paraId="3DD8D29F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4214F581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391B243D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614A11D9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719B9BEE" w14:textId="77777777" w:rsidR="00A2581F" w:rsidRPr="00A76969" w:rsidRDefault="00A2581F" w:rsidP="00A2581F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19" o:spid="_x0000_s1064" style="position:absolute;left:7760;top:17481;width:12159;height: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/7W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pB&#10;Op3B80w8AnL1DwAA//8DAFBLAQItABQABgAIAAAAIQDb4fbL7gAAAIUBAAATAAAAAAAAAAAAAAAA&#10;AAAAAABbQ29udGVudF9UeXBlc10ueG1sUEsBAi0AFAAGAAgAAAAhAFr0LFu/AAAAFQEAAAsAAAAA&#10;AAAAAAAAAAAAHwEAAF9yZWxzLy5yZWxzUEsBAi0AFAAGAAgAAAAhAGLz/tbBAAAA3AAAAA8AAAAA&#10;AAAAAAAAAAAABwIAAGRycy9kb3ducmV2LnhtbFBLBQYAAAAAAwADALcAAAD1AgAAAAA=&#10;" filled="f" stroked="f" strokeweight=".25pt">
                <v:textbox inset="1pt,1pt,1pt,1pt">
                  <w:txbxContent>
                    <w:p w14:paraId="79B9DB17" w14:textId="4EB58667" w:rsidR="00A2581F" w:rsidRPr="009A0CCD" w:rsidRDefault="00C4130F" w:rsidP="00A2581F">
                      <w:pPr>
                        <w:pStyle w:val="a8"/>
                        <w:jc w:val="center"/>
                        <w:rPr>
                          <w:rFonts w:ascii="Arial" w:hAnsi="Arial" w:cs="Arial"/>
                          <w:sz w:val="40"/>
                          <w:lang w:val="ru-RU"/>
                        </w:rPr>
                      </w:pPr>
                      <w:r w:rsidRP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09.03.04</w:t>
                      </w:r>
                      <w:r w:rsidR="00A2581F" w:rsidRP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.</w:t>
                      </w:r>
                      <w:r w:rsid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29</w:t>
                      </w:r>
                      <w:r w:rsidR="00A2581F" w:rsidRPr="009A0CCD">
                        <w:rPr>
                          <w:rFonts w:ascii="Arial" w:hAnsi="Arial" w:cs="Arial"/>
                          <w:sz w:val="40"/>
                          <w:lang w:val="ru-RU"/>
                        </w:rPr>
                        <w:t>0000.000 ПЗ</w:t>
                      </w:r>
                    </w:p>
                    <w:p w14:paraId="6A16F544" w14:textId="77777777" w:rsidR="00A2581F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m2e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kM4HfM+EIyO0LAAD//wMAUEsBAi0AFAAGAAgAAAAhANvh9svuAAAAhQEAABMAAAAAAAAAAAAA&#10;AAAAAAAAAFtDb250ZW50X1R5cGVzXS54bWxQSwECLQAUAAYACAAAACEAWvQsW78AAAAVAQAACwAA&#10;AAAAAAAAAAAAAAAfAQAAX3JlbHMvLnJlbHNQSwECLQAUAAYACAAAACEA0hZtnsMAAADcAAAADwAA&#10;AAAAAAAAAAAAAAAHAgAAZHJzL2Rvd25yZXYueG1sUEsFBgAAAAADAAMAtwAAAPcCAAAAAA==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sgF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5j+/8D4TjoBcvQAAAP//AwBQSwECLQAUAAYACAAAACEA2+H2y+4AAACFAQAAEwAAAAAAAAAAAAAA&#10;AAAAAAAAW0NvbnRlbnRfVHlwZXNdLnhtbFBLAQItABQABgAIAAAAIQBa9CxbvwAAABUBAAALAAAA&#10;AAAAAAAAAAAAAB8BAABfcmVscy8ucmVsc1BLAQItABQABgAIAAAAIQC9WsgFwgAAANwAAAAPAAAA&#10;AAAAAAAAAAAAAAcCAABkcnMvZG93bnJldi54bWxQSwUGAAAAAAMAAwC3AAAA9g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ntf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qG72O4n0lHQM5uAAAA//8DAFBLAQItABQABgAIAAAAIQDb4fbL7gAAAIUBAAATAAAAAAAAAAAA&#10;AAAAAAAAAABbQ29udGVudF9UeXBlc10ueG1sUEsBAi0AFAAGAAgAAAAhAFr0LFu/AAAAFQEAAAsA&#10;AAAAAAAAAAAAAAAAHwEAAF9yZWxzLy5yZWxzUEsBAi0AFAAGAAgAAAAhACc6e1/EAAAA3AAAAA8A&#10;AAAAAAAAAAAAAAAABwIAAGRycy9kb3ducmV2LnhtbFBLBQYAAAAAAwADALcAAAD4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d2/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igd8z4QjI7Q8AAAD//wMAUEsBAi0AFAAGAAgAAAAhANvh9svuAAAAhQEAABMAAAAAAAAA&#10;AAAAAAAAAAAAAFtDb250ZW50X1R5cGVzXS54bWxQSwECLQAUAAYACAAAACEAWvQsW78AAAAVAQAA&#10;CwAAAAAAAAAAAAAAAAAfAQAAX3JlbHMvLnJlbHNQSwECLQAUAAYACAAAACEA95Hdv8YAAADcAAAA&#10;DwAAAAAAAAAAAAAAAAAHAgAAZHJzL2Rvd25yZXYueG1sUEsFBgAAAAADAAMAtwAAAPoCAAAAAA==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/B/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rLnDfyeiUdA7n8AAAD//wMAUEsBAi0AFAAGAAgAAAAhANvh9svuAAAAhQEAABMAAAAAAAAAAAAA&#10;AAAAAAAAAFtDb250ZW50X1R5cGVzXS54bWxQSwECLQAUAAYACAAAACEAWvQsW78AAAAVAQAACwAA&#10;AAAAAAAAAAAAAAAfAQAAX3JlbHMvLnJlbHNQSwECLQAUAAYACAAAACEAaMPwf8MAAADcAAAADwAA&#10;AAAAAAAAAAAAAAAHAgAAZHJzL2Rvd25yZXYueG1sUEsFBgAAAAADAAMAtwAAAPcCAAAAAA==&#10;" filled="f" stroked="f" strokeweight=".25pt">
                  <v:textbox inset="1pt,1pt,1pt,1pt">
                    <w:txbxContent>
                      <w:p w14:paraId="0DCC31E9" w14:textId="77777777" w:rsidR="00A2581F" w:rsidRDefault="00A2581F" w:rsidP="00A2581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1Xk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" filled="f" stroked="f" strokeweight=".25pt">
                  <v:textbox inset="1pt,1pt,1pt,1pt">
                    <w:txbxContent>
                      <w:p w14:paraId="6DA362F3" w14:textId="7C55F249" w:rsidR="00A2581F" w:rsidRPr="009F6A82" w:rsidRDefault="00F62CF2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Голосуев</w:t>
                        </w:r>
                        <w:proofErr w:type="spellEnd"/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 xml:space="preserve"> Д</w:t>
                        </w:r>
                        <w:r w:rsidR="00A2581F"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.</w:t>
                        </w:r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В.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n4n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9isn+H3TDgC8vADAAD//wMAUEsBAi0AFAAGAAgAAAAhANvh9svuAAAAhQEAABMAAAAAAAAA&#10;AAAAAAAAAAAAAFtDb250ZW50X1R5cGVzXS54bWxQSwECLQAUAAYACAAAACEAWvQsW78AAAAVAQAA&#10;CwAAAAAAAAAAAAAAAAAfAQAAX3JlbHMvLnJlbHNQSwECLQAUAAYACAAAACEA5+Z+J8YAAADcAAAA&#10;DwAAAAAAAAAAAAAAAAAHAgAAZHJzL2Rvd25yZXYueG1sUEsFBgAAAAADAAMAtwAAAPoCAAAAAA=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mgL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WTrNfyeiUdA7n4AAAD//wMAUEsBAi0AFAAGAAgAAAAhANvh9svuAAAAhQEAABMAAAAAAAAAAAAA&#10;AAAAAAAAAFtDb250ZW50X1R5cGVzXS54bWxQSwECLQAUAAYACAAAACEAWvQsW78AAAAVAQAACwAA&#10;AAAAAAAAAAAAAAAfAQAAX3JlbHMvLnJlbHNQSwECLQAUAAYACAAAACEA5ypoC8MAAADcAAAADwAA&#10;AAAAAAAAAAAAAAAHAgAAZHJzL2Rvd25yZXYueG1sUEsFBgAAAAADAAMAtwAAAPcCAAAAAA==&#10;" filled="f" stroked="f" strokeweight=".25pt">
                  <v:textbox inset="1pt,1pt,1pt,1pt">
                    <w:txbxContent>
                      <w:p w14:paraId="30180408" w14:textId="77777777" w:rsidR="00A2581F" w:rsidRDefault="00A2581F" w:rsidP="00A2581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PZ8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0g&#10;/Ujh70w8AnL9AgAA//8DAFBLAQItABQABgAIAAAAIQDb4fbL7gAAAIUBAAATAAAAAAAAAAAAAAAA&#10;AAAAAABbQ29udGVudF9UeXBlc10ueG1sUEsBAi0AFAAGAAgAAAAhAFr0LFu/AAAAFQEAAAsAAAAA&#10;AAAAAAAAAAAAHwEAAF9yZWxzLy5yZWxzUEsBAi0AFAAGAAgAAAAhABf49nzBAAAA3AAAAA8AAAAA&#10;AAAAAAAAAAAABwIAAGRycy9kb3ducmV2LnhtbFBLBQYAAAAAAwADALcAAAD1AgAAAAA=&#10;" filled="f" stroked="f" strokeweight=".25pt">
                  <v:textbox inset="1pt,1pt,1pt,1pt">
                    <w:txbxContent>
                      <w:p w14:paraId="245F7535" w14:textId="4465AB87" w:rsidR="00A2581F" w:rsidRPr="00DB21E2" w:rsidRDefault="00DF7D0A" w:rsidP="00A2581F">
                        <w:pPr>
                          <w:pStyle w:val="a8"/>
                          <w:rPr>
                            <w:sz w:val="16"/>
                            <w:szCs w:val="22"/>
                            <w:lang w:val="ru-RU"/>
                          </w:rPr>
                        </w:pPr>
                        <w:r w:rsidRPr="002F34A1">
                          <w:rPr>
                            <w:sz w:val="16"/>
                            <w:szCs w:val="22"/>
                            <w:lang w:val="ru-RU"/>
                          </w:rPr>
                          <w:t>Долгов В.В.</w:t>
                        </w:r>
                      </w:p>
                    </w:txbxContent>
                  </v:textbox>
                </v:rect>
              </v:group>
              <v:group id="Group 34" o:spid="_x0000_s1076" style="position:absolute;left:39;top:19314;width:4801;height:310" coordorigin="2,-22" coordsize="19997,20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OBQ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">
                <v:rect id="Rectangle 35" o:spid="_x0000_s1077" style="position:absolute;left:2;top:-22;width:8855;height:20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8eV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WkX3Ft&#10;PBOPgNz8AwAA//8DAFBLAQItABQABgAIAAAAIQDb4fbL7gAAAIUBAAATAAAAAAAAAAAAAAAAAAAA&#10;AABbQ29udGVudF9UeXBlc10ueG1sUEsBAi0AFAAGAAgAAAAhAFr0LFu/AAAAFQEAAAsAAAAAAAAA&#10;AAAAAAAAHwEAAF9yZWxzLy5yZWxzUEsBAi0AFAAGAAgAAAAhAAkrx5W+AAAA3AAAAA8AAAAAAAAA&#10;AAAAAAAABwIAAGRycy9kb3ducmV2LnhtbFBLBQYAAAAAAwADALcAAADyAgAAAAA=&#10;" filled="f" stroked="f" strokeweight=".25pt">
                  <v:textbox inset="1pt,1pt,1pt,1pt">
                    <w:txbxContent>
                      <w:p w14:paraId="7D2044F9" w14:textId="77777777" w:rsidR="00A2581F" w:rsidRPr="00A2719F" w:rsidRDefault="00A2581F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Н. контр</w:t>
                        </w:r>
                      </w:p>
                    </w:txbxContent>
                  </v:textbox>
                </v:rect>
                <v:rect id="Rectangle 36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2IO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KXDfydiUdA7n8BAAD//wMAUEsBAi0AFAAGAAgAAAAhANvh9svuAAAAhQEAABMAAAAAAAAAAAAA&#10;AAAAAAAAAFtDb250ZW50X1R5cGVzXS54bWxQSwECLQAUAAYACAAAACEAWvQsW78AAAAVAQAACwAA&#10;AAAAAAAAAAAAAAAfAQAAX3JlbHMvLnJlbHNQSwECLQAUAAYACAAAACEAZmdiDsMAAADcAAAADwAA&#10;AAAAAAAAAAAAAAAHAgAAZHJzL2Rvd25yZXYueG1sUEsFBgAAAAADAAMAtwAAAPcCAAAAAA==&#10;" filled="f" stroked="f" strokeweight=".25pt">
                  <v:textbox inset="1pt,1pt,1pt,1pt">
                    <w:txbxContent>
                      <w:p w14:paraId="5A02F2AD" w14:textId="0D18B757" w:rsidR="00A2581F" w:rsidRPr="00F62CF2" w:rsidRDefault="00F62CF2" w:rsidP="00A2581F">
                        <w:pPr>
                          <w:pStyle w:val="a8"/>
                          <w:rPr>
                            <w:sz w:val="14"/>
                            <w:szCs w:val="18"/>
                            <w:lang w:val="ru-RU"/>
                          </w:rPr>
                        </w:pPr>
                        <w:r w:rsidRPr="00F62CF2">
                          <w:rPr>
                            <w:sz w:val="14"/>
                            <w:szCs w:val="18"/>
                            <w:lang w:val="ru-RU"/>
                          </w:rPr>
                          <w:t>Котельникова И</w:t>
                        </w:r>
                        <w:r w:rsidR="00A2581F" w:rsidRPr="00F62CF2">
                          <w:rPr>
                            <w:sz w:val="14"/>
                            <w:szCs w:val="18"/>
                            <w:lang w:val="ru-RU"/>
                          </w:rPr>
                          <w:t>.В.</w:t>
                        </w:r>
                      </w:p>
                    </w:txbxContent>
                  </v:textbox>
                </v:rect>
              </v:group>
              <v:group id="Group 37" o:spid="_x0000_s107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">
                <v:rect id="Rectangle 38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" filled="f" stroked="f" strokeweight=".25pt">
                  <v:textbox inset="1pt,1pt,1pt,1pt">
                    <w:txbxContent>
                      <w:p w14:paraId="3E24B82E" w14:textId="77777777" w:rsidR="00A2581F" w:rsidRPr="0086219D" w:rsidRDefault="00A2581F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Утвердил</w:t>
                        </w:r>
                      </w:p>
                    </w:txbxContent>
                  </v:textbox>
                </v:rect>
                <v:rect id="Rectangle 39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zrC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Vp&#10;OoX/M/EIyPULAAD//wMAUEsBAi0AFAAGAAgAAAAhANvh9svuAAAAhQEAABMAAAAAAAAAAAAAAAAA&#10;AAAAAFtDb250ZW50X1R5cGVzXS54bWxQSwECLQAUAAYACAAAACEAWvQsW78AAAAVAQAACwAAAAAA&#10;AAAAAAAAAAAfAQAAX3JlbHMvLnJlbHNQSwECLQAUAAYACAAAACEApq86wsAAAADcAAAADwAAAAAA&#10;AAAAAAAAAAAHAgAAZHJzL2Rvd25yZXYueG1sUEsFBgAAAAADAAMAtwAAAPQCAAAAAA==&#10;" filled="f" stroked="f" strokeweight=".25pt">
                  <v:textbox inset="1pt,1pt,1pt,1pt">
                    <w:txbxContent>
                      <w:p w14:paraId="21BA94AE" w14:textId="77777777" w:rsidR="00A2581F" w:rsidRPr="002F34A1" w:rsidRDefault="00A2581F" w:rsidP="00A2581F">
                        <w:pPr>
                          <w:pStyle w:val="a8"/>
                          <w:rPr>
                            <w:sz w:val="16"/>
                            <w:szCs w:val="22"/>
                            <w:lang w:val="ru-RU"/>
                          </w:rPr>
                        </w:pPr>
                        <w:r w:rsidRPr="002F34A1">
                          <w:rPr>
                            <w:sz w:val="16"/>
                            <w:szCs w:val="22"/>
                            <w:lang w:val="ru-RU"/>
                          </w:rPr>
                          <w:t>Долгов В.В.</w:t>
                        </w:r>
                      </w:p>
                    </w:txbxContent>
                  </v:textbox>
                </v:rect>
              </v:group>
              <v:line id="Line 40" o:spid="_x0000_s108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JJm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Ik+YTfM+EIyO0LAAD//wMAUEsBAi0AFAAGAAgAAAAhANvh9svuAAAAhQEAABMAAAAAAAAAAAAA&#10;AAAAAAAAAFtDb250ZW50X1R5cGVzXS54bWxQSwECLQAUAAYACAAAACEAWvQsW78AAAAVAQAACwAA&#10;AAAAAAAAAAAAAAAfAQAAX3JlbHMvLnJlbHNQSwECLQAUAAYACAAAACEAidSSZsMAAADcAAAADwAA&#10;AAAAAAAAAAAAAAAHAgAAZHJzL2Rvd25yZXYueG1sUEsFBgAAAAADAAMAtwAAAPcCAAAAAA==&#10;" strokeweight="2pt"/>
              <v:rect id="Rectangle 41" o:spid="_x0000_s1083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" filled="f" stroked="f" strokeweight=".25pt">
                <v:textbox inset="1pt,1pt,1pt,1pt">
                  <w:txbxContent>
                    <w:p w14:paraId="61CD8350" w14:textId="189421E1" w:rsidR="00A2581F" w:rsidRPr="003B2F6D" w:rsidRDefault="00F62CF2" w:rsidP="00A2581F">
                      <w:pPr>
                        <w:pStyle w:val="a8"/>
                        <w:jc w:val="center"/>
                        <w:rPr>
                          <w:sz w:val="20"/>
                          <w:lang w:val="ru-RU"/>
                        </w:rPr>
                      </w:pPr>
                      <w:r w:rsidRPr="00F62CF2">
                        <w:rPr>
                          <w:color w:val="000000"/>
                          <w:sz w:val="20"/>
                          <w:lang w:val="ru-RU"/>
                        </w:rPr>
                        <w:t>Онлайн-платформа с алгоритмическими задачами по программированию</w:t>
                      </w:r>
                    </w:p>
                  </w:txbxContent>
                </v:textbox>
              </v:rect>
              <v:line id="Line 42" o:spid="_x0000_s108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+J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" strokeweight="2pt"/>
              <v:line id="Line 43" o:spid="_x0000_s108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zH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" strokeweight="2pt"/>
              <v:line id="Line 44" o:spid="_x0000_s108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5Rl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DHa3ieCUdAbv8BAAD//wMAUEsBAi0AFAAGAAgAAAAhANvh9svuAAAAhQEAABMAAAAAAAAAAAAA&#10;AAAAAAAAAFtDb250ZW50X1R5cGVzXS54bWxQSwECLQAUAAYACAAAACEAWvQsW78AAAAVAQAACwAA&#10;AAAAAAAAAAAAAAAfAQAAX3JlbHMvLnJlbHNQSwECLQAUAAYACAAAACEA9u+UZcMAAADcAAAADwAA&#10;AAAAAAAAAAAAAAAHAgAAZHJzL2Rvd25yZXYueG1sUEsFBgAAAAADAAMAtwAAAPcCAAAAAA==&#10;" strokeweight="2pt"/>
              <v:rect id="Rectangle 45" o:spid="_x0000_s108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" filled="f" stroked="f" strokeweight=".25pt">
                <v:textbox inset="1pt,1pt,1pt,1pt">
                  <w:txbxContent>
                    <w:p w14:paraId="24337F49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8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" filled="f" stroked="f" strokeweight=".25pt">
                <v:textbox inset="1pt,1pt,1pt,1pt">
                  <w:txbxContent>
                    <w:p w14:paraId="66A6EA96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8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Jfz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Il3F+&#10;PBOPgNz+AQAA//8DAFBLAQItABQABgAIAAAAIQDb4fbL7gAAAIUBAAATAAAAAAAAAAAAAAAAAAAA&#10;AABbQ29udGVudF9UeXBlc10ueG1sUEsBAi0AFAAGAAgAAAAhAFr0LFu/AAAAFQEAAAsAAAAAAAAA&#10;AAAAAAAAHwEAAF9yZWxzLy5yZWxzUEsBAi0AFAAGAAgAAAAhALzol/O+AAAA3AAAAA8AAAAAAAAA&#10;AAAAAAAABwIAAGRycy9kb3ducmV2LnhtbFBLBQYAAAAAAwADALcAAADyAgAAAAA=&#10;" filled="f" stroked="f" strokeweight=".25pt">
                <v:textbox inset="1pt,1pt,1pt,1pt">
                  <w:txbxContent>
                    <w:p w14:paraId="2C8258E1" w14:textId="5F761F43" w:rsidR="00A2581F" w:rsidRPr="00F62CF2" w:rsidRDefault="00F62CF2" w:rsidP="00A2581F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???</w:t>
                      </w:r>
                    </w:p>
                  </w:txbxContent>
                </v:textbox>
              </v:rect>
              <v:line id="Line 48" o:spid="_x0000_s109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" strokeweight="1pt"/>
              <v:line id="Line 49" o:spid="_x0000_s109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GKcxAAAANw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lg3h70w6AnJ6BwAA//8DAFBLAQItABQABgAIAAAAIQDb4fbL7gAAAIUBAAATAAAAAAAAAAAA&#10;AAAAAAAAAABbQ29udGVudF9UeXBlc10ueG1sUEsBAi0AFAAGAAgAAAAhAFr0LFu/AAAAFQEAAAsA&#10;AAAAAAAAAAAAAAAAHwEAAF9yZWxzLy5yZWxzUEsBAi0AFAAGAAgAAAAhACmwYpzEAAAA3AAAAA8A&#10;AAAAAAAAAAAAAAAABwIAAGRycy9kb3ducmV2LnhtbFBLBQYAAAAAAwADALcAAAD4AgAAAAA=&#10;" strokeweight="1pt"/>
              <v:rect id="Rectangle 50" o:spid="_x0000_s1092" style="position:absolute;left:14295;top:19100;width:5609;height:1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" filled="f" stroked="f" strokeweight=".25pt">
                <v:textbox inset="1pt,1pt,1pt,1pt">
                  <w:txbxContent>
                    <w:p w14:paraId="1F988828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ДГТУ</w:t>
                      </w:r>
                    </w:p>
                    <w:p w14:paraId="39AC26E5" w14:textId="77777777" w:rsidR="00A2581F" w:rsidRPr="00AB7FC4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кафедра ПОВТ и АС</w:t>
                      </w:r>
                    </w:p>
                    <w:p w14:paraId="1C5CFA28" w14:textId="77777777" w:rsidR="00A2581F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9"/>
    <w:multiLevelType w:val="singleLevel"/>
    <w:tmpl w:val="00000009"/>
    <w:name w:val="WW8Num37"/>
    <w:lvl w:ilvl="0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cs="Symbol"/>
      </w:rPr>
    </w:lvl>
  </w:abstractNum>
  <w:abstractNum w:abstractNumId="1" w15:restartNumberingAfterBreak="0">
    <w:nsid w:val="00112780"/>
    <w:multiLevelType w:val="hybridMultilevel"/>
    <w:tmpl w:val="447480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6654FD"/>
    <w:multiLevelType w:val="multilevel"/>
    <w:tmpl w:val="16646466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3" w15:restartNumberingAfterBreak="0">
    <w:nsid w:val="3C7A5D59"/>
    <w:multiLevelType w:val="hybridMultilevel"/>
    <w:tmpl w:val="37F8B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107CD6"/>
    <w:multiLevelType w:val="hybridMultilevel"/>
    <w:tmpl w:val="69C8888C"/>
    <w:lvl w:ilvl="0" w:tplc="E2649248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1E352C6"/>
    <w:multiLevelType w:val="hybridMultilevel"/>
    <w:tmpl w:val="665064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B72135"/>
    <w:multiLevelType w:val="hybridMultilevel"/>
    <w:tmpl w:val="E500E71E"/>
    <w:lvl w:ilvl="0" w:tplc="2DE2C46A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removePersonalInformation/>
  <w:removeDateAndTime/>
  <w:proofState w:spelling="clean" w:grammar="clean"/>
  <w:trackRevision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5930"/>
    <w:rsid w:val="000013BE"/>
    <w:rsid w:val="00001E43"/>
    <w:rsid w:val="0000619A"/>
    <w:rsid w:val="00006A76"/>
    <w:rsid w:val="00006FD7"/>
    <w:rsid w:val="000070C9"/>
    <w:rsid w:val="000073CA"/>
    <w:rsid w:val="000108D1"/>
    <w:rsid w:val="00012071"/>
    <w:rsid w:val="00012CB7"/>
    <w:rsid w:val="000151E5"/>
    <w:rsid w:val="0001587F"/>
    <w:rsid w:val="0001641F"/>
    <w:rsid w:val="000177A0"/>
    <w:rsid w:val="000206F5"/>
    <w:rsid w:val="00022333"/>
    <w:rsid w:val="00024079"/>
    <w:rsid w:val="00025149"/>
    <w:rsid w:val="00025C1C"/>
    <w:rsid w:val="00026467"/>
    <w:rsid w:val="0002673A"/>
    <w:rsid w:val="00027AF6"/>
    <w:rsid w:val="00027E0C"/>
    <w:rsid w:val="000327C4"/>
    <w:rsid w:val="00034E37"/>
    <w:rsid w:val="000353E5"/>
    <w:rsid w:val="000376F4"/>
    <w:rsid w:val="00037ABF"/>
    <w:rsid w:val="00037B3F"/>
    <w:rsid w:val="00037D4D"/>
    <w:rsid w:val="00037F00"/>
    <w:rsid w:val="000419F6"/>
    <w:rsid w:val="0004292D"/>
    <w:rsid w:val="000429FB"/>
    <w:rsid w:val="00043045"/>
    <w:rsid w:val="00043739"/>
    <w:rsid w:val="00044674"/>
    <w:rsid w:val="000455D3"/>
    <w:rsid w:val="00045A08"/>
    <w:rsid w:val="00045F75"/>
    <w:rsid w:val="00046479"/>
    <w:rsid w:val="000501C9"/>
    <w:rsid w:val="00051F6D"/>
    <w:rsid w:val="00052A2E"/>
    <w:rsid w:val="00052C38"/>
    <w:rsid w:val="000539B6"/>
    <w:rsid w:val="00053E76"/>
    <w:rsid w:val="00057AEA"/>
    <w:rsid w:val="00060290"/>
    <w:rsid w:val="00060672"/>
    <w:rsid w:val="00061016"/>
    <w:rsid w:val="000616ED"/>
    <w:rsid w:val="000620BB"/>
    <w:rsid w:val="00062DBF"/>
    <w:rsid w:val="00065374"/>
    <w:rsid w:val="0006797A"/>
    <w:rsid w:val="0007089D"/>
    <w:rsid w:val="000719FB"/>
    <w:rsid w:val="0007257E"/>
    <w:rsid w:val="00072B26"/>
    <w:rsid w:val="00072E00"/>
    <w:rsid w:val="00074109"/>
    <w:rsid w:val="00076BFC"/>
    <w:rsid w:val="00080664"/>
    <w:rsid w:val="00082946"/>
    <w:rsid w:val="00083A2A"/>
    <w:rsid w:val="00083EB6"/>
    <w:rsid w:val="0008559F"/>
    <w:rsid w:val="00086177"/>
    <w:rsid w:val="00086F80"/>
    <w:rsid w:val="00091445"/>
    <w:rsid w:val="0009330C"/>
    <w:rsid w:val="0009382A"/>
    <w:rsid w:val="00096253"/>
    <w:rsid w:val="00096305"/>
    <w:rsid w:val="000978B8"/>
    <w:rsid w:val="00097EFF"/>
    <w:rsid w:val="000A0457"/>
    <w:rsid w:val="000A13A1"/>
    <w:rsid w:val="000A2783"/>
    <w:rsid w:val="000A2F4F"/>
    <w:rsid w:val="000A3680"/>
    <w:rsid w:val="000A3A1A"/>
    <w:rsid w:val="000A5EC9"/>
    <w:rsid w:val="000A648A"/>
    <w:rsid w:val="000A7806"/>
    <w:rsid w:val="000B0560"/>
    <w:rsid w:val="000B5A9E"/>
    <w:rsid w:val="000B5BB5"/>
    <w:rsid w:val="000B662A"/>
    <w:rsid w:val="000B72FC"/>
    <w:rsid w:val="000B742A"/>
    <w:rsid w:val="000B7AC3"/>
    <w:rsid w:val="000C00AB"/>
    <w:rsid w:val="000C0412"/>
    <w:rsid w:val="000C10BA"/>
    <w:rsid w:val="000C4C68"/>
    <w:rsid w:val="000C60E3"/>
    <w:rsid w:val="000D14F8"/>
    <w:rsid w:val="000D3A91"/>
    <w:rsid w:val="000D3A94"/>
    <w:rsid w:val="000D6875"/>
    <w:rsid w:val="000E3D34"/>
    <w:rsid w:val="000E4E2B"/>
    <w:rsid w:val="000E5597"/>
    <w:rsid w:val="000E5C8F"/>
    <w:rsid w:val="000E62F1"/>
    <w:rsid w:val="000E65BA"/>
    <w:rsid w:val="000E682A"/>
    <w:rsid w:val="000E7770"/>
    <w:rsid w:val="000F0983"/>
    <w:rsid w:val="000F10D3"/>
    <w:rsid w:val="000F23DC"/>
    <w:rsid w:val="000F6F25"/>
    <w:rsid w:val="000F72DE"/>
    <w:rsid w:val="00101E06"/>
    <w:rsid w:val="00104624"/>
    <w:rsid w:val="0010524E"/>
    <w:rsid w:val="001053DA"/>
    <w:rsid w:val="0010635D"/>
    <w:rsid w:val="0011127A"/>
    <w:rsid w:val="0011234E"/>
    <w:rsid w:val="001128C5"/>
    <w:rsid w:val="001143B6"/>
    <w:rsid w:val="00114402"/>
    <w:rsid w:val="001155F3"/>
    <w:rsid w:val="00115E01"/>
    <w:rsid w:val="00126608"/>
    <w:rsid w:val="00127C9C"/>
    <w:rsid w:val="00132D36"/>
    <w:rsid w:val="00133562"/>
    <w:rsid w:val="00134089"/>
    <w:rsid w:val="00135B47"/>
    <w:rsid w:val="0014080C"/>
    <w:rsid w:val="00141E1D"/>
    <w:rsid w:val="00143527"/>
    <w:rsid w:val="00143DCF"/>
    <w:rsid w:val="00143FEA"/>
    <w:rsid w:val="00152928"/>
    <w:rsid w:val="00152FE9"/>
    <w:rsid w:val="00153C87"/>
    <w:rsid w:val="001553C9"/>
    <w:rsid w:val="0016009F"/>
    <w:rsid w:val="00162DDA"/>
    <w:rsid w:val="001634CC"/>
    <w:rsid w:val="0016369D"/>
    <w:rsid w:val="0016484F"/>
    <w:rsid w:val="00165078"/>
    <w:rsid w:val="00165B42"/>
    <w:rsid w:val="00172F68"/>
    <w:rsid w:val="00173AEE"/>
    <w:rsid w:val="00173C9D"/>
    <w:rsid w:val="00174ADB"/>
    <w:rsid w:val="00175EE0"/>
    <w:rsid w:val="00175FC2"/>
    <w:rsid w:val="00177795"/>
    <w:rsid w:val="0017783C"/>
    <w:rsid w:val="00180A94"/>
    <w:rsid w:val="00182163"/>
    <w:rsid w:val="00186D01"/>
    <w:rsid w:val="00187C53"/>
    <w:rsid w:val="001900AA"/>
    <w:rsid w:val="0019072B"/>
    <w:rsid w:val="00190EC1"/>
    <w:rsid w:val="001915EE"/>
    <w:rsid w:val="001918E9"/>
    <w:rsid w:val="00192AB4"/>
    <w:rsid w:val="001930A3"/>
    <w:rsid w:val="001937FB"/>
    <w:rsid w:val="0019428C"/>
    <w:rsid w:val="00195A42"/>
    <w:rsid w:val="00195DC9"/>
    <w:rsid w:val="001969B6"/>
    <w:rsid w:val="00197BE8"/>
    <w:rsid w:val="001A08E6"/>
    <w:rsid w:val="001A2971"/>
    <w:rsid w:val="001A3956"/>
    <w:rsid w:val="001A3B32"/>
    <w:rsid w:val="001A4728"/>
    <w:rsid w:val="001A5155"/>
    <w:rsid w:val="001A7019"/>
    <w:rsid w:val="001A7471"/>
    <w:rsid w:val="001B091E"/>
    <w:rsid w:val="001B257C"/>
    <w:rsid w:val="001B34DE"/>
    <w:rsid w:val="001B50BF"/>
    <w:rsid w:val="001B606E"/>
    <w:rsid w:val="001B6B10"/>
    <w:rsid w:val="001B7CE6"/>
    <w:rsid w:val="001C1015"/>
    <w:rsid w:val="001C10D9"/>
    <w:rsid w:val="001C3CB0"/>
    <w:rsid w:val="001C5930"/>
    <w:rsid w:val="001C6593"/>
    <w:rsid w:val="001D05F1"/>
    <w:rsid w:val="001D07CA"/>
    <w:rsid w:val="001D0B7B"/>
    <w:rsid w:val="001D188B"/>
    <w:rsid w:val="001D35B1"/>
    <w:rsid w:val="001D39E4"/>
    <w:rsid w:val="001E2807"/>
    <w:rsid w:val="001E3119"/>
    <w:rsid w:val="001E3541"/>
    <w:rsid w:val="001E3D41"/>
    <w:rsid w:val="001E4ABB"/>
    <w:rsid w:val="001E56AD"/>
    <w:rsid w:val="001E62EA"/>
    <w:rsid w:val="001F182F"/>
    <w:rsid w:val="001F3556"/>
    <w:rsid w:val="001F3DAF"/>
    <w:rsid w:val="001F4442"/>
    <w:rsid w:val="001F597C"/>
    <w:rsid w:val="00201439"/>
    <w:rsid w:val="002025D5"/>
    <w:rsid w:val="00202A88"/>
    <w:rsid w:val="00205213"/>
    <w:rsid w:val="00205FB6"/>
    <w:rsid w:val="0020613C"/>
    <w:rsid w:val="002064A1"/>
    <w:rsid w:val="00206AF7"/>
    <w:rsid w:val="0021038B"/>
    <w:rsid w:val="002122FA"/>
    <w:rsid w:val="0021394B"/>
    <w:rsid w:val="00213DAB"/>
    <w:rsid w:val="0021451F"/>
    <w:rsid w:val="00214DD0"/>
    <w:rsid w:val="002158EB"/>
    <w:rsid w:val="002173B4"/>
    <w:rsid w:val="002211F6"/>
    <w:rsid w:val="0022196C"/>
    <w:rsid w:val="00221986"/>
    <w:rsid w:val="0022247E"/>
    <w:rsid w:val="002313AB"/>
    <w:rsid w:val="00232104"/>
    <w:rsid w:val="002324BC"/>
    <w:rsid w:val="00233388"/>
    <w:rsid w:val="002348FE"/>
    <w:rsid w:val="00234B06"/>
    <w:rsid w:val="00234E37"/>
    <w:rsid w:val="0023652B"/>
    <w:rsid w:val="00236C20"/>
    <w:rsid w:val="0023734D"/>
    <w:rsid w:val="00237490"/>
    <w:rsid w:val="002419A6"/>
    <w:rsid w:val="00241A45"/>
    <w:rsid w:val="00243ACD"/>
    <w:rsid w:val="002457DA"/>
    <w:rsid w:val="00250007"/>
    <w:rsid w:val="00251A49"/>
    <w:rsid w:val="00251E71"/>
    <w:rsid w:val="00252635"/>
    <w:rsid w:val="0025296E"/>
    <w:rsid w:val="002535BE"/>
    <w:rsid w:val="00253B47"/>
    <w:rsid w:val="002546A1"/>
    <w:rsid w:val="00255842"/>
    <w:rsid w:val="002570E8"/>
    <w:rsid w:val="0025730E"/>
    <w:rsid w:val="0026126E"/>
    <w:rsid w:val="00262CE7"/>
    <w:rsid w:val="00263098"/>
    <w:rsid w:val="00265C16"/>
    <w:rsid w:val="002679C6"/>
    <w:rsid w:val="0027159F"/>
    <w:rsid w:val="00273127"/>
    <w:rsid w:val="0027515C"/>
    <w:rsid w:val="00284055"/>
    <w:rsid w:val="002857A4"/>
    <w:rsid w:val="00287CBC"/>
    <w:rsid w:val="00287DC2"/>
    <w:rsid w:val="0029026E"/>
    <w:rsid w:val="00292E2C"/>
    <w:rsid w:val="002935FA"/>
    <w:rsid w:val="00293E6F"/>
    <w:rsid w:val="002945B9"/>
    <w:rsid w:val="00294D0F"/>
    <w:rsid w:val="0029501E"/>
    <w:rsid w:val="00296E2D"/>
    <w:rsid w:val="002974AA"/>
    <w:rsid w:val="00297A10"/>
    <w:rsid w:val="00297D57"/>
    <w:rsid w:val="002A066F"/>
    <w:rsid w:val="002A2298"/>
    <w:rsid w:val="002A2955"/>
    <w:rsid w:val="002A2C3B"/>
    <w:rsid w:val="002A454D"/>
    <w:rsid w:val="002A56BB"/>
    <w:rsid w:val="002A621D"/>
    <w:rsid w:val="002A661E"/>
    <w:rsid w:val="002A701F"/>
    <w:rsid w:val="002B1128"/>
    <w:rsid w:val="002B2605"/>
    <w:rsid w:val="002B2C45"/>
    <w:rsid w:val="002B39B4"/>
    <w:rsid w:val="002B5470"/>
    <w:rsid w:val="002B6C35"/>
    <w:rsid w:val="002B7ACB"/>
    <w:rsid w:val="002C2A22"/>
    <w:rsid w:val="002C2ABB"/>
    <w:rsid w:val="002C30CA"/>
    <w:rsid w:val="002C4726"/>
    <w:rsid w:val="002C4E97"/>
    <w:rsid w:val="002C5587"/>
    <w:rsid w:val="002D0720"/>
    <w:rsid w:val="002D157E"/>
    <w:rsid w:val="002D194A"/>
    <w:rsid w:val="002D354F"/>
    <w:rsid w:val="002D55B2"/>
    <w:rsid w:val="002D5B69"/>
    <w:rsid w:val="002D5C60"/>
    <w:rsid w:val="002D629B"/>
    <w:rsid w:val="002E0947"/>
    <w:rsid w:val="002E0EB6"/>
    <w:rsid w:val="002E181E"/>
    <w:rsid w:val="002E1EDE"/>
    <w:rsid w:val="002E2A4B"/>
    <w:rsid w:val="002E3199"/>
    <w:rsid w:val="002E55D7"/>
    <w:rsid w:val="002E7A13"/>
    <w:rsid w:val="002F04D2"/>
    <w:rsid w:val="002F0FFE"/>
    <w:rsid w:val="002F2C50"/>
    <w:rsid w:val="002F33C8"/>
    <w:rsid w:val="002F457B"/>
    <w:rsid w:val="002F47F8"/>
    <w:rsid w:val="002F5444"/>
    <w:rsid w:val="002F5657"/>
    <w:rsid w:val="002F58F9"/>
    <w:rsid w:val="002F60EF"/>
    <w:rsid w:val="002F7675"/>
    <w:rsid w:val="002F7F36"/>
    <w:rsid w:val="0030114B"/>
    <w:rsid w:val="00301FEA"/>
    <w:rsid w:val="00302B55"/>
    <w:rsid w:val="00303208"/>
    <w:rsid w:val="00303476"/>
    <w:rsid w:val="00303F12"/>
    <w:rsid w:val="003041F2"/>
    <w:rsid w:val="00305D24"/>
    <w:rsid w:val="0030630C"/>
    <w:rsid w:val="00307932"/>
    <w:rsid w:val="00307B8F"/>
    <w:rsid w:val="00310C05"/>
    <w:rsid w:val="00312049"/>
    <w:rsid w:val="00312072"/>
    <w:rsid w:val="00312526"/>
    <w:rsid w:val="00313223"/>
    <w:rsid w:val="00314409"/>
    <w:rsid w:val="00314F37"/>
    <w:rsid w:val="003155CB"/>
    <w:rsid w:val="00315B38"/>
    <w:rsid w:val="00315B61"/>
    <w:rsid w:val="00316A23"/>
    <w:rsid w:val="00317F25"/>
    <w:rsid w:val="00320181"/>
    <w:rsid w:val="003206C0"/>
    <w:rsid w:val="00320EF7"/>
    <w:rsid w:val="0032332A"/>
    <w:rsid w:val="003243FE"/>
    <w:rsid w:val="00324A38"/>
    <w:rsid w:val="00324C76"/>
    <w:rsid w:val="00327BD5"/>
    <w:rsid w:val="00330556"/>
    <w:rsid w:val="003314EE"/>
    <w:rsid w:val="00331A2F"/>
    <w:rsid w:val="0033411E"/>
    <w:rsid w:val="003341CE"/>
    <w:rsid w:val="00336B6C"/>
    <w:rsid w:val="00337E9A"/>
    <w:rsid w:val="00344279"/>
    <w:rsid w:val="003453C4"/>
    <w:rsid w:val="00346A43"/>
    <w:rsid w:val="00353242"/>
    <w:rsid w:val="0035374F"/>
    <w:rsid w:val="00355F9F"/>
    <w:rsid w:val="003560F3"/>
    <w:rsid w:val="0035631B"/>
    <w:rsid w:val="00356BD0"/>
    <w:rsid w:val="0036360B"/>
    <w:rsid w:val="0036430A"/>
    <w:rsid w:val="0036476B"/>
    <w:rsid w:val="00366B84"/>
    <w:rsid w:val="003679A3"/>
    <w:rsid w:val="00371A5A"/>
    <w:rsid w:val="00371DBE"/>
    <w:rsid w:val="00373D73"/>
    <w:rsid w:val="00374AF8"/>
    <w:rsid w:val="0037507E"/>
    <w:rsid w:val="003750D5"/>
    <w:rsid w:val="0037682E"/>
    <w:rsid w:val="00377F27"/>
    <w:rsid w:val="003803D1"/>
    <w:rsid w:val="00383BAE"/>
    <w:rsid w:val="0038450D"/>
    <w:rsid w:val="00385AD6"/>
    <w:rsid w:val="00386262"/>
    <w:rsid w:val="0038665A"/>
    <w:rsid w:val="00387446"/>
    <w:rsid w:val="0039002E"/>
    <w:rsid w:val="003930EC"/>
    <w:rsid w:val="003937C1"/>
    <w:rsid w:val="00393CD6"/>
    <w:rsid w:val="00396B9B"/>
    <w:rsid w:val="00397B87"/>
    <w:rsid w:val="003A119A"/>
    <w:rsid w:val="003A1CD6"/>
    <w:rsid w:val="003A261C"/>
    <w:rsid w:val="003A6199"/>
    <w:rsid w:val="003B11AD"/>
    <w:rsid w:val="003B2983"/>
    <w:rsid w:val="003B2BE8"/>
    <w:rsid w:val="003B3E0B"/>
    <w:rsid w:val="003B4174"/>
    <w:rsid w:val="003C02AF"/>
    <w:rsid w:val="003C199C"/>
    <w:rsid w:val="003C4CB9"/>
    <w:rsid w:val="003C5D15"/>
    <w:rsid w:val="003D0B2E"/>
    <w:rsid w:val="003D29EF"/>
    <w:rsid w:val="003D404E"/>
    <w:rsid w:val="003D4880"/>
    <w:rsid w:val="003D4E58"/>
    <w:rsid w:val="003D4FF9"/>
    <w:rsid w:val="003D6D59"/>
    <w:rsid w:val="003D712D"/>
    <w:rsid w:val="003E13C8"/>
    <w:rsid w:val="003E1619"/>
    <w:rsid w:val="003E238D"/>
    <w:rsid w:val="003E23A0"/>
    <w:rsid w:val="003E244A"/>
    <w:rsid w:val="003E42CC"/>
    <w:rsid w:val="003E69DD"/>
    <w:rsid w:val="003F1DE0"/>
    <w:rsid w:val="003F5C72"/>
    <w:rsid w:val="003F7B70"/>
    <w:rsid w:val="0040039D"/>
    <w:rsid w:val="004078C9"/>
    <w:rsid w:val="00412ACE"/>
    <w:rsid w:val="00414708"/>
    <w:rsid w:val="00417A56"/>
    <w:rsid w:val="00417FE6"/>
    <w:rsid w:val="00421412"/>
    <w:rsid w:val="0042203A"/>
    <w:rsid w:val="00423D13"/>
    <w:rsid w:val="004243AF"/>
    <w:rsid w:val="00430FE7"/>
    <w:rsid w:val="00432AB5"/>
    <w:rsid w:val="00435310"/>
    <w:rsid w:val="004355F0"/>
    <w:rsid w:val="00436438"/>
    <w:rsid w:val="004372CD"/>
    <w:rsid w:val="00437C93"/>
    <w:rsid w:val="00440EB5"/>
    <w:rsid w:val="00441CEE"/>
    <w:rsid w:val="004423FC"/>
    <w:rsid w:val="00442FFF"/>
    <w:rsid w:val="00443BD5"/>
    <w:rsid w:val="00444CFB"/>
    <w:rsid w:val="004452F8"/>
    <w:rsid w:val="00446EAF"/>
    <w:rsid w:val="004477B7"/>
    <w:rsid w:val="004518E4"/>
    <w:rsid w:val="0045218E"/>
    <w:rsid w:val="00452C28"/>
    <w:rsid w:val="0045411C"/>
    <w:rsid w:val="00456252"/>
    <w:rsid w:val="00456E2F"/>
    <w:rsid w:val="00456E80"/>
    <w:rsid w:val="004575C7"/>
    <w:rsid w:val="004579B1"/>
    <w:rsid w:val="0046158D"/>
    <w:rsid w:val="0046384F"/>
    <w:rsid w:val="004644EC"/>
    <w:rsid w:val="00464637"/>
    <w:rsid w:val="00466BB5"/>
    <w:rsid w:val="00466F2C"/>
    <w:rsid w:val="00467D50"/>
    <w:rsid w:val="00470CDC"/>
    <w:rsid w:val="004731CF"/>
    <w:rsid w:val="00474311"/>
    <w:rsid w:val="0047472D"/>
    <w:rsid w:val="00475E34"/>
    <w:rsid w:val="00477D22"/>
    <w:rsid w:val="004806FF"/>
    <w:rsid w:val="004819E9"/>
    <w:rsid w:val="004834C0"/>
    <w:rsid w:val="004855A7"/>
    <w:rsid w:val="0048619A"/>
    <w:rsid w:val="00487BF8"/>
    <w:rsid w:val="00487D0C"/>
    <w:rsid w:val="00487EF8"/>
    <w:rsid w:val="004953D6"/>
    <w:rsid w:val="00496F2A"/>
    <w:rsid w:val="004A0007"/>
    <w:rsid w:val="004A21B0"/>
    <w:rsid w:val="004A51CC"/>
    <w:rsid w:val="004A67AB"/>
    <w:rsid w:val="004A6CFC"/>
    <w:rsid w:val="004B21FD"/>
    <w:rsid w:val="004B267C"/>
    <w:rsid w:val="004B3FD7"/>
    <w:rsid w:val="004B4019"/>
    <w:rsid w:val="004B55AD"/>
    <w:rsid w:val="004B7B17"/>
    <w:rsid w:val="004C1191"/>
    <w:rsid w:val="004C1CEC"/>
    <w:rsid w:val="004C3411"/>
    <w:rsid w:val="004C4219"/>
    <w:rsid w:val="004C4474"/>
    <w:rsid w:val="004C6F89"/>
    <w:rsid w:val="004D350B"/>
    <w:rsid w:val="004D3806"/>
    <w:rsid w:val="004D61C4"/>
    <w:rsid w:val="004D69BD"/>
    <w:rsid w:val="004D7267"/>
    <w:rsid w:val="004E06B1"/>
    <w:rsid w:val="004E20DF"/>
    <w:rsid w:val="004E277D"/>
    <w:rsid w:val="004E37EC"/>
    <w:rsid w:val="004E4621"/>
    <w:rsid w:val="004E6762"/>
    <w:rsid w:val="004F01A4"/>
    <w:rsid w:val="004F0988"/>
    <w:rsid w:val="004F1C25"/>
    <w:rsid w:val="004F3A4A"/>
    <w:rsid w:val="004F4AF3"/>
    <w:rsid w:val="004F6D02"/>
    <w:rsid w:val="00500EDB"/>
    <w:rsid w:val="00501883"/>
    <w:rsid w:val="00503B8A"/>
    <w:rsid w:val="00506315"/>
    <w:rsid w:val="00513371"/>
    <w:rsid w:val="00513C68"/>
    <w:rsid w:val="0051474F"/>
    <w:rsid w:val="00514E90"/>
    <w:rsid w:val="005172E9"/>
    <w:rsid w:val="00517644"/>
    <w:rsid w:val="0052148C"/>
    <w:rsid w:val="00527A18"/>
    <w:rsid w:val="00527C3F"/>
    <w:rsid w:val="00531998"/>
    <w:rsid w:val="00532F1C"/>
    <w:rsid w:val="00534BA8"/>
    <w:rsid w:val="00536809"/>
    <w:rsid w:val="00537FC7"/>
    <w:rsid w:val="005404AC"/>
    <w:rsid w:val="005409E1"/>
    <w:rsid w:val="00540BF4"/>
    <w:rsid w:val="00541D1D"/>
    <w:rsid w:val="005429BC"/>
    <w:rsid w:val="00544952"/>
    <w:rsid w:val="00545072"/>
    <w:rsid w:val="00552211"/>
    <w:rsid w:val="00552851"/>
    <w:rsid w:val="0055466F"/>
    <w:rsid w:val="005554A7"/>
    <w:rsid w:val="00557E2A"/>
    <w:rsid w:val="00562557"/>
    <w:rsid w:val="00562B78"/>
    <w:rsid w:val="00563D35"/>
    <w:rsid w:val="00563DE5"/>
    <w:rsid w:val="005640D8"/>
    <w:rsid w:val="0056698C"/>
    <w:rsid w:val="00566E11"/>
    <w:rsid w:val="005673DC"/>
    <w:rsid w:val="005677D3"/>
    <w:rsid w:val="00567CB2"/>
    <w:rsid w:val="00570D92"/>
    <w:rsid w:val="00571182"/>
    <w:rsid w:val="00571371"/>
    <w:rsid w:val="005756AB"/>
    <w:rsid w:val="0057655E"/>
    <w:rsid w:val="005771CC"/>
    <w:rsid w:val="00581254"/>
    <w:rsid w:val="0058176A"/>
    <w:rsid w:val="005827FF"/>
    <w:rsid w:val="0058542A"/>
    <w:rsid w:val="00585EE8"/>
    <w:rsid w:val="00586225"/>
    <w:rsid w:val="00586FF0"/>
    <w:rsid w:val="005910A0"/>
    <w:rsid w:val="005914B5"/>
    <w:rsid w:val="0059155E"/>
    <w:rsid w:val="00594332"/>
    <w:rsid w:val="0059522F"/>
    <w:rsid w:val="00596E6F"/>
    <w:rsid w:val="005A0586"/>
    <w:rsid w:val="005A0E80"/>
    <w:rsid w:val="005A3F00"/>
    <w:rsid w:val="005A430D"/>
    <w:rsid w:val="005A489E"/>
    <w:rsid w:val="005A4CA5"/>
    <w:rsid w:val="005A53D1"/>
    <w:rsid w:val="005A56D0"/>
    <w:rsid w:val="005A6FF6"/>
    <w:rsid w:val="005A7533"/>
    <w:rsid w:val="005B219C"/>
    <w:rsid w:val="005B21A6"/>
    <w:rsid w:val="005B33A5"/>
    <w:rsid w:val="005B4DDE"/>
    <w:rsid w:val="005B4E17"/>
    <w:rsid w:val="005B5392"/>
    <w:rsid w:val="005B58D8"/>
    <w:rsid w:val="005B6BD2"/>
    <w:rsid w:val="005B79D0"/>
    <w:rsid w:val="005C19DE"/>
    <w:rsid w:val="005C333C"/>
    <w:rsid w:val="005C77C1"/>
    <w:rsid w:val="005D08F8"/>
    <w:rsid w:val="005D24D9"/>
    <w:rsid w:val="005D287A"/>
    <w:rsid w:val="005D341B"/>
    <w:rsid w:val="005D47B7"/>
    <w:rsid w:val="005D47BB"/>
    <w:rsid w:val="005D560E"/>
    <w:rsid w:val="005D5DFE"/>
    <w:rsid w:val="005D7679"/>
    <w:rsid w:val="005E0049"/>
    <w:rsid w:val="005E10C9"/>
    <w:rsid w:val="005E1B20"/>
    <w:rsid w:val="005E1C35"/>
    <w:rsid w:val="005E2BA0"/>
    <w:rsid w:val="005E59E5"/>
    <w:rsid w:val="005E5FBC"/>
    <w:rsid w:val="005E6C36"/>
    <w:rsid w:val="005F20D4"/>
    <w:rsid w:val="005F4553"/>
    <w:rsid w:val="005F5136"/>
    <w:rsid w:val="005F7408"/>
    <w:rsid w:val="0060196A"/>
    <w:rsid w:val="0060200F"/>
    <w:rsid w:val="00602051"/>
    <w:rsid w:val="00602EAB"/>
    <w:rsid w:val="00603887"/>
    <w:rsid w:val="0060444E"/>
    <w:rsid w:val="00604CF7"/>
    <w:rsid w:val="00605192"/>
    <w:rsid w:val="006057F4"/>
    <w:rsid w:val="00605CF1"/>
    <w:rsid w:val="00607E76"/>
    <w:rsid w:val="00610A35"/>
    <w:rsid w:val="0061173A"/>
    <w:rsid w:val="00612BF0"/>
    <w:rsid w:val="00612E21"/>
    <w:rsid w:val="00614EC8"/>
    <w:rsid w:val="00615552"/>
    <w:rsid w:val="00616B53"/>
    <w:rsid w:val="006208F4"/>
    <w:rsid w:val="00621D4C"/>
    <w:rsid w:val="00622D9C"/>
    <w:rsid w:val="0062362B"/>
    <w:rsid w:val="0062388D"/>
    <w:rsid w:val="00626CD1"/>
    <w:rsid w:val="00627D0B"/>
    <w:rsid w:val="00632A48"/>
    <w:rsid w:val="00633D63"/>
    <w:rsid w:val="0063445D"/>
    <w:rsid w:val="00634BA1"/>
    <w:rsid w:val="00634DE7"/>
    <w:rsid w:val="00635311"/>
    <w:rsid w:val="00635A2C"/>
    <w:rsid w:val="00637164"/>
    <w:rsid w:val="006401DC"/>
    <w:rsid w:val="00641371"/>
    <w:rsid w:val="0064276A"/>
    <w:rsid w:val="0064300A"/>
    <w:rsid w:val="0064489F"/>
    <w:rsid w:val="00650A4C"/>
    <w:rsid w:val="00651DF0"/>
    <w:rsid w:val="00654CDE"/>
    <w:rsid w:val="00662DB6"/>
    <w:rsid w:val="006638C6"/>
    <w:rsid w:val="00665474"/>
    <w:rsid w:val="00665608"/>
    <w:rsid w:val="00666D81"/>
    <w:rsid w:val="00666E07"/>
    <w:rsid w:val="006673EA"/>
    <w:rsid w:val="00667E20"/>
    <w:rsid w:val="00670884"/>
    <w:rsid w:val="00673499"/>
    <w:rsid w:val="00676858"/>
    <w:rsid w:val="00677572"/>
    <w:rsid w:val="00682980"/>
    <w:rsid w:val="00683270"/>
    <w:rsid w:val="00692891"/>
    <w:rsid w:val="006934AA"/>
    <w:rsid w:val="006934E3"/>
    <w:rsid w:val="00694AF2"/>
    <w:rsid w:val="006966BC"/>
    <w:rsid w:val="00696B78"/>
    <w:rsid w:val="0069761D"/>
    <w:rsid w:val="006A061F"/>
    <w:rsid w:val="006A1FAB"/>
    <w:rsid w:val="006A2BA9"/>
    <w:rsid w:val="006A39B4"/>
    <w:rsid w:val="006A3DF2"/>
    <w:rsid w:val="006A4977"/>
    <w:rsid w:val="006A4AB2"/>
    <w:rsid w:val="006A7C4C"/>
    <w:rsid w:val="006A7D6B"/>
    <w:rsid w:val="006B3619"/>
    <w:rsid w:val="006B3EDE"/>
    <w:rsid w:val="006B6A79"/>
    <w:rsid w:val="006B729C"/>
    <w:rsid w:val="006C1B1D"/>
    <w:rsid w:val="006C3233"/>
    <w:rsid w:val="006C4BA1"/>
    <w:rsid w:val="006C5DA7"/>
    <w:rsid w:val="006D14BE"/>
    <w:rsid w:val="006D4077"/>
    <w:rsid w:val="006D5891"/>
    <w:rsid w:val="006D5C75"/>
    <w:rsid w:val="006D743F"/>
    <w:rsid w:val="006D79EC"/>
    <w:rsid w:val="006D7D08"/>
    <w:rsid w:val="006E1706"/>
    <w:rsid w:val="006E2F1B"/>
    <w:rsid w:val="006E63E6"/>
    <w:rsid w:val="006E6FD7"/>
    <w:rsid w:val="006F1DAA"/>
    <w:rsid w:val="006F2187"/>
    <w:rsid w:val="006F29E3"/>
    <w:rsid w:val="006F390E"/>
    <w:rsid w:val="006F6719"/>
    <w:rsid w:val="006F74DD"/>
    <w:rsid w:val="00701DF3"/>
    <w:rsid w:val="0070477F"/>
    <w:rsid w:val="00704C8A"/>
    <w:rsid w:val="007052B1"/>
    <w:rsid w:val="00705B91"/>
    <w:rsid w:val="00710FFC"/>
    <w:rsid w:val="007128BB"/>
    <w:rsid w:val="0071474A"/>
    <w:rsid w:val="00715385"/>
    <w:rsid w:val="007167EA"/>
    <w:rsid w:val="007168A5"/>
    <w:rsid w:val="00716B1B"/>
    <w:rsid w:val="0071708D"/>
    <w:rsid w:val="00720FED"/>
    <w:rsid w:val="00721F08"/>
    <w:rsid w:val="00722A15"/>
    <w:rsid w:val="00723453"/>
    <w:rsid w:val="0072575B"/>
    <w:rsid w:val="00726ABA"/>
    <w:rsid w:val="00727647"/>
    <w:rsid w:val="007279D3"/>
    <w:rsid w:val="00730D08"/>
    <w:rsid w:val="00730DB0"/>
    <w:rsid w:val="00730EC9"/>
    <w:rsid w:val="007315D4"/>
    <w:rsid w:val="00734901"/>
    <w:rsid w:val="00736EC8"/>
    <w:rsid w:val="0074258A"/>
    <w:rsid w:val="00742EC2"/>
    <w:rsid w:val="00743155"/>
    <w:rsid w:val="0074555D"/>
    <w:rsid w:val="00745A51"/>
    <w:rsid w:val="00745DD1"/>
    <w:rsid w:val="00745F04"/>
    <w:rsid w:val="007512ED"/>
    <w:rsid w:val="00751C86"/>
    <w:rsid w:val="00752064"/>
    <w:rsid w:val="00752F3F"/>
    <w:rsid w:val="00753C78"/>
    <w:rsid w:val="00754223"/>
    <w:rsid w:val="00760B1C"/>
    <w:rsid w:val="007623C2"/>
    <w:rsid w:val="00763634"/>
    <w:rsid w:val="00765FDF"/>
    <w:rsid w:val="00766D1E"/>
    <w:rsid w:val="00770D47"/>
    <w:rsid w:val="00771433"/>
    <w:rsid w:val="00772549"/>
    <w:rsid w:val="00772D9F"/>
    <w:rsid w:val="007742D5"/>
    <w:rsid w:val="0077507B"/>
    <w:rsid w:val="0077583D"/>
    <w:rsid w:val="00777513"/>
    <w:rsid w:val="00777F26"/>
    <w:rsid w:val="0078186A"/>
    <w:rsid w:val="007837CD"/>
    <w:rsid w:val="00783DAD"/>
    <w:rsid w:val="007843AC"/>
    <w:rsid w:val="00785891"/>
    <w:rsid w:val="00786037"/>
    <w:rsid w:val="00786AAC"/>
    <w:rsid w:val="007918AC"/>
    <w:rsid w:val="00793683"/>
    <w:rsid w:val="00794410"/>
    <w:rsid w:val="00794B6A"/>
    <w:rsid w:val="007A081D"/>
    <w:rsid w:val="007A0EB7"/>
    <w:rsid w:val="007A1528"/>
    <w:rsid w:val="007A26A7"/>
    <w:rsid w:val="007A26FA"/>
    <w:rsid w:val="007A35C9"/>
    <w:rsid w:val="007A3F01"/>
    <w:rsid w:val="007A3FED"/>
    <w:rsid w:val="007A6AFD"/>
    <w:rsid w:val="007A6C5B"/>
    <w:rsid w:val="007A715B"/>
    <w:rsid w:val="007A7D2F"/>
    <w:rsid w:val="007B02F7"/>
    <w:rsid w:val="007B0829"/>
    <w:rsid w:val="007B1364"/>
    <w:rsid w:val="007B2129"/>
    <w:rsid w:val="007B2CF5"/>
    <w:rsid w:val="007B5B53"/>
    <w:rsid w:val="007B774D"/>
    <w:rsid w:val="007B7E8A"/>
    <w:rsid w:val="007C083D"/>
    <w:rsid w:val="007C0E1F"/>
    <w:rsid w:val="007C0F08"/>
    <w:rsid w:val="007C32F4"/>
    <w:rsid w:val="007C3C6F"/>
    <w:rsid w:val="007C4702"/>
    <w:rsid w:val="007C5EBE"/>
    <w:rsid w:val="007D1044"/>
    <w:rsid w:val="007D590E"/>
    <w:rsid w:val="007D5D03"/>
    <w:rsid w:val="007E0397"/>
    <w:rsid w:val="007E170B"/>
    <w:rsid w:val="007E1E1C"/>
    <w:rsid w:val="007E2CCA"/>
    <w:rsid w:val="007E487F"/>
    <w:rsid w:val="007E4CF2"/>
    <w:rsid w:val="007E512B"/>
    <w:rsid w:val="007E54E3"/>
    <w:rsid w:val="007E6AA6"/>
    <w:rsid w:val="007F2686"/>
    <w:rsid w:val="007F5527"/>
    <w:rsid w:val="007F5781"/>
    <w:rsid w:val="007F598D"/>
    <w:rsid w:val="007F7D16"/>
    <w:rsid w:val="00800F4B"/>
    <w:rsid w:val="0080188A"/>
    <w:rsid w:val="00801F0B"/>
    <w:rsid w:val="00805579"/>
    <w:rsid w:val="00806EB3"/>
    <w:rsid w:val="008102C7"/>
    <w:rsid w:val="00813B61"/>
    <w:rsid w:val="00813D46"/>
    <w:rsid w:val="00814C6B"/>
    <w:rsid w:val="0081563F"/>
    <w:rsid w:val="00815B8B"/>
    <w:rsid w:val="008167C0"/>
    <w:rsid w:val="0081775E"/>
    <w:rsid w:val="00817A5D"/>
    <w:rsid w:val="00822A3A"/>
    <w:rsid w:val="008250E2"/>
    <w:rsid w:val="00825D15"/>
    <w:rsid w:val="00827FA2"/>
    <w:rsid w:val="008304D6"/>
    <w:rsid w:val="00831BAA"/>
    <w:rsid w:val="008320CB"/>
    <w:rsid w:val="0083551C"/>
    <w:rsid w:val="00836644"/>
    <w:rsid w:val="00837049"/>
    <w:rsid w:val="00837DFE"/>
    <w:rsid w:val="00840823"/>
    <w:rsid w:val="008416E3"/>
    <w:rsid w:val="00842409"/>
    <w:rsid w:val="00842B51"/>
    <w:rsid w:val="0084699F"/>
    <w:rsid w:val="00847C3C"/>
    <w:rsid w:val="00847DC4"/>
    <w:rsid w:val="008504E4"/>
    <w:rsid w:val="00850B24"/>
    <w:rsid w:val="00851AA2"/>
    <w:rsid w:val="00852403"/>
    <w:rsid w:val="008542C0"/>
    <w:rsid w:val="00854D96"/>
    <w:rsid w:val="00856D8A"/>
    <w:rsid w:val="00857128"/>
    <w:rsid w:val="008602BD"/>
    <w:rsid w:val="008609E2"/>
    <w:rsid w:val="008615B5"/>
    <w:rsid w:val="008621DA"/>
    <w:rsid w:val="00863083"/>
    <w:rsid w:val="0086347D"/>
    <w:rsid w:val="008646CD"/>
    <w:rsid w:val="00864E60"/>
    <w:rsid w:val="00865D7B"/>
    <w:rsid w:val="00866913"/>
    <w:rsid w:val="00867111"/>
    <w:rsid w:val="00867B7E"/>
    <w:rsid w:val="00870350"/>
    <w:rsid w:val="00870470"/>
    <w:rsid w:val="008723EE"/>
    <w:rsid w:val="0087424C"/>
    <w:rsid w:val="00875440"/>
    <w:rsid w:val="0087611E"/>
    <w:rsid w:val="00881A6D"/>
    <w:rsid w:val="00881DBB"/>
    <w:rsid w:val="008827A0"/>
    <w:rsid w:val="00882FA4"/>
    <w:rsid w:val="008846CA"/>
    <w:rsid w:val="00886AE9"/>
    <w:rsid w:val="00886E2A"/>
    <w:rsid w:val="00887713"/>
    <w:rsid w:val="00890FC2"/>
    <w:rsid w:val="00891016"/>
    <w:rsid w:val="00891BE3"/>
    <w:rsid w:val="008923AF"/>
    <w:rsid w:val="00892855"/>
    <w:rsid w:val="00897EEF"/>
    <w:rsid w:val="008A517B"/>
    <w:rsid w:val="008A7465"/>
    <w:rsid w:val="008A754F"/>
    <w:rsid w:val="008A75E2"/>
    <w:rsid w:val="008B05C6"/>
    <w:rsid w:val="008B1815"/>
    <w:rsid w:val="008B1919"/>
    <w:rsid w:val="008B22F2"/>
    <w:rsid w:val="008B253A"/>
    <w:rsid w:val="008B5773"/>
    <w:rsid w:val="008B5E39"/>
    <w:rsid w:val="008B7C92"/>
    <w:rsid w:val="008C06A2"/>
    <w:rsid w:val="008C07E9"/>
    <w:rsid w:val="008C1DDC"/>
    <w:rsid w:val="008C2170"/>
    <w:rsid w:val="008C53CA"/>
    <w:rsid w:val="008C5C35"/>
    <w:rsid w:val="008C757A"/>
    <w:rsid w:val="008D114A"/>
    <w:rsid w:val="008D12D0"/>
    <w:rsid w:val="008D1447"/>
    <w:rsid w:val="008D55A9"/>
    <w:rsid w:val="008D7D37"/>
    <w:rsid w:val="008E1B9C"/>
    <w:rsid w:val="008E1BE8"/>
    <w:rsid w:val="008E2DD2"/>
    <w:rsid w:val="008E351D"/>
    <w:rsid w:val="008E4321"/>
    <w:rsid w:val="008E6D4D"/>
    <w:rsid w:val="008E72AB"/>
    <w:rsid w:val="008E7EEA"/>
    <w:rsid w:val="008F05A6"/>
    <w:rsid w:val="008F2207"/>
    <w:rsid w:val="008F3556"/>
    <w:rsid w:val="008F3A04"/>
    <w:rsid w:val="008F43BD"/>
    <w:rsid w:val="008F4FE5"/>
    <w:rsid w:val="008F508F"/>
    <w:rsid w:val="008F50B9"/>
    <w:rsid w:val="008F5843"/>
    <w:rsid w:val="008F64CD"/>
    <w:rsid w:val="0090098D"/>
    <w:rsid w:val="00900F2F"/>
    <w:rsid w:val="009024A7"/>
    <w:rsid w:val="009032B4"/>
    <w:rsid w:val="009035B9"/>
    <w:rsid w:val="009051D7"/>
    <w:rsid w:val="009108F2"/>
    <w:rsid w:val="00911FFF"/>
    <w:rsid w:val="009158A9"/>
    <w:rsid w:val="00917B82"/>
    <w:rsid w:val="00917EAC"/>
    <w:rsid w:val="009207D7"/>
    <w:rsid w:val="00921200"/>
    <w:rsid w:val="00921F24"/>
    <w:rsid w:val="009220AE"/>
    <w:rsid w:val="009233FD"/>
    <w:rsid w:val="00924F5C"/>
    <w:rsid w:val="009250A3"/>
    <w:rsid w:val="00930AC8"/>
    <w:rsid w:val="00932911"/>
    <w:rsid w:val="009331BF"/>
    <w:rsid w:val="00934D17"/>
    <w:rsid w:val="00936492"/>
    <w:rsid w:val="00942908"/>
    <w:rsid w:val="00943BFE"/>
    <w:rsid w:val="00945796"/>
    <w:rsid w:val="0094611C"/>
    <w:rsid w:val="00952033"/>
    <w:rsid w:val="00955C8B"/>
    <w:rsid w:val="0095636C"/>
    <w:rsid w:val="00957365"/>
    <w:rsid w:val="00957C7C"/>
    <w:rsid w:val="0096346A"/>
    <w:rsid w:val="00963D48"/>
    <w:rsid w:val="00963DE5"/>
    <w:rsid w:val="00964A7E"/>
    <w:rsid w:val="00964FB0"/>
    <w:rsid w:val="0096561D"/>
    <w:rsid w:val="00965B2A"/>
    <w:rsid w:val="009664FF"/>
    <w:rsid w:val="00966EBC"/>
    <w:rsid w:val="0097006E"/>
    <w:rsid w:val="00971148"/>
    <w:rsid w:val="00971AAB"/>
    <w:rsid w:val="00973768"/>
    <w:rsid w:val="00974971"/>
    <w:rsid w:val="00974E85"/>
    <w:rsid w:val="009767FB"/>
    <w:rsid w:val="00976AF3"/>
    <w:rsid w:val="00976E25"/>
    <w:rsid w:val="009801F0"/>
    <w:rsid w:val="00980D93"/>
    <w:rsid w:val="00983AC0"/>
    <w:rsid w:val="00983C23"/>
    <w:rsid w:val="00986845"/>
    <w:rsid w:val="00990F81"/>
    <w:rsid w:val="00994A67"/>
    <w:rsid w:val="00996068"/>
    <w:rsid w:val="009A0710"/>
    <w:rsid w:val="009A07B4"/>
    <w:rsid w:val="009A1F8C"/>
    <w:rsid w:val="009A3473"/>
    <w:rsid w:val="009A40E1"/>
    <w:rsid w:val="009A5635"/>
    <w:rsid w:val="009A5DF9"/>
    <w:rsid w:val="009A7273"/>
    <w:rsid w:val="009A72A3"/>
    <w:rsid w:val="009B1129"/>
    <w:rsid w:val="009B1680"/>
    <w:rsid w:val="009B17DE"/>
    <w:rsid w:val="009B24F3"/>
    <w:rsid w:val="009B2B9E"/>
    <w:rsid w:val="009B2DD8"/>
    <w:rsid w:val="009B3735"/>
    <w:rsid w:val="009B4057"/>
    <w:rsid w:val="009B68CC"/>
    <w:rsid w:val="009B69C2"/>
    <w:rsid w:val="009B7999"/>
    <w:rsid w:val="009C41E5"/>
    <w:rsid w:val="009C7721"/>
    <w:rsid w:val="009D032A"/>
    <w:rsid w:val="009D32C1"/>
    <w:rsid w:val="009D5327"/>
    <w:rsid w:val="009D5CAB"/>
    <w:rsid w:val="009E287C"/>
    <w:rsid w:val="009E4920"/>
    <w:rsid w:val="009E5C6C"/>
    <w:rsid w:val="009E72F9"/>
    <w:rsid w:val="009E7665"/>
    <w:rsid w:val="009F015E"/>
    <w:rsid w:val="009F048F"/>
    <w:rsid w:val="009F064D"/>
    <w:rsid w:val="009F0C29"/>
    <w:rsid w:val="009F619E"/>
    <w:rsid w:val="009F699D"/>
    <w:rsid w:val="00A10671"/>
    <w:rsid w:val="00A11277"/>
    <w:rsid w:val="00A11341"/>
    <w:rsid w:val="00A13BAF"/>
    <w:rsid w:val="00A14D41"/>
    <w:rsid w:val="00A15525"/>
    <w:rsid w:val="00A17F60"/>
    <w:rsid w:val="00A2116D"/>
    <w:rsid w:val="00A21E0F"/>
    <w:rsid w:val="00A23889"/>
    <w:rsid w:val="00A238B7"/>
    <w:rsid w:val="00A25126"/>
    <w:rsid w:val="00A2581F"/>
    <w:rsid w:val="00A261D5"/>
    <w:rsid w:val="00A274DD"/>
    <w:rsid w:val="00A321BD"/>
    <w:rsid w:val="00A32D64"/>
    <w:rsid w:val="00A33217"/>
    <w:rsid w:val="00A33EE8"/>
    <w:rsid w:val="00A344A7"/>
    <w:rsid w:val="00A345A8"/>
    <w:rsid w:val="00A34DC9"/>
    <w:rsid w:val="00A362CE"/>
    <w:rsid w:val="00A36E05"/>
    <w:rsid w:val="00A4266B"/>
    <w:rsid w:val="00A42DE7"/>
    <w:rsid w:val="00A434D8"/>
    <w:rsid w:val="00A43981"/>
    <w:rsid w:val="00A470E0"/>
    <w:rsid w:val="00A5072A"/>
    <w:rsid w:val="00A521B3"/>
    <w:rsid w:val="00A54F25"/>
    <w:rsid w:val="00A55068"/>
    <w:rsid w:val="00A55541"/>
    <w:rsid w:val="00A56E4A"/>
    <w:rsid w:val="00A603F5"/>
    <w:rsid w:val="00A61628"/>
    <w:rsid w:val="00A6400B"/>
    <w:rsid w:val="00A64728"/>
    <w:rsid w:val="00A649B6"/>
    <w:rsid w:val="00A64A0A"/>
    <w:rsid w:val="00A704B9"/>
    <w:rsid w:val="00A765AC"/>
    <w:rsid w:val="00A81124"/>
    <w:rsid w:val="00A81E30"/>
    <w:rsid w:val="00A8293D"/>
    <w:rsid w:val="00A836B0"/>
    <w:rsid w:val="00A836DC"/>
    <w:rsid w:val="00A83F3F"/>
    <w:rsid w:val="00A86CE2"/>
    <w:rsid w:val="00A9268E"/>
    <w:rsid w:val="00A92744"/>
    <w:rsid w:val="00A95060"/>
    <w:rsid w:val="00AA0F7B"/>
    <w:rsid w:val="00AA4EB0"/>
    <w:rsid w:val="00AA5004"/>
    <w:rsid w:val="00AA55C2"/>
    <w:rsid w:val="00AB00CF"/>
    <w:rsid w:val="00AB0378"/>
    <w:rsid w:val="00AB0F66"/>
    <w:rsid w:val="00AB1B7A"/>
    <w:rsid w:val="00AB3B44"/>
    <w:rsid w:val="00AB624A"/>
    <w:rsid w:val="00AC1589"/>
    <w:rsid w:val="00AC1B89"/>
    <w:rsid w:val="00AC3C66"/>
    <w:rsid w:val="00AC406E"/>
    <w:rsid w:val="00AC473D"/>
    <w:rsid w:val="00AC484A"/>
    <w:rsid w:val="00AC6C4E"/>
    <w:rsid w:val="00AC6EB1"/>
    <w:rsid w:val="00AD0D47"/>
    <w:rsid w:val="00AD0FE9"/>
    <w:rsid w:val="00AD4737"/>
    <w:rsid w:val="00AD4C8A"/>
    <w:rsid w:val="00AD4D99"/>
    <w:rsid w:val="00AD520C"/>
    <w:rsid w:val="00AD521C"/>
    <w:rsid w:val="00AE0276"/>
    <w:rsid w:val="00AE2A13"/>
    <w:rsid w:val="00AE3BBE"/>
    <w:rsid w:val="00AE4025"/>
    <w:rsid w:val="00AE6E4F"/>
    <w:rsid w:val="00AE7BFF"/>
    <w:rsid w:val="00AF01AF"/>
    <w:rsid w:val="00AF08F0"/>
    <w:rsid w:val="00AF2908"/>
    <w:rsid w:val="00AF3D0A"/>
    <w:rsid w:val="00AF41B9"/>
    <w:rsid w:val="00AF49F9"/>
    <w:rsid w:val="00B04FD7"/>
    <w:rsid w:val="00B05371"/>
    <w:rsid w:val="00B05723"/>
    <w:rsid w:val="00B0722E"/>
    <w:rsid w:val="00B07523"/>
    <w:rsid w:val="00B07669"/>
    <w:rsid w:val="00B07B6B"/>
    <w:rsid w:val="00B1129C"/>
    <w:rsid w:val="00B117F5"/>
    <w:rsid w:val="00B13A6E"/>
    <w:rsid w:val="00B159C4"/>
    <w:rsid w:val="00B17E27"/>
    <w:rsid w:val="00B17E76"/>
    <w:rsid w:val="00B20C71"/>
    <w:rsid w:val="00B23ADF"/>
    <w:rsid w:val="00B23D83"/>
    <w:rsid w:val="00B24514"/>
    <w:rsid w:val="00B25ED2"/>
    <w:rsid w:val="00B27904"/>
    <w:rsid w:val="00B310FE"/>
    <w:rsid w:val="00B315C1"/>
    <w:rsid w:val="00B34B80"/>
    <w:rsid w:val="00B34E83"/>
    <w:rsid w:val="00B35848"/>
    <w:rsid w:val="00B36F84"/>
    <w:rsid w:val="00B379EF"/>
    <w:rsid w:val="00B37C70"/>
    <w:rsid w:val="00B41161"/>
    <w:rsid w:val="00B41541"/>
    <w:rsid w:val="00B43646"/>
    <w:rsid w:val="00B44F72"/>
    <w:rsid w:val="00B51BA8"/>
    <w:rsid w:val="00B53427"/>
    <w:rsid w:val="00B54439"/>
    <w:rsid w:val="00B546F2"/>
    <w:rsid w:val="00B5678B"/>
    <w:rsid w:val="00B56CED"/>
    <w:rsid w:val="00B57B67"/>
    <w:rsid w:val="00B61D39"/>
    <w:rsid w:val="00B62559"/>
    <w:rsid w:val="00B637F0"/>
    <w:rsid w:val="00B65CDF"/>
    <w:rsid w:val="00B673A1"/>
    <w:rsid w:val="00B702CF"/>
    <w:rsid w:val="00B72137"/>
    <w:rsid w:val="00B73453"/>
    <w:rsid w:val="00B73D53"/>
    <w:rsid w:val="00B73D82"/>
    <w:rsid w:val="00B743A8"/>
    <w:rsid w:val="00B7585A"/>
    <w:rsid w:val="00B75DF1"/>
    <w:rsid w:val="00B803B6"/>
    <w:rsid w:val="00B8058A"/>
    <w:rsid w:val="00B81166"/>
    <w:rsid w:val="00B816EC"/>
    <w:rsid w:val="00B821FE"/>
    <w:rsid w:val="00B82E15"/>
    <w:rsid w:val="00B82F69"/>
    <w:rsid w:val="00B83123"/>
    <w:rsid w:val="00B83592"/>
    <w:rsid w:val="00B83B8A"/>
    <w:rsid w:val="00B84B8A"/>
    <w:rsid w:val="00B84F41"/>
    <w:rsid w:val="00B85417"/>
    <w:rsid w:val="00B86168"/>
    <w:rsid w:val="00B8619B"/>
    <w:rsid w:val="00B870F5"/>
    <w:rsid w:val="00B87DA4"/>
    <w:rsid w:val="00B90E3A"/>
    <w:rsid w:val="00B92ABA"/>
    <w:rsid w:val="00B93DC0"/>
    <w:rsid w:val="00B95C20"/>
    <w:rsid w:val="00BA251B"/>
    <w:rsid w:val="00BA384C"/>
    <w:rsid w:val="00BA4527"/>
    <w:rsid w:val="00BA5900"/>
    <w:rsid w:val="00BA7CC8"/>
    <w:rsid w:val="00BB0EBF"/>
    <w:rsid w:val="00BB1602"/>
    <w:rsid w:val="00BB45B9"/>
    <w:rsid w:val="00BB4B47"/>
    <w:rsid w:val="00BB65F3"/>
    <w:rsid w:val="00BC410B"/>
    <w:rsid w:val="00BC4281"/>
    <w:rsid w:val="00BC561F"/>
    <w:rsid w:val="00BC6084"/>
    <w:rsid w:val="00BC772C"/>
    <w:rsid w:val="00BD050E"/>
    <w:rsid w:val="00BD0E21"/>
    <w:rsid w:val="00BD1A09"/>
    <w:rsid w:val="00BD1BB2"/>
    <w:rsid w:val="00BD1F1D"/>
    <w:rsid w:val="00BD45FE"/>
    <w:rsid w:val="00BD6573"/>
    <w:rsid w:val="00BD6B5A"/>
    <w:rsid w:val="00BD786F"/>
    <w:rsid w:val="00BE1235"/>
    <w:rsid w:val="00BE1BC3"/>
    <w:rsid w:val="00BE1EFA"/>
    <w:rsid w:val="00BE2153"/>
    <w:rsid w:val="00BE25F7"/>
    <w:rsid w:val="00BE4BFC"/>
    <w:rsid w:val="00BE5828"/>
    <w:rsid w:val="00BF06BD"/>
    <w:rsid w:val="00BF11BE"/>
    <w:rsid w:val="00BF3750"/>
    <w:rsid w:val="00BF65D6"/>
    <w:rsid w:val="00BF66D3"/>
    <w:rsid w:val="00C023D3"/>
    <w:rsid w:val="00C02DE9"/>
    <w:rsid w:val="00C033E2"/>
    <w:rsid w:val="00C03EA3"/>
    <w:rsid w:val="00C04709"/>
    <w:rsid w:val="00C04992"/>
    <w:rsid w:val="00C05AA2"/>
    <w:rsid w:val="00C05C06"/>
    <w:rsid w:val="00C11F9A"/>
    <w:rsid w:val="00C13055"/>
    <w:rsid w:val="00C142EC"/>
    <w:rsid w:val="00C16023"/>
    <w:rsid w:val="00C16257"/>
    <w:rsid w:val="00C169C8"/>
    <w:rsid w:val="00C175E7"/>
    <w:rsid w:val="00C21AB9"/>
    <w:rsid w:val="00C22C42"/>
    <w:rsid w:val="00C22D71"/>
    <w:rsid w:val="00C22E50"/>
    <w:rsid w:val="00C2302C"/>
    <w:rsid w:val="00C25C76"/>
    <w:rsid w:val="00C30044"/>
    <w:rsid w:val="00C306F2"/>
    <w:rsid w:val="00C3116D"/>
    <w:rsid w:val="00C314CB"/>
    <w:rsid w:val="00C325B3"/>
    <w:rsid w:val="00C32CB3"/>
    <w:rsid w:val="00C33831"/>
    <w:rsid w:val="00C33911"/>
    <w:rsid w:val="00C33C9A"/>
    <w:rsid w:val="00C33D89"/>
    <w:rsid w:val="00C347D9"/>
    <w:rsid w:val="00C37448"/>
    <w:rsid w:val="00C4130F"/>
    <w:rsid w:val="00C42044"/>
    <w:rsid w:val="00C476E8"/>
    <w:rsid w:val="00C478E8"/>
    <w:rsid w:val="00C47CE7"/>
    <w:rsid w:val="00C50BE0"/>
    <w:rsid w:val="00C52A0B"/>
    <w:rsid w:val="00C5404B"/>
    <w:rsid w:val="00C54401"/>
    <w:rsid w:val="00C636BC"/>
    <w:rsid w:val="00C66829"/>
    <w:rsid w:val="00C7049C"/>
    <w:rsid w:val="00C731B6"/>
    <w:rsid w:val="00C74A08"/>
    <w:rsid w:val="00C80FF6"/>
    <w:rsid w:val="00C82F75"/>
    <w:rsid w:val="00C83800"/>
    <w:rsid w:val="00C858A2"/>
    <w:rsid w:val="00C85923"/>
    <w:rsid w:val="00C85B2B"/>
    <w:rsid w:val="00C8606E"/>
    <w:rsid w:val="00C862B4"/>
    <w:rsid w:val="00C868EA"/>
    <w:rsid w:val="00C87AD5"/>
    <w:rsid w:val="00C87C61"/>
    <w:rsid w:val="00C91ADA"/>
    <w:rsid w:val="00C923B3"/>
    <w:rsid w:val="00C94DEC"/>
    <w:rsid w:val="00C9500F"/>
    <w:rsid w:val="00C97A77"/>
    <w:rsid w:val="00CA268B"/>
    <w:rsid w:val="00CA4396"/>
    <w:rsid w:val="00CA46DB"/>
    <w:rsid w:val="00CA6A64"/>
    <w:rsid w:val="00CA703A"/>
    <w:rsid w:val="00CB2CD9"/>
    <w:rsid w:val="00CB3ED5"/>
    <w:rsid w:val="00CB4D65"/>
    <w:rsid w:val="00CB6434"/>
    <w:rsid w:val="00CB66B6"/>
    <w:rsid w:val="00CC1CB6"/>
    <w:rsid w:val="00CC2270"/>
    <w:rsid w:val="00CC26A0"/>
    <w:rsid w:val="00CC3F0F"/>
    <w:rsid w:val="00CC59BD"/>
    <w:rsid w:val="00CC5B44"/>
    <w:rsid w:val="00CC752C"/>
    <w:rsid w:val="00CC7F2C"/>
    <w:rsid w:val="00CD03C4"/>
    <w:rsid w:val="00CD18DA"/>
    <w:rsid w:val="00CD435D"/>
    <w:rsid w:val="00CE01FB"/>
    <w:rsid w:val="00CE1DD4"/>
    <w:rsid w:val="00CE2310"/>
    <w:rsid w:val="00CE2EB7"/>
    <w:rsid w:val="00CE3DFB"/>
    <w:rsid w:val="00CE3EA9"/>
    <w:rsid w:val="00CE5395"/>
    <w:rsid w:val="00CE5BD0"/>
    <w:rsid w:val="00CE75FF"/>
    <w:rsid w:val="00CE7E28"/>
    <w:rsid w:val="00CF0D13"/>
    <w:rsid w:val="00CF2641"/>
    <w:rsid w:val="00CF56ED"/>
    <w:rsid w:val="00CF5E81"/>
    <w:rsid w:val="00CF7012"/>
    <w:rsid w:val="00D01C8D"/>
    <w:rsid w:val="00D0551D"/>
    <w:rsid w:val="00D073F4"/>
    <w:rsid w:val="00D075C5"/>
    <w:rsid w:val="00D07F25"/>
    <w:rsid w:val="00D10F27"/>
    <w:rsid w:val="00D1138B"/>
    <w:rsid w:val="00D12A95"/>
    <w:rsid w:val="00D167F1"/>
    <w:rsid w:val="00D16DD2"/>
    <w:rsid w:val="00D20C84"/>
    <w:rsid w:val="00D21E10"/>
    <w:rsid w:val="00D23925"/>
    <w:rsid w:val="00D249BD"/>
    <w:rsid w:val="00D25B43"/>
    <w:rsid w:val="00D27A34"/>
    <w:rsid w:val="00D30112"/>
    <w:rsid w:val="00D31787"/>
    <w:rsid w:val="00D31E0F"/>
    <w:rsid w:val="00D328F1"/>
    <w:rsid w:val="00D33EBF"/>
    <w:rsid w:val="00D352C1"/>
    <w:rsid w:val="00D3770A"/>
    <w:rsid w:val="00D37A10"/>
    <w:rsid w:val="00D37BCE"/>
    <w:rsid w:val="00D37CB8"/>
    <w:rsid w:val="00D409E5"/>
    <w:rsid w:val="00D40B3F"/>
    <w:rsid w:val="00D426A6"/>
    <w:rsid w:val="00D44D3E"/>
    <w:rsid w:val="00D45E26"/>
    <w:rsid w:val="00D46544"/>
    <w:rsid w:val="00D47339"/>
    <w:rsid w:val="00D47350"/>
    <w:rsid w:val="00D4793A"/>
    <w:rsid w:val="00D509DC"/>
    <w:rsid w:val="00D51092"/>
    <w:rsid w:val="00D52075"/>
    <w:rsid w:val="00D52953"/>
    <w:rsid w:val="00D53A2B"/>
    <w:rsid w:val="00D53D68"/>
    <w:rsid w:val="00D5452D"/>
    <w:rsid w:val="00D55E8B"/>
    <w:rsid w:val="00D57FC2"/>
    <w:rsid w:val="00D60A39"/>
    <w:rsid w:val="00D622D1"/>
    <w:rsid w:val="00D627DB"/>
    <w:rsid w:val="00D65074"/>
    <w:rsid w:val="00D66785"/>
    <w:rsid w:val="00D67167"/>
    <w:rsid w:val="00D719B2"/>
    <w:rsid w:val="00D71FE4"/>
    <w:rsid w:val="00D7726D"/>
    <w:rsid w:val="00D77502"/>
    <w:rsid w:val="00D7767D"/>
    <w:rsid w:val="00D813B5"/>
    <w:rsid w:val="00D81E5C"/>
    <w:rsid w:val="00D8254A"/>
    <w:rsid w:val="00D82C23"/>
    <w:rsid w:val="00D82E4D"/>
    <w:rsid w:val="00D857EA"/>
    <w:rsid w:val="00D9024A"/>
    <w:rsid w:val="00D90E22"/>
    <w:rsid w:val="00D917EE"/>
    <w:rsid w:val="00D922EF"/>
    <w:rsid w:val="00D9282B"/>
    <w:rsid w:val="00D92A5B"/>
    <w:rsid w:val="00D95130"/>
    <w:rsid w:val="00D9775D"/>
    <w:rsid w:val="00D978FF"/>
    <w:rsid w:val="00DA05EB"/>
    <w:rsid w:val="00DA21B7"/>
    <w:rsid w:val="00DA3132"/>
    <w:rsid w:val="00DA60C0"/>
    <w:rsid w:val="00DA644C"/>
    <w:rsid w:val="00DA6E4B"/>
    <w:rsid w:val="00DA707A"/>
    <w:rsid w:val="00DA7FCB"/>
    <w:rsid w:val="00DB3147"/>
    <w:rsid w:val="00DB48FB"/>
    <w:rsid w:val="00DB6A46"/>
    <w:rsid w:val="00DB6CD3"/>
    <w:rsid w:val="00DB74D0"/>
    <w:rsid w:val="00DB7CCF"/>
    <w:rsid w:val="00DC04D4"/>
    <w:rsid w:val="00DC1219"/>
    <w:rsid w:val="00DC500C"/>
    <w:rsid w:val="00DC6500"/>
    <w:rsid w:val="00DD15BE"/>
    <w:rsid w:val="00DD32F1"/>
    <w:rsid w:val="00DD519F"/>
    <w:rsid w:val="00DD6096"/>
    <w:rsid w:val="00DD711F"/>
    <w:rsid w:val="00DE13D6"/>
    <w:rsid w:val="00DE1438"/>
    <w:rsid w:val="00DE1575"/>
    <w:rsid w:val="00DE2F31"/>
    <w:rsid w:val="00DE32B6"/>
    <w:rsid w:val="00DE3301"/>
    <w:rsid w:val="00DE3BDD"/>
    <w:rsid w:val="00DE62A3"/>
    <w:rsid w:val="00DE632E"/>
    <w:rsid w:val="00DE688D"/>
    <w:rsid w:val="00DE6C15"/>
    <w:rsid w:val="00DE7B43"/>
    <w:rsid w:val="00DE7D84"/>
    <w:rsid w:val="00DF0E3D"/>
    <w:rsid w:val="00DF0E97"/>
    <w:rsid w:val="00DF134A"/>
    <w:rsid w:val="00DF21C4"/>
    <w:rsid w:val="00DF34DD"/>
    <w:rsid w:val="00DF6D3C"/>
    <w:rsid w:val="00DF7CBC"/>
    <w:rsid w:val="00DF7D0A"/>
    <w:rsid w:val="00E0014C"/>
    <w:rsid w:val="00E00F19"/>
    <w:rsid w:val="00E01361"/>
    <w:rsid w:val="00E02092"/>
    <w:rsid w:val="00E02C57"/>
    <w:rsid w:val="00E047A7"/>
    <w:rsid w:val="00E053AB"/>
    <w:rsid w:val="00E06C9B"/>
    <w:rsid w:val="00E06E84"/>
    <w:rsid w:val="00E12E2E"/>
    <w:rsid w:val="00E14B91"/>
    <w:rsid w:val="00E156A1"/>
    <w:rsid w:val="00E157FB"/>
    <w:rsid w:val="00E15910"/>
    <w:rsid w:val="00E159C2"/>
    <w:rsid w:val="00E17D20"/>
    <w:rsid w:val="00E21F32"/>
    <w:rsid w:val="00E23629"/>
    <w:rsid w:val="00E25151"/>
    <w:rsid w:val="00E325A7"/>
    <w:rsid w:val="00E32D90"/>
    <w:rsid w:val="00E364AC"/>
    <w:rsid w:val="00E37C88"/>
    <w:rsid w:val="00E44DAB"/>
    <w:rsid w:val="00E44FCB"/>
    <w:rsid w:val="00E46FD4"/>
    <w:rsid w:val="00E50FB7"/>
    <w:rsid w:val="00E516B0"/>
    <w:rsid w:val="00E52C93"/>
    <w:rsid w:val="00E52E6C"/>
    <w:rsid w:val="00E53373"/>
    <w:rsid w:val="00E53E78"/>
    <w:rsid w:val="00E55461"/>
    <w:rsid w:val="00E60394"/>
    <w:rsid w:val="00E6649A"/>
    <w:rsid w:val="00E67107"/>
    <w:rsid w:val="00E67714"/>
    <w:rsid w:val="00E67D79"/>
    <w:rsid w:val="00E70221"/>
    <w:rsid w:val="00E71586"/>
    <w:rsid w:val="00E721B2"/>
    <w:rsid w:val="00E72643"/>
    <w:rsid w:val="00E733A8"/>
    <w:rsid w:val="00E736B8"/>
    <w:rsid w:val="00E75318"/>
    <w:rsid w:val="00E75326"/>
    <w:rsid w:val="00E76021"/>
    <w:rsid w:val="00E81494"/>
    <w:rsid w:val="00E82B39"/>
    <w:rsid w:val="00E82F2F"/>
    <w:rsid w:val="00E8439F"/>
    <w:rsid w:val="00E848FA"/>
    <w:rsid w:val="00E905F0"/>
    <w:rsid w:val="00E91101"/>
    <w:rsid w:val="00E959E3"/>
    <w:rsid w:val="00E95C1D"/>
    <w:rsid w:val="00E95F54"/>
    <w:rsid w:val="00E96415"/>
    <w:rsid w:val="00E9643E"/>
    <w:rsid w:val="00EA01C1"/>
    <w:rsid w:val="00EA07F2"/>
    <w:rsid w:val="00EA2037"/>
    <w:rsid w:val="00EA3655"/>
    <w:rsid w:val="00EA600D"/>
    <w:rsid w:val="00EB0729"/>
    <w:rsid w:val="00EB4671"/>
    <w:rsid w:val="00EB4844"/>
    <w:rsid w:val="00EB515F"/>
    <w:rsid w:val="00EB66D6"/>
    <w:rsid w:val="00EB6995"/>
    <w:rsid w:val="00EB7468"/>
    <w:rsid w:val="00EB7ED5"/>
    <w:rsid w:val="00EC0967"/>
    <w:rsid w:val="00EC18D9"/>
    <w:rsid w:val="00EC28A8"/>
    <w:rsid w:val="00EC467F"/>
    <w:rsid w:val="00EC4C79"/>
    <w:rsid w:val="00EC6339"/>
    <w:rsid w:val="00EC6C37"/>
    <w:rsid w:val="00ED113E"/>
    <w:rsid w:val="00ED18E7"/>
    <w:rsid w:val="00ED1E6A"/>
    <w:rsid w:val="00ED2A12"/>
    <w:rsid w:val="00ED35B9"/>
    <w:rsid w:val="00ED3CB6"/>
    <w:rsid w:val="00ED452C"/>
    <w:rsid w:val="00ED475B"/>
    <w:rsid w:val="00ED5290"/>
    <w:rsid w:val="00ED6A4F"/>
    <w:rsid w:val="00EE27A6"/>
    <w:rsid w:val="00EE2AE3"/>
    <w:rsid w:val="00EE3640"/>
    <w:rsid w:val="00EE3FFB"/>
    <w:rsid w:val="00EF37C2"/>
    <w:rsid w:val="00EF5172"/>
    <w:rsid w:val="00EF528A"/>
    <w:rsid w:val="00EF60F0"/>
    <w:rsid w:val="00F061B5"/>
    <w:rsid w:val="00F07940"/>
    <w:rsid w:val="00F11308"/>
    <w:rsid w:val="00F12CA5"/>
    <w:rsid w:val="00F13179"/>
    <w:rsid w:val="00F13869"/>
    <w:rsid w:val="00F152AA"/>
    <w:rsid w:val="00F165D4"/>
    <w:rsid w:val="00F17A24"/>
    <w:rsid w:val="00F209C1"/>
    <w:rsid w:val="00F220B8"/>
    <w:rsid w:val="00F23E17"/>
    <w:rsid w:val="00F24855"/>
    <w:rsid w:val="00F26A05"/>
    <w:rsid w:val="00F26EDD"/>
    <w:rsid w:val="00F27304"/>
    <w:rsid w:val="00F3066F"/>
    <w:rsid w:val="00F30E87"/>
    <w:rsid w:val="00F3273F"/>
    <w:rsid w:val="00F33788"/>
    <w:rsid w:val="00F338D7"/>
    <w:rsid w:val="00F36B70"/>
    <w:rsid w:val="00F37303"/>
    <w:rsid w:val="00F40086"/>
    <w:rsid w:val="00F4031D"/>
    <w:rsid w:val="00F42A85"/>
    <w:rsid w:val="00F43250"/>
    <w:rsid w:val="00F43660"/>
    <w:rsid w:val="00F43A1C"/>
    <w:rsid w:val="00F43C97"/>
    <w:rsid w:val="00F44479"/>
    <w:rsid w:val="00F44630"/>
    <w:rsid w:val="00F45750"/>
    <w:rsid w:val="00F4597B"/>
    <w:rsid w:val="00F478B1"/>
    <w:rsid w:val="00F52C5C"/>
    <w:rsid w:val="00F55B9E"/>
    <w:rsid w:val="00F57FA3"/>
    <w:rsid w:val="00F62CF2"/>
    <w:rsid w:val="00F63B01"/>
    <w:rsid w:val="00F64306"/>
    <w:rsid w:val="00F643F1"/>
    <w:rsid w:val="00F65C5F"/>
    <w:rsid w:val="00F6764D"/>
    <w:rsid w:val="00F679D6"/>
    <w:rsid w:val="00F67DB0"/>
    <w:rsid w:val="00F700C9"/>
    <w:rsid w:val="00F70CB8"/>
    <w:rsid w:val="00F720C9"/>
    <w:rsid w:val="00F72EA1"/>
    <w:rsid w:val="00F73250"/>
    <w:rsid w:val="00F74CA3"/>
    <w:rsid w:val="00F75839"/>
    <w:rsid w:val="00F767F9"/>
    <w:rsid w:val="00F80681"/>
    <w:rsid w:val="00F8142D"/>
    <w:rsid w:val="00F817C6"/>
    <w:rsid w:val="00F817E4"/>
    <w:rsid w:val="00F83ECE"/>
    <w:rsid w:val="00F84843"/>
    <w:rsid w:val="00F869E5"/>
    <w:rsid w:val="00F901B7"/>
    <w:rsid w:val="00F90CDF"/>
    <w:rsid w:val="00F916E6"/>
    <w:rsid w:val="00F93C97"/>
    <w:rsid w:val="00F974BD"/>
    <w:rsid w:val="00FA1416"/>
    <w:rsid w:val="00FA1E34"/>
    <w:rsid w:val="00FA4742"/>
    <w:rsid w:val="00FA5D20"/>
    <w:rsid w:val="00FB0EA4"/>
    <w:rsid w:val="00FB0EC0"/>
    <w:rsid w:val="00FB18EE"/>
    <w:rsid w:val="00FB19A2"/>
    <w:rsid w:val="00FB6356"/>
    <w:rsid w:val="00FB67C3"/>
    <w:rsid w:val="00FB72D0"/>
    <w:rsid w:val="00FB76F0"/>
    <w:rsid w:val="00FC1869"/>
    <w:rsid w:val="00FC3A2C"/>
    <w:rsid w:val="00FC4210"/>
    <w:rsid w:val="00FC5A54"/>
    <w:rsid w:val="00FC762F"/>
    <w:rsid w:val="00FC77EC"/>
    <w:rsid w:val="00FC7B72"/>
    <w:rsid w:val="00FD0B16"/>
    <w:rsid w:val="00FD1BFC"/>
    <w:rsid w:val="00FE0A88"/>
    <w:rsid w:val="00FE1FFF"/>
    <w:rsid w:val="00FE334A"/>
    <w:rsid w:val="00FE4119"/>
    <w:rsid w:val="00FE4768"/>
    <w:rsid w:val="00FE5CAE"/>
    <w:rsid w:val="00FE61BA"/>
    <w:rsid w:val="00FE700F"/>
    <w:rsid w:val="00FF16D1"/>
    <w:rsid w:val="00FF1E3F"/>
    <w:rsid w:val="00FF40F2"/>
    <w:rsid w:val="00FF4415"/>
    <w:rsid w:val="00FF4F8B"/>
    <w:rsid w:val="00FF5186"/>
    <w:rsid w:val="00FF52C6"/>
    <w:rsid w:val="00FF66D5"/>
    <w:rsid w:val="00FF6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B732A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3" w:qFormat="1"/>
    <w:lsdException w:name="heading 5" w:uiPriority="3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Текст абзаца"/>
    <w:qFormat/>
    <w:rsid w:val="007B2CF5"/>
    <w:pPr>
      <w:shd w:val="clear" w:color="auto" w:fill="FFFFFF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1">
    <w:name w:val="heading 1"/>
    <w:basedOn w:val="11111"/>
    <w:next w:val="a0"/>
    <w:link w:val="10"/>
    <w:uiPriority w:val="3"/>
    <w:qFormat/>
    <w:rsid w:val="005554A7"/>
    <w:pPr>
      <w:keepNext/>
      <w:keepLines/>
      <w:pageBreakBefore/>
      <w:spacing w:before="480" w:after="480" w:line="240" w:lineRule="auto"/>
      <w:outlineLvl w:val="0"/>
    </w:pPr>
    <w:rPr>
      <w:sz w:val="32"/>
    </w:rPr>
  </w:style>
  <w:style w:type="paragraph" w:styleId="2">
    <w:name w:val="heading 2"/>
    <w:basedOn w:val="1"/>
    <w:next w:val="a0"/>
    <w:link w:val="20"/>
    <w:uiPriority w:val="3"/>
    <w:qFormat/>
    <w:rsid w:val="00EF5172"/>
    <w:pPr>
      <w:pageBreakBefore w:val="0"/>
      <w:outlineLvl w:val="1"/>
    </w:pPr>
    <w:rPr>
      <w:sz w:val="28"/>
    </w:rPr>
  </w:style>
  <w:style w:type="paragraph" w:styleId="3">
    <w:name w:val="heading 3"/>
    <w:basedOn w:val="2"/>
    <w:next w:val="a0"/>
    <w:link w:val="30"/>
    <w:uiPriority w:val="3"/>
    <w:qFormat/>
    <w:rsid w:val="00E37C88"/>
    <w:pPr>
      <w:outlineLvl w:val="2"/>
    </w:pPr>
    <w:rPr>
      <w:rFonts w:eastAsiaTheme="majorEastAsia" w:cstheme="majorBidi"/>
      <w:color w:val="auto"/>
      <w:szCs w:val="24"/>
    </w:rPr>
  </w:style>
  <w:style w:type="paragraph" w:styleId="4">
    <w:name w:val="heading 4"/>
    <w:basedOn w:val="3"/>
    <w:next w:val="a0"/>
    <w:link w:val="40"/>
    <w:uiPriority w:val="3"/>
    <w:qFormat/>
    <w:rsid w:val="007B2CF5"/>
    <w:pPr>
      <w:outlineLvl w:val="3"/>
    </w:pPr>
    <w:rPr>
      <w:iCs/>
    </w:rPr>
  </w:style>
  <w:style w:type="paragraph" w:styleId="5">
    <w:name w:val="heading 5"/>
    <w:basedOn w:val="a0"/>
    <w:next w:val="a0"/>
    <w:link w:val="50"/>
    <w:uiPriority w:val="3"/>
    <w:unhideWhenUsed/>
    <w:rsid w:val="007B2CF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5D7679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  <w:rPr>
      <w:rFonts w:asciiTheme="minorHAnsi" w:eastAsiaTheme="minorHAnsi" w:hAnsiTheme="minorHAnsi" w:cstheme="minorBidi"/>
      <w:sz w:val="22"/>
      <w:lang w:eastAsia="en-US"/>
    </w:rPr>
  </w:style>
  <w:style w:type="character" w:customStyle="1" w:styleId="a5">
    <w:name w:val="Нижний колонтитул Знак"/>
    <w:basedOn w:val="a1"/>
    <w:link w:val="a4"/>
    <w:uiPriority w:val="99"/>
    <w:rsid w:val="001C5930"/>
  </w:style>
  <w:style w:type="paragraph" w:styleId="a6">
    <w:name w:val="header"/>
    <w:aliases w:val="Знак Знак Знак, Знак8"/>
    <w:basedOn w:val="a0"/>
    <w:link w:val="a7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aliases w:val="Знак Знак Знак Знак, Знак8 Знак"/>
    <w:basedOn w:val="a1"/>
    <w:link w:val="a6"/>
    <w:uiPriority w:val="99"/>
    <w:rsid w:val="001C5930"/>
    <w:rPr>
      <w:rFonts w:ascii="Times New Roman" w:eastAsia="Calibri" w:hAnsi="Times New Roman" w:cs="Calibri"/>
      <w:sz w:val="28"/>
      <w:lang w:eastAsia="ar-SA"/>
    </w:rPr>
  </w:style>
  <w:style w:type="paragraph" w:customStyle="1" w:styleId="a8">
    <w:name w:val="Чертежный"/>
    <w:link w:val="a9"/>
    <w:rsid w:val="005B4E1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styleId="aa">
    <w:name w:val="Table Grid"/>
    <w:basedOn w:val="a2"/>
    <w:uiPriority w:val="39"/>
    <w:rsid w:val="001123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Paragraph"/>
    <w:basedOn w:val="a0"/>
    <w:uiPriority w:val="11"/>
    <w:qFormat/>
    <w:rsid w:val="007A6C5B"/>
    <w:pPr>
      <w:numPr>
        <w:numId w:val="1"/>
      </w:numPr>
      <w:tabs>
        <w:tab w:val="left" w:pos="1134"/>
      </w:tabs>
      <w:ind w:left="1134" w:hanging="425"/>
    </w:pPr>
    <w:rPr>
      <w:lang w:eastAsia="en-US"/>
    </w:rPr>
  </w:style>
  <w:style w:type="paragraph" w:styleId="ab">
    <w:name w:val="endnote text"/>
    <w:basedOn w:val="a0"/>
    <w:link w:val="ac"/>
    <w:uiPriority w:val="99"/>
    <w:semiHidden/>
    <w:unhideWhenUsed/>
    <w:rsid w:val="0036360B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1"/>
    <w:link w:val="ab"/>
    <w:uiPriority w:val="99"/>
    <w:semiHidden/>
    <w:rsid w:val="0036360B"/>
    <w:rPr>
      <w:rFonts w:ascii="Times New Roman" w:eastAsia="Calibri" w:hAnsi="Times New Roman" w:cs="Calibri"/>
      <w:sz w:val="20"/>
      <w:szCs w:val="20"/>
      <w:lang w:eastAsia="ar-SA"/>
    </w:rPr>
  </w:style>
  <w:style w:type="character" w:styleId="ad">
    <w:name w:val="endnote reference"/>
    <w:basedOn w:val="a1"/>
    <w:uiPriority w:val="99"/>
    <w:semiHidden/>
    <w:unhideWhenUsed/>
    <w:rsid w:val="0036360B"/>
    <w:rPr>
      <w:vertAlign w:val="superscript"/>
    </w:rPr>
  </w:style>
  <w:style w:type="character" w:customStyle="1" w:styleId="citation">
    <w:name w:val="citation"/>
    <w:basedOn w:val="a1"/>
    <w:semiHidden/>
    <w:rsid w:val="00B73D82"/>
  </w:style>
  <w:style w:type="character" w:styleId="ae">
    <w:name w:val="Hyperlink"/>
    <w:basedOn w:val="a1"/>
    <w:uiPriority w:val="99"/>
    <w:unhideWhenUsed/>
    <w:rsid w:val="00B73D82"/>
    <w:rPr>
      <w:color w:val="0000FF"/>
      <w:u w:val="single"/>
    </w:rPr>
  </w:style>
  <w:style w:type="character" w:customStyle="1" w:styleId="20">
    <w:name w:val="Заголовок 2 Знак"/>
    <w:basedOn w:val="a1"/>
    <w:link w:val="2"/>
    <w:uiPriority w:val="3"/>
    <w:rsid w:val="00EF5172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table" w:customStyle="1" w:styleId="TableGrid">
    <w:name w:val="TableGrid"/>
    <w:rsid w:val="008102C7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">
    <w:name w:val="Body Text"/>
    <w:basedOn w:val="a0"/>
    <w:link w:val="af0"/>
    <w:uiPriority w:val="1"/>
    <w:semiHidden/>
    <w:qFormat/>
    <w:rsid w:val="000206F5"/>
    <w:pPr>
      <w:widowControl w:val="0"/>
      <w:autoSpaceDE w:val="0"/>
      <w:autoSpaceDN w:val="0"/>
      <w:spacing w:line="240" w:lineRule="auto"/>
    </w:pPr>
    <w:rPr>
      <w:lang w:bidi="ru-RU"/>
    </w:rPr>
  </w:style>
  <w:style w:type="character" w:customStyle="1" w:styleId="af0">
    <w:name w:val="Основной текст Знак"/>
    <w:basedOn w:val="a1"/>
    <w:link w:val="af"/>
    <w:uiPriority w:val="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 w:bidi="ru-RU"/>
    </w:rPr>
  </w:style>
  <w:style w:type="paragraph" w:customStyle="1" w:styleId="af1">
    <w:name w:val="обычный"/>
    <w:basedOn w:val="af2"/>
    <w:link w:val="af3"/>
    <w:semiHidden/>
    <w:rsid w:val="00027AF6"/>
    <w:pPr>
      <w:spacing w:before="0" w:beforeAutospacing="0" w:after="0" w:afterAutospacing="0" w:line="360" w:lineRule="auto"/>
    </w:pPr>
    <w:rPr>
      <w:sz w:val="28"/>
      <w:szCs w:val="28"/>
    </w:rPr>
  </w:style>
  <w:style w:type="character" w:customStyle="1" w:styleId="af3">
    <w:name w:val="обычный Знак"/>
    <w:basedOn w:val="a1"/>
    <w:link w:val="af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character" w:customStyle="1" w:styleId="a9">
    <w:name w:val="Чертежный Знак"/>
    <w:basedOn w:val="a1"/>
    <w:link w:val="a8"/>
    <w:rsid w:val="00E95F54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2">
    <w:name w:val="Normal (Web)"/>
    <w:basedOn w:val="a0"/>
    <w:link w:val="af4"/>
    <w:uiPriority w:val="99"/>
    <w:unhideWhenUsed/>
    <w:rsid w:val="003750D5"/>
    <w:pPr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copyright-span">
    <w:name w:val="copyright-span"/>
    <w:basedOn w:val="a1"/>
    <w:semiHidden/>
    <w:rsid w:val="004B7B17"/>
  </w:style>
  <w:style w:type="character" w:customStyle="1" w:styleId="year">
    <w:name w:val="year"/>
    <w:basedOn w:val="a1"/>
    <w:semiHidden/>
    <w:rsid w:val="00771433"/>
  </w:style>
  <w:style w:type="character" w:customStyle="1" w:styleId="holder">
    <w:name w:val="holder"/>
    <w:basedOn w:val="a1"/>
    <w:semiHidden/>
    <w:rsid w:val="00771433"/>
  </w:style>
  <w:style w:type="character" w:customStyle="1" w:styleId="11">
    <w:name w:val="Неразрешенное упоминание1"/>
    <w:basedOn w:val="a1"/>
    <w:uiPriority w:val="99"/>
    <w:semiHidden/>
    <w:unhideWhenUsed/>
    <w:rsid w:val="00736EC8"/>
    <w:rPr>
      <w:color w:val="605E5C"/>
      <w:shd w:val="clear" w:color="auto" w:fill="E1DFDD"/>
    </w:rPr>
  </w:style>
  <w:style w:type="paragraph" w:styleId="af5">
    <w:name w:val="No Spacing"/>
    <w:uiPriority w:val="1"/>
    <w:semiHidden/>
    <w:rsid w:val="002C5587"/>
    <w:pPr>
      <w:suppressAutoHyphens/>
      <w:spacing w:after="0" w:line="240" w:lineRule="auto"/>
    </w:pPr>
    <w:rPr>
      <w:rFonts w:ascii="Times New Roman" w:eastAsia="Calibri" w:hAnsi="Times New Roman" w:cs="Calibri"/>
      <w:sz w:val="28"/>
      <w:lang w:eastAsia="ar-SA"/>
    </w:rPr>
  </w:style>
  <w:style w:type="paragraph" w:styleId="af6">
    <w:name w:val="Balloon Text"/>
    <w:basedOn w:val="a0"/>
    <w:link w:val="af7"/>
    <w:uiPriority w:val="99"/>
    <w:semiHidden/>
    <w:unhideWhenUsed/>
    <w:rsid w:val="00F4447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1"/>
    <w:link w:val="af6"/>
    <w:uiPriority w:val="99"/>
    <w:semiHidden/>
    <w:rsid w:val="00F44479"/>
    <w:rPr>
      <w:rFonts w:ascii="Segoe UI" w:eastAsia="Calibri" w:hAnsi="Segoe UI" w:cs="Segoe UI"/>
      <w:sz w:val="18"/>
      <w:szCs w:val="18"/>
      <w:lang w:eastAsia="ar-SA"/>
    </w:rPr>
  </w:style>
  <w:style w:type="paragraph" w:customStyle="1" w:styleId="af8">
    <w:name w:val="дадаад"/>
    <w:basedOn w:val="a0"/>
    <w:link w:val="af9"/>
    <w:semiHidden/>
    <w:rsid w:val="003243FE"/>
    <w:pPr>
      <w:spacing w:before="240" w:after="240"/>
      <w:jc w:val="center"/>
    </w:pPr>
    <w:rPr>
      <w:b/>
    </w:rPr>
  </w:style>
  <w:style w:type="paragraph" w:customStyle="1" w:styleId="11111">
    <w:name w:val="11111"/>
    <w:basedOn w:val="af2"/>
    <w:link w:val="111110"/>
    <w:semiHidden/>
    <w:rsid w:val="003243FE"/>
    <w:pPr>
      <w:spacing w:before="240" w:beforeAutospacing="0" w:after="240" w:afterAutospacing="0" w:line="360" w:lineRule="auto"/>
    </w:pPr>
    <w:rPr>
      <w:b/>
      <w:bCs/>
      <w:sz w:val="28"/>
      <w:szCs w:val="28"/>
    </w:rPr>
  </w:style>
  <w:style w:type="character" w:customStyle="1" w:styleId="af9">
    <w:name w:val="дадаад Знак"/>
    <w:basedOn w:val="a1"/>
    <w:link w:val="af8"/>
    <w:semiHidden/>
    <w:rsid w:val="00E95F54"/>
    <w:rPr>
      <w:rFonts w:ascii="Times New Roman" w:eastAsia="Times New Roman" w:hAnsi="Times New Roman" w:cs="Times New Roman"/>
      <w:b/>
      <w:color w:val="000000"/>
      <w:sz w:val="28"/>
      <w:szCs w:val="28"/>
      <w:shd w:val="clear" w:color="auto" w:fill="FFFFFF"/>
      <w:lang w:eastAsia="ru-RU"/>
    </w:rPr>
  </w:style>
  <w:style w:type="character" w:customStyle="1" w:styleId="af4">
    <w:name w:val="Обычный (Интернет) Знак"/>
    <w:basedOn w:val="a1"/>
    <w:link w:val="af2"/>
    <w:uiPriority w:val="99"/>
    <w:rsid w:val="003243F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1110">
    <w:name w:val="11111 Знак"/>
    <w:basedOn w:val="af4"/>
    <w:link w:val="11111"/>
    <w:semiHidden/>
    <w:rsid w:val="00E95F54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character" w:customStyle="1" w:styleId="10">
    <w:name w:val="Заголовок 1 Знак"/>
    <w:basedOn w:val="a1"/>
    <w:link w:val="1"/>
    <w:uiPriority w:val="3"/>
    <w:rsid w:val="005554A7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a">
    <w:name w:val="Рисунок"/>
    <w:basedOn w:val="af2"/>
    <w:next w:val="afb"/>
    <w:link w:val="afc"/>
    <w:uiPriority w:val="1"/>
    <w:qFormat/>
    <w:rsid w:val="00E75326"/>
    <w:pPr>
      <w:keepNext/>
      <w:spacing w:before="240" w:beforeAutospacing="0" w:after="120" w:afterAutospacing="0"/>
      <w:ind w:firstLine="0"/>
      <w:jc w:val="center"/>
    </w:pPr>
    <w:rPr>
      <w:noProof/>
    </w:rPr>
  </w:style>
  <w:style w:type="paragraph" w:customStyle="1" w:styleId="afb">
    <w:name w:val="Имя рисунка"/>
    <w:basedOn w:val="a0"/>
    <w:next w:val="a0"/>
    <w:link w:val="afd"/>
    <w:uiPriority w:val="2"/>
    <w:qFormat/>
    <w:rsid w:val="00527C3F"/>
    <w:pPr>
      <w:keepLines/>
      <w:spacing w:after="360" w:line="240" w:lineRule="auto"/>
      <w:ind w:firstLine="0"/>
      <w:jc w:val="center"/>
    </w:pPr>
  </w:style>
  <w:style w:type="character" w:customStyle="1" w:styleId="afc">
    <w:name w:val="Рисунок Знак"/>
    <w:basedOn w:val="af4"/>
    <w:link w:val="afa"/>
    <w:uiPriority w:val="1"/>
    <w:rsid w:val="00297D57"/>
    <w:rPr>
      <w:rFonts w:ascii="Times New Roman" w:eastAsia="Times New Roman" w:hAnsi="Times New Roman" w:cs="Times New Roman"/>
      <w:noProof/>
      <w:color w:val="000000"/>
      <w:sz w:val="24"/>
      <w:szCs w:val="24"/>
      <w:shd w:val="clear" w:color="auto" w:fill="FFFFFF"/>
      <w:lang w:eastAsia="ru-RU"/>
    </w:rPr>
  </w:style>
  <w:style w:type="paragraph" w:customStyle="1" w:styleId="afe">
    <w:name w:val="Имя таблицы"/>
    <w:basedOn w:val="af2"/>
    <w:link w:val="aff"/>
    <w:uiPriority w:val="12"/>
    <w:qFormat/>
    <w:rsid w:val="00214DD0"/>
    <w:pPr>
      <w:keepNext/>
      <w:spacing w:before="0" w:beforeAutospacing="0" w:after="120" w:afterAutospacing="0"/>
      <w:ind w:firstLine="0"/>
    </w:pPr>
    <w:rPr>
      <w:sz w:val="28"/>
    </w:rPr>
  </w:style>
  <w:style w:type="character" w:customStyle="1" w:styleId="afd">
    <w:name w:val="Имя рисунка Знак"/>
    <w:basedOn w:val="af4"/>
    <w:link w:val="afb"/>
    <w:uiPriority w:val="2"/>
    <w:rsid w:val="00527C3F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paragraph" w:customStyle="1" w:styleId="aff0">
    <w:name w:val="Текст таблицы"/>
    <w:basedOn w:val="a0"/>
    <w:link w:val="aff1"/>
    <w:uiPriority w:val="12"/>
    <w:qFormat/>
    <w:rsid w:val="00DB7CCF"/>
    <w:pPr>
      <w:spacing w:line="240" w:lineRule="auto"/>
      <w:ind w:firstLine="0"/>
      <w:jc w:val="left"/>
    </w:pPr>
    <w:rPr>
      <w:sz w:val="24"/>
    </w:rPr>
  </w:style>
  <w:style w:type="character" w:customStyle="1" w:styleId="aff">
    <w:name w:val="Имя таблицы Знак"/>
    <w:basedOn w:val="af4"/>
    <w:link w:val="afe"/>
    <w:uiPriority w:val="12"/>
    <w:rsid w:val="00214DD0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paragraph" w:customStyle="1" w:styleId="aff2">
    <w:name w:val="Центральный заголовок"/>
    <w:basedOn w:val="1"/>
    <w:next w:val="a0"/>
    <w:link w:val="aff3"/>
    <w:uiPriority w:val="3"/>
    <w:qFormat/>
    <w:rsid w:val="00945796"/>
    <w:pPr>
      <w:ind w:firstLine="0"/>
      <w:jc w:val="center"/>
    </w:pPr>
  </w:style>
  <w:style w:type="character" w:customStyle="1" w:styleId="aff1">
    <w:name w:val="Текст таблицы Знак"/>
    <w:basedOn w:val="a1"/>
    <w:link w:val="aff0"/>
    <w:uiPriority w:val="12"/>
    <w:rsid w:val="00DB7CCF"/>
    <w:rPr>
      <w:rFonts w:ascii="Times New Roman" w:eastAsia="Times New Roman" w:hAnsi="Times New Roman" w:cs="Times New Roman"/>
      <w:color w:val="000000"/>
      <w:sz w:val="24"/>
      <w:szCs w:val="28"/>
      <w:shd w:val="clear" w:color="auto" w:fill="FFFFFF"/>
      <w:lang w:eastAsia="ru-RU"/>
    </w:rPr>
  </w:style>
  <w:style w:type="character" w:customStyle="1" w:styleId="30">
    <w:name w:val="Заголовок 3 Знак"/>
    <w:basedOn w:val="a1"/>
    <w:link w:val="3"/>
    <w:uiPriority w:val="3"/>
    <w:rsid w:val="00297D57"/>
    <w:rPr>
      <w:rFonts w:ascii="Times New Roman" w:eastAsiaTheme="majorEastAsia" w:hAnsi="Times New Roman" w:cstheme="majorBidi"/>
      <w:b/>
      <w:bCs/>
      <w:sz w:val="28"/>
      <w:szCs w:val="24"/>
      <w:shd w:val="clear" w:color="auto" w:fill="FFFFFF"/>
      <w:lang w:eastAsia="ru-RU"/>
    </w:rPr>
  </w:style>
  <w:style w:type="character" w:customStyle="1" w:styleId="aff3">
    <w:name w:val="Центральный заголовок Знак"/>
    <w:basedOn w:val="af9"/>
    <w:link w:val="aff2"/>
    <w:uiPriority w:val="3"/>
    <w:rsid w:val="007B2CF5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f4">
    <w:name w:val="Название Листинга"/>
    <w:basedOn w:val="afe"/>
    <w:link w:val="aff5"/>
    <w:uiPriority w:val="13"/>
    <w:qFormat/>
    <w:rsid w:val="00541D1D"/>
    <w:pPr>
      <w:spacing w:before="240" w:after="240"/>
    </w:pPr>
  </w:style>
  <w:style w:type="paragraph" w:customStyle="1" w:styleId="aff6">
    <w:name w:val="Листинг"/>
    <w:basedOn w:val="af2"/>
    <w:link w:val="aff7"/>
    <w:uiPriority w:val="14"/>
    <w:qFormat/>
    <w:rsid w:val="00D82C23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</w:tabs>
      <w:spacing w:before="0" w:beforeAutospacing="0" w:after="0" w:afterAutospacing="0"/>
      <w:ind w:firstLine="0"/>
      <w:jc w:val="left"/>
    </w:pPr>
    <w:rPr>
      <w:rFonts w:ascii="Courier New" w:hAnsi="Courier New"/>
      <w:color w:val="auto"/>
      <w:lang w:val="en-US"/>
    </w:rPr>
  </w:style>
  <w:style w:type="character" w:customStyle="1" w:styleId="aff5">
    <w:name w:val="Название Листинга Знак"/>
    <w:basedOn w:val="af4"/>
    <w:link w:val="aff4"/>
    <w:uiPriority w:val="13"/>
    <w:rsid w:val="00541D1D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character" w:customStyle="1" w:styleId="aff7">
    <w:name w:val="Листинг Знак"/>
    <w:basedOn w:val="af4"/>
    <w:link w:val="aff6"/>
    <w:uiPriority w:val="14"/>
    <w:rsid w:val="00297D57"/>
    <w:rPr>
      <w:rFonts w:ascii="Courier New" w:eastAsia="Times New Roman" w:hAnsi="Courier New" w:cs="Times New Roman"/>
      <w:sz w:val="24"/>
      <w:szCs w:val="24"/>
      <w:shd w:val="clear" w:color="auto" w:fill="FFFFFF"/>
      <w:lang w:val="en-US" w:eastAsia="ru-RU"/>
    </w:rPr>
  </w:style>
  <w:style w:type="character" w:styleId="aff8">
    <w:name w:val="Placeholder Text"/>
    <w:basedOn w:val="a1"/>
    <w:uiPriority w:val="99"/>
    <w:semiHidden/>
    <w:rsid w:val="00A56E4A"/>
    <w:rPr>
      <w:color w:val="808080"/>
    </w:rPr>
  </w:style>
  <w:style w:type="character" w:styleId="aff9">
    <w:name w:val="annotation reference"/>
    <w:basedOn w:val="a1"/>
    <w:uiPriority w:val="99"/>
    <w:semiHidden/>
    <w:unhideWhenUsed/>
    <w:rsid w:val="00052C38"/>
    <w:rPr>
      <w:sz w:val="16"/>
      <w:szCs w:val="16"/>
    </w:rPr>
  </w:style>
  <w:style w:type="paragraph" w:styleId="affa">
    <w:name w:val="annotation text"/>
    <w:basedOn w:val="a0"/>
    <w:link w:val="affb"/>
    <w:uiPriority w:val="99"/>
    <w:semiHidden/>
    <w:unhideWhenUsed/>
    <w:rsid w:val="00052C38"/>
    <w:pPr>
      <w:spacing w:line="240" w:lineRule="auto"/>
    </w:pPr>
    <w:rPr>
      <w:sz w:val="20"/>
      <w:szCs w:val="20"/>
    </w:rPr>
  </w:style>
  <w:style w:type="character" w:customStyle="1" w:styleId="affb">
    <w:name w:val="Текст примечания Знак"/>
    <w:basedOn w:val="a1"/>
    <w:link w:val="affa"/>
    <w:uiPriority w:val="99"/>
    <w:semiHidden/>
    <w:rsid w:val="00052C38"/>
    <w:rPr>
      <w:rFonts w:ascii="Times New Roman" w:eastAsia="Times New Roman" w:hAnsi="Times New Roman" w:cs="Times New Roman"/>
      <w:color w:val="000000"/>
      <w:sz w:val="20"/>
      <w:szCs w:val="20"/>
      <w:shd w:val="clear" w:color="auto" w:fill="FFFFFF"/>
      <w:lang w:eastAsia="ru-RU"/>
    </w:rPr>
  </w:style>
  <w:style w:type="paragraph" w:styleId="affc">
    <w:name w:val="annotation subject"/>
    <w:basedOn w:val="affa"/>
    <w:next w:val="affa"/>
    <w:link w:val="affd"/>
    <w:uiPriority w:val="99"/>
    <w:semiHidden/>
    <w:unhideWhenUsed/>
    <w:rsid w:val="00052C38"/>
    <w:rPr>
      <w:b/>
      <w:bCs/>
    </w:rPr>
  </w:style>
  <w:style w:type="character" w:customStyle="1" w:styleId="affd">
    <w:name w:val="Тема примечания Знак"/>
    <w:basedOn w:val="affb"/>
    <w:link w:val="affc"/>
    <w:uiPriority w:val="99"/>
    <w:semiHidden/>
    <w:rsid w:val="00052C38"/>
    <w:rPr>
      <w:rFonts w:ascii="Times New Roman" w:eastAsia="Times New Roman" w:hAnsi="Times New Roman" w:cs="Times New Roman"/>
      <w:b/>
      <w:bCs/>
      <w:color w:val="000000"/>
      <w:sz w:val="20"/>
      <w:szCs w:val="20"/>
      <w:shd w:val="clear" w:color="auto" w:fill="FFFFFF"/>
      <w:lang w:eastAsia="ru-RU"/>
    </w:rPr>
  </w:style>
  <w:style w:type="paragraph" w:styleId="affe">
    <w:name w:val="TOC Heading"/>
    <w:basedOn w:val="1"/>
    <w:next w:val="a0"/>
    <w:uiPriority w:val="39"/>
    <w:unhideWhenUsed/>
    <w:qFormat/>
    <w:rsid w:val="009F048F"/>
    <w:pPr>
      <w:pageBreakBefore w:val="0"/>
      <w:shd w:val="clear" w:color="auto" w:fill="auto"/>
      <w:spacing w:before="240" w:after="0" w:line="259" w:lineRule="auto"/>
      <w:ind w:firstLine="0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Cs w:val="32"/>
    </w:rPr>
  </w:style>
  <w:style w:type="paragraph" w:styleId="12">
    <w:name w:val="toc 1"/>
    <w:basedOn w:val="a0"/>
    <w:next w:val="a0"/>
    <w:autoRedefine/>
    <w:uiPriority w:val="39"/>
    <w:unhideWhenUsed/>
    <w:rsid w:val="009F048F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F048F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9F048F"/>
    <w:pPr>
      <w:spacing w:after="100"/>
      <w:ind w:left="560"/>
    </w:pPr>
  </w:style>
  <w:style w:type="character" w:customStyle="1" w:styleId="afff">
    <w:name w:val="ДипломТекст Знак"/>
    <w:basedOn w:val="a1"/>
    <w:link w:val="afff0"/>
    <w:locked/>
    <w:rsid w:val="000E62F1"/>
  </w:style>
  <w:style w:type="paragraph" w:customStyle="1" w:styleId="afff0">
    <w:name w:val="ДипломТекст"/>
    <w:basedOn w:val="a0"/>
    <w:link w:val="afff"/>
    <w:rsid w:val="000E62F1"/>
    <w:pPr>
      <w:widowControl w:val="0"/>
      <w:shd w:val="clear" w:color="auto" w:fill="auto"/>
      <w:tabs>
        <w:tab w:val="left" w:pos="993"/>
      </w:tabs>
      <w:textAlignment w:val="auto"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character" w:customStyle="1" w:styleId="50">
    <w:name w:val="Заголовок 5 Знак"/>
    <w:basedOn w:val="a1"/>
    <w:link w:val="5"/>
    <w:uiPriority w:val="3"/>
    <w:rsid w:val="007B2CF5"/>
    <w:rPr>
      <w:rFonts w:asciiTheme="majorHAnsi" w:eastAsiaTheme="majorEastAsia" w:hAnsiTheme="majorHAnsi" w:cstheme="majorBidi"/>
      <w:color w:val="2E74B5" w:themeColor="accent1" w:themeShade="BF"/>
      <w:sz w:val="28"/>
      <w:szCs w:val="28"/>
      <w:shd w:val="clear" w:color="auto" w:fill="FFFFFF"/>
      <w:lang w:eastAsia="ru-RU"/>
    </w:rPr>
  </w:style>
  <w:style w:type="character" w:customStyle="1" w:styleId="40">
    <w:name w:val="Заголовок 4 Знак"/>
    <w:basedOn w:val="a1"/>
    <w:link w:val="4"/>
    <w:uiPriority w:val="3"/>
    <w:rsid w:val="007B2CF5"/>
    <w:rPr>
      <w:rFonts w:ascii="Times New Roman" w:eastAsiaTheme="majorEastAsia" w:hAnsi="Times New Roman" w:cstheme="majorBidi"/>
      <w:b/>
      <w:bCs/>
      <w:iCs/>
      <w:sz w:val="28"/>
      <w:szCs w:val="24"/>
      <w:shd w:val="clear" w:color="auto" w:fill="FFFFFF"/>
      <w:lang w:eastAsia="ru-RU"/>
    </w:rPr>
  </w:style>
  <w:style w:type="paragraph" w:customStyle="1" w:styleId="Default">
    <w:name w:val="Default"/>
    <w:rsid w:val="0094611C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character" w:styleId="HTML">
    <w:name w:val="HTML Code"/>
    <w:basedOn w:val="a1"/>
    <w:uiPriority w:val="99"/>
    <w:semiHidden/>
    <w:unhideWhenUsed/>
    <w:rsid w:val="00201439"/>
    <w:rPr>
      <w:rFonts w:ascii="Courier New" w:eastAsia="Times New Roman" w:hAnsi="Courier New" w:cs="Courier New"/>
      <w:sz w:val="20"/>
      <w:szCs w:val="20"/>
    </w:rPr>
  </w:style>
  <w:style w:type="character" w:customStyle="1" w:styleId="22">
    <w:name w:val="Неразрешенное упоминание2"/>
    <w:basedOn w:val="a1"/>
    <w:uiPriority w:val="99"/>
    <w:semiHidden/>
    <w:unhideWhenUsed/>
    <w:rsid w:val="00C868EA"/>
    <w:rPr>
      <w:color w:val="605E5C"/>
      <w:shd w:val="clear" w:color="auto" w:fill="E1DFDD"/>
    </w:rPr>
  </w:style>
  <w:style w:type="paragraph" w:customStyle="1" w:styleId="afff1">
    <w:name w:val="пз текст"/>
    <w:basedOn w:val="af1"/>
    <w:link w:val="afff2"/>
    <w:qFormat/>
    <w:rsid w:val="0071474A"/>
    <w:pPr>
      <w:shd w:val="clear" w:color="auto" w:fill="auto"/>
      <w:autoSpaceDE w:val="0"/>
      <w:autoSpaceDN w:val="0"/>
      <w:adjustRightInd w:val="0"/>
      <w:spacing w:before="200" w:after="160"/>
      <w:textAlignment w:val="auto"/>
    </w:pPr>
    <w:rPr>
      <w:rFonts w:eastAsia="Arial Unicode MS"/>
      <w:bCs/>
      <w:u w:color="000000"/>
      <w:bdr w:val="nil"/>
    </w:rPr>
  </w:style>
  <w:style w:type="character" w:customStyle="1" w:styleId="afff2">
    <w:name w:val="пз текст Знак"/>
    <w:basedOn w:val="af3"/>
    <w:link w:val="afff1"/>
    <w:qFormat/>
    <w:rsid w:val="0071474A"/>
    <w:rPr>
      <w:rFonts w:ascii="Times New Roman" w:eastAsia="Arial Unicode MS" w:hAnsi="Times New Roman" w:cs="Times New Roman"/>
      <w:bCs/>
      <w:color w:val="000000"/>
      <w:sz w:val="28"/>
      <w:szCs w:val="28"/>
      <w:u w:color="000000"/>
      <w:bdr w:val="nil"/>
      <w:shd w:val="clear" w:color="auto" w:fill="FFFFFF"/>
      <w:lang w:eastAsia="ru-RU"/>
    </w:rPr>
  </w:style>
  <w:style w:type="character" w:customStyle="1" w:styleId="60">
    <w:name w:val="Заголовок 6 Знак"/>
    <w:basedOn w:val="a1"/>
    <w:link w:val="6"/>
    <w:uiPriority w:val="9"/>
    <w:rsid w:val="005D7679"/>
    <w:rPr>
      <w:rFonts w:asciiTheme="majorHAnsi" w:eastAsiaTheme="majorEastAsia" w:hAnsiTheme="majorHAnsi" w:cstheme="majorBidi"/>
      <w:color w:val="1F4D78" w:themeColor="accent1" w:themeShade="7F"/>
      <w:sz w:val="28"/>
      <w:szCs w:val="28"/>
      <w:shd w:val="clear" w:color="auto" w:fill="FFFFFF"/>
      <w:lang w:eastAsia="ru-RU"/>
    </w:rPr>
  </w:style>
  <w:style w:type="paragraph" w:customStyle="1" w:styleId="afff3">
    <w:name w:val="Текст ст."/>
    <w:link w:val="afff4"/>
    <w:qFormat/>
    <w:rsid w:val="002173B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ff4">
    <w:name w:val="Текст ст. Знак"/>
    <w:basedOn w:val="a1"/>
    <w:link w:val="afff3"/>
    <w:rsid w:val="002173B4"/>
    <w:rPr>
      <w:rFonts w:ascii="Times New Roman" w:hAnsi="Times New Roman"/>
      <w:sz w:val="28"/>
    </w:rPr>
  </w:style>
  <w:style w:type="paragraph" w:customStyle="1" w:styleId="afff5">
    <w:name w:val="ВКР Формула"/>
    <w:basedOn w:val="a0"/>
    <w:link w:val="afff6"/>
    <w:autoRedefine/>
    <w:qFormat/>
    <w:rsid w:val="00D249BD"/>
    <w:pPr>
      <w:shd w:val="clear" w:color="auto" w:fill="auto"/>
      <w:tabs>
        <w:tab w:val="center" w:pos="4536"/>
        <w:tab w:val="right" w:pos="9356"/>
      </w:tabs>
      <w:ind w:firstLine="0"/>
      <w:jc w:val="center"/>
      <w:textAlignment w:val="auto"/>
    </w:pPr>
    <w:rPr>
      <w:rFonts w:ascii="Cambria Math" w:eastAsiaTheme="minorEastAsia" w:hAnsi="Cambria Math"/>
      <w:color w:val="auto"/>
      <w:lang w:eastAsia="en-US"/>
    </w:rPr>
  </w:style>
  <w:style w:type="character" w:customStyle="1" w:styleId="afff6">
    <w:name w:val="ВКР Формула Знак"/>
    <w:basedOn w:val="a1"/>
    <w:link w:val="afff5"/>
    <w:rsid w:val="00D249BD"/>
    <w:rPr>
      <w:rFonts w:ascii="Cambria Math" w:eastAsiaTheme="minorEastAsia" w:hAnsi="Cambria Math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5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2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474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388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8510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579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3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microsoft.com/office/2016/09/relationships/commentsIds" Target="commentsId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docs.cntd.ru/document/573230583" TargetMode="External"/><Relationship Id="rId43" Type="http://schemas.openxmlformats.org/officeDocument/2006/relationships/theme" Target="theme/theme1.xml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BE69CD-6F69-4349-8296-AAD265A0B2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12832</Words>
  <Characters>73145</Characters>
  <Application>Microsoft Office Word</Application>
  <DocSecurity>0</DocSecurity>
  <Lines>609</Lines>
  <Paragraphs>171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2021-05-16T12:50:00Z</dcterms:created>
  <dcterms:modified xsi:type="dcterms:W3CDTF">2024-06-03T20:56:00Z</dcterms:modified>
</cp:coreProperties>
</file>