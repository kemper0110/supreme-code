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commentRangeStart w:id="0"/>
    <w:p w14:paraId="1CA43FBD" w14:textId="03069DA9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ins w:id="1" w:author="Автор">
        <w:r w:rsidR="001E3D41">
          <w:rPr>
            <w:noProof/>
          </w:rPr>
          <w:t>7</w:t>
        </w:r>
      </w:ins>
      <w:del w:id="2" w:author="Автор">
        <w:r w:rsidR="00D073F4" w:rsidDel="001E3D41">
          <w:rPr>
            <w:noProof/>
          </w:rPr>
          <w:delText>8</w:delText>
        </w:r>
      </w:del>
      <w:r w:rsidR="00D073F4">
        <w:rPr>
          <w:noProof/>
        </w:rPr>
        <w:fldChar w:fldCharType="end"/>
      </w:r>
    </w:p>
    <w:p w14:paraId="642DF413" w14:textId="041077C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ins w:id="3" w:author="Автор">
        <w:r w:rsidR="001E3D41">
          <w:rPr>
            <w:noProof/>
          </w:rPr>
          <w:t>9</w:t>
        </w:r>
      </w:ins>
      <w:del w:id="4" w:author="Автор">
        <w:r w:rsidDel="001E3D41">
          <w:rPr>
            <w:noProof/>
          </w:rPr>
          <w:delText>10</w:delText>
        </w:r>
      </w:del>
      <w:r>
        <w:rPr>
          <w:noProof/>
        </w:rPr>
        <w:fldChar w:fldCharType="end"/>
      </w:r>
    </w:p>
    <w:p w14:paraId="51F96281" w14:textId="584030C3" w:rsidR="00D073F4" w:rsidRDefault="00D073F4" w:rsidP="00DA3132">
      <w:pPr>
        <w:pStyle w:val="21"/>
        <w:tabs>
          <w:tab w:val="right" w:leader="dot" w:pos="9345"/>
        </w:tabs>
        <w:spacing w:after="0"/>
        <w:ind w:left="278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ins w:id="5" w:author="Автор">
        <w:r w:rsidR="001E3D41">
          <w:rPr>
            <w:noProof/>
          </w:rPr>
          <w:t>9</w:t>
        </w:r>
      </w:ins>
      <w:del w:id="6" w:author="Автор">
        <w:r w:rsidDel="001E3D41">
          <w:rPr>
            <w:noProof/>
          </w:rPr>
          <w:delText>10</w:delText>
        </w:r>
      </w:del>
      <w:r>
        <w:rPr>
          <w:noProof/>
        </w:rPr>
        <w:fldChar w:fldCharType="end"/>
      </w:r>
    </w:p>
    <w:p w14:paraId="6744D464" w14:textId="39CDF26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ins w:id="7" w:author="Автор">
        <w:r w:rsidR="001E3D41">
          <w:rPr>
            <w:noProof/>
          </w:rPr>
          <w:t>10</w:t>
        </w:r>
      </w:ins>
      <w:del w:id="8" w:author="Автор">
        <w:r w:rsidDel="001E3D41">
          <w:rPr>
            <w:noProof/>
          </w:rPr>
          <w:delText>11</w:delText>
        </w:r>
      </w:del>
      <w:r>
        <w:rPr>
          <w:noProof/>
        </w:rPr>
        <w:fldChar w:fldCharType="end"/>
      </w:r>
    </w:p>
    <w:p w14:paraId="5694DEE3" w14:textId="18447EC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ins w:id="9" w:author="Автор">
        <w:r w:rsidR="001E3D41">
          <w:rPr>
            <w:noProof/>
          </w:rPr>
          <w:t>11</w:t>
        </w:r>
      </w:ins>
      <w:del w:id="10" w:author="Автор">
        <w:r w:rsidDel="001E3D41">
          <w:rPr>
            <w:noProof/>
          </w:rPr>
          <w:delText>12</w:delText>
        </w:r>
      </w:del>
      <w:r>
        <w:rPr>
          <w:noProof/>
        </w:rPr>
        <w:fldChar w:fldCharType="end"/>
      </w:r>
    </w:p>
    <w:p w14:paraId="28378D26" w14:textId="47F99FE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ins w:id="11" w:author="Автор">
        <w:r w:rsidR="001E3D41">
          <w:rPr>
            <w:noProof/>
          </w:rPr>
          <w:t>12</w:t>
        </w:r>
      </w:ins>
      <w:del w:id="12" w:author="Автор">
        <w:r w:rsidDel="001E3D41">
          <w:rPr>
            <w:noProof/>
          </w:rPr>
          <w:delText>13</w:delText>
        </w:r>
      </w:del>
      <w:r>
        <w:rPr>
          <w:noProof/>
        </w:rPr>
        <w:fldChar w:fldCharType="end"/>
      </w:r>
    </w:p>
    <w:p w14:paraId="762EA6BF" w14:textId="7B15F53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ins w:id="13" w:author="Автор">
        <w:r w:rsidR="001E3D41">
          <w:rPr>
            <w:noProof/>
          </w:rPr>
          <w:t>16</w:t>
        </w:r>
      </w:ins>
      <w:del w:id="14" w:author="Автор">
        <w:r w:rsidDel="001E3D41">
          <w:rPr>
            <w:noProof/>
          </w:rPr>
          <w:delText>17</w:delText>
        </w:r>
      </w:del>
      <w:r>
        <w:rPr>
          <w:noProof/>
        </w:rPr>
        <w:fldChar w:fldCharType="end"/>
      </w:r>
    </w:p>
    <w:p w14:paraId="76BFD336" w14:textId="49F9374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ins w:id="15" w:author="Автор">
        <w:r w:rsidR="001E3D41">
          <w:rPr>
            <w:noProof/>
          </w:rPr>
          <w:t>17</w:t>
        </w:r>
      </w:ins>
      <w:del w:id="16" w:author="Автор">
        <w:r w:rsidDel="001E3D41">
          <w:rPr>
            <w:noProof/>
          </w:rPr>
          <w:delText>18</w:delText>
        </w:r>
      </w:del>
      <w:r>
        <w:rPr>
          <w:noProof/>
        </w:rPr>
        <w:fldChar w:fldCharType="end"/>
      </w:r>
    </w:p>
    <w:p w14:paraId="3816B920" w14:textId="667A6F87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ins w:id="17" w:author="Автор">
        <w:r w:rsidR="001E3D41">
          <w:rPr>
            <w:noProof/>
          </w:rPr>
          <w:t>18</w:t>
        </w:r>
      </w:ins>
      <w:del w:id="18" w:author="Автор">
        <w:r w:rsidDel="001E3D41">
          <w:rPr>
            <w:noProof/>
          </w:rPr>
          <w:delText>19</w:delText>
        </w:r>
      </w:del>
      <w:r>
        <w:rPr>
          <w:noProof/>
        </w:rPr>
        <w:fldChar w:fldCharType="end"/>
      </w:r>
    </w:p>
    <w:p w14:paraId="5AC8D9DD" w14:textId="0E4FAB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ins w:id="19" w:author="Автор">
        <w:r w:rsidR="001E3D41">
          <w:rPr>
            <w:noProof/>
          </w:rPr>
          <w:t>18</w:t>
        </w:r>
      </w:ins>
      <w:del w:id="20" w:author="Автор">
        <w:r w:rsidDel="001E3D41">
          <w:rPr>
            <w:noProof/>
          </w:rPr>
          <w:delText>19</w:delText>
        </w:r>
      </w:del>
      <w:r>
        <w:rPr>
          <w:noProof/>
        </w:rPr>
        <w:fldChar w:fldCharType="end"/>
      </w:r>
    </w:p>
    <w:p w14:paraId="5A6D81EB" w14:textId="7AF0536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ins w:id="21" w:author="Автор">
        <w:r w:rsidR="001E3D41">
          <w:rPr>
            <w:noProof/>
          </w:rPr>
          <w:t>20</w:t>
        </w:r>
      </w:ins>
      <w:del w:id="22" w:author="Автор">
        <w:r w:rsidDel="001E3D41">
          <w:rPr>
            <w:noProof/>
          </w:rPr>
          <w:delText>21</w:delText>
        </w:r>
      </w:del>
      <w:r>
        <w:rPr>
          <w:noProof/>
        </w:rPr>
        <w:fldChar w:fldCharType="end"/>
      </w:r>
    </w:p>
    <w:p w14:paraId="361E0CA2" w14:textId="201EB1C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ins w:id="23" w:author="Автор">
        <w:r w:rsidR="001E3D41">
          <w:rPr>
            <w:noProof/>
          </w:rPr>
          <w:t>21</w:t>
        </w:r>
      </w:ins>
      <w:del w:id="24" w:author="Автор">
        <w:r w:rsidDel="001E3D41">
          <w:rPr>
            <w:noProof/>
          </w:rPr>
          <w:delText>22</w:delText>
        </w:r>
      </w:del>
      <w:r>
        <w:rPr>
          <w:noProof/>
        </w:rPr>
        <w:fldChar w:fldCharType="end"/>
      </w:r>
    </w:p>
    <w:p w14:paraId="4E711298" w14:textId="5AD01D4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ins w:id="25" w:author="Автор">
        <w:r w:rsidR="001E3D41">
          <w:rPr>
            <w:noProof/>
          </w:rPr>
          <w:t>24</w:t>
        </w:r>
      </w:ins>
      <w:del w:id="26" w:author="Автор">
        <w:r w:rsidDel="001E3D41">
          <w:rPr>
            <w:noProof/>
          </w:rPr>
          <w:delText>25</w:delText>
        </w:r>
      </w:del>
      <w:r>
        <w:rPr>
          <w:noProof/>
        </w:rPr>
        <w:fldChar w:fldCharType="end"/>
      </w:r>
    </w:p>
    <w:p w14:paraId="52C3A09D" w14:textId="6C7421B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ins w:id="27" w:author="Автор">
        <w:r w:rsidR="001E3D41">
          <w:rPr>
            <w:noProof/>
          </w:rPr>
          <w:t>27</w:t>
        </w:r>
      </w:ins>
      <w:del w:id="28" w:author="Автор">
        <w:r w:rsidDel="001E3D41">
          <w:rPr>
            <w:noProof/>
          </w:rPr>
          <w:delText>28</w:delText>
        </w:r>
      </w:del>
      <w:r>
        <w:rPr>
          <w:noProof/>
        </w:rPr>
        <w:fldChar w:fldCharType="end"/>
      </w:r>
    </w:p>
    <w:p w14:paraId="35F5964E" w14:textId="250BD0C8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ins w:id="29" w:author="Автор">
        <w:r w:rsidR="001E3D41">
          <w:rPr>
            <w:noProof/>
          </w:rPr>
          <w:t>28</w:t>
        </w:r>
      </w:ins>
      <w:del w:id="30" w:author="Автор">
        <w:r w:rsidDel="001E3D41">
          <w:rPr>
            <w:noProof/>
          </w:rPr>
          <w:delText>29</w:delText>
        </w:r>
      </w:del>
      <w:r>
        <w:rPr>
          <w:noProof/>
        </w:rPr>
        <w:fldChar w:fldCharType="end"/>
      </w:r>
    </w:p>
    <w:p w14:paraId="2993FE10" w14:textId="52D31D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ins w:id="31" w:author="Автор">
        <w:r w:rsidR="001E3D41">
          <w:rPr>
            <w:noProof/>
          </w:rPr>
          <w:t>28</w:t>
        </w:r>
      </w:ins>
      <w:del w:id="32" w:author="Автор">
        <w:r w:rsidDel="001E3D41">
          <w:rPr>
            <w:noProof/>
          </w:rPr>
          <w:delText>29</w:delText>
        </w:r>
      </w:del>
      <w:r>
        <w:rPr>
          <w:noProof/>
        </w:rPr>
        <w:fldChar w:fldCharType="end"/>
      </w:r>
    </w:p>
    <w:p w14:paraId="2D86697B" w14:textId="4684407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ins w:id="33" w:author="Автор">
        <w:r w:rsidR="001E3D41">
          <w:rPr>
            <w:noProof/>
          </w:rPr>
          <w:t>29</w:t>
        </w:r>
      </w:ins>
      <w:del w:id="34" w:author="Автор">
        <w:r w:rsidDel="001E3D41">
          <w:rPr>
            <w:noProof/>
          </w:rPr>
          <w:delText>30</w:delText>
        </w:r>
      </w:del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484D48C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ins w:id="35" w:author="Автор">
        <w:r w:rsidR="001E3D41">
          <w:rPr>
            <w:noProof/>
          </w:rPr>
          <w:t>36</w:t>
        </w:r>
      </w:ins>
      <w:del w:id="36" w:author="Автор">
        <w:r w:rsidDel="001E3D41">
          <w:rPr>
            <w:noProof/>
          </w:rPr>
          <w:delText>36</w:delText>
        </w:r>
      </w:del>
      <w:r>
        <w:rPr>
          <w:noProof/>
        </w:rPr>
        <w:fldChar w:fldCharType="end"/>
      </w:r>
    </w:p>
    <w:p w14:paraId="5AF81BE8" w14:textId="621F6F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ins w:id="37" w:author="Автор">
        <w:r w:rsidR="001E3D41">
          <w:rPr>
            <w:noProof/>
          </w:rPr>
          <w:t>40</w:t>
        </w:r>
      </w:ins>
      <w:del w:id="38" w:author="Автор">
        <w:r w:rsidDel="001E3D41">
          <w:rPr>
            <w:noProof/>
          </w:rPr>
          <w:delText>41</w:delText>
        </w:r>
      </w:del>
      <w:r>
        <w:rPr>
          <w:noProof/>
        </w:rPr>
        <w:fldChar w:fldCharType="end"/>
      </w:r>
    </w:p>
    <w:p w14:paraId="7B5386AB" w14:textId="2FE35415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ins w:id="39" w:author="Автор">
        <w:r w:rsidR="001E3D41">
          <w:rPr>
            <w:noProof/>
          </w:rPr>
          <w:t>42</w:t>
        </w:r>
      </w:ins>
      <w:del w:id="40" w:author="Автор">
        <w:r w:rsidDel="001E3D41">
          <w:rPr>
            <w:noProof/>
          </w:rPr>
          <w:delText>42</w:delText>
        </w:r>
      </w:del>
      <w:r>
        <w:rPr>
          <w:noProof/>
        </w:rPr>
        <w:fldChar w:fldCharType="end"/>
      </w:r>
    </w:p>
    <w:p w14:paraId="4E6243D5" w14:textId="68A5B72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ins w:id="41" w:author="Автор">
        <w:r w:rsidR="001E3D41">
          <w:rPr>
            <w:noProof/>
          </w:rPr>
          <w:t>42</w:t>
        </w:r>
      </w:ins>
      <w:del w:id="42" w:author="Автор">
        <w:r w:rsidDel="001E3D41">
          <w:rPr>
            <w:noProof/>
          </w:rPr>
          <w:delText>42</w:delText>
        </w:r>
      </w:del>
      <w:r>
        <w:rPr>
          <w:noProof/>
        </w:rPr>
        <w:fldChar w:fldCharType="end"/>
      </w:r>
    </w:p>
    <w:p w14:paraId="2AD12A02" w14:textId="3AD8CF5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ins w:id="43" w:author="Автор">
        <w:r w:rsidR="001E3D41">
          <w:rPr>
            <w:noProof/>
          </w:rPr>
          <w:t>48</w:t>
        </w:r>
      </w:ins>
      <w:del w:id="44" w:author="Автор">
        <w:r w:rsidDel="001E3D41">
          <w:rPr>
            <w:noProof/>
          </w:rPr>
          <w:delText>48</w:delText>
        </w:r>
      </w:del>
      <w:r>
        <w:rPr>
          <w:noProof/>
        </w:rPr>
        <w:fldChar w:fldCharType="end"/>
      </w:r>
    </w:p>
    <w:p w14:paraId="35454A38" w14:textId="0178A2C3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ins w:id="45" w:author="Автор">
        <w:r w:rsidR="001E3D41">
          <w:rPr>
            <w:noProof/>
          </w:rPr>
          <w:t>50</w:t>
        </w:r>
      </w:ins>
      <w:del w:id="46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3E3D28BA" w14:textId="47FD5F7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ins w:id="47" w:author="Автор">
        <w:r w:rsidR="001E3D41">
          <w:rPr>
            <w:noProof/>
          </w:rPr>
          <w:t>50</w:t>
        </w:r>
      </w:ins>
      <w:del w:id="48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4B502E01" w14:textId="0C1D650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ins w:id="49" w:author="Автор">
        <w:r w:rsidR="001E3D41">
          <w:rPr>
            <w:noProof/>
          </w:rPr>
          <w:t>50</w:t>
        </w:r>
      </w:ins>
      <w:del w:id="50" w:author="Автор">
        <w:r w:rsidDel="001E3D41">
          <w:rPr>
            <w:noProof/>
          </w:rPr>
          <w:delText>50</w:delText>
        </w:r>
      </w:del>
      <w:r>
        <w:rPr>
          <w:noProof/>
        </w:rPr>
        <w:fldChar w:fldCharType="end"/>
      </w:r>
    </w:p>
    <w:p w14:paraId="5E01AC4F" w14:textId="2BC1A7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ins w:id="51" w:author="Автор">
        <w:r w:rsidR="001E3D41">
          <w:rPr>
            <w:noProof/>
          </w:rPr>
          <w:t>52</w:t>
        </w:r>
      </w:ins>
      <w:del w:id="52" w:author="Автор">
        <w:r w:rsidDel="001E3D41">
          <w:rPr>
            <w:noProof/>
          </w:rPr>
          <w:delText>52</w:delText>
        </w:r>
      </w:del>
      <w:r>
        <w:rPr>
          <w:noProof/>
        </w:rPr>
        <w:fldChar w:fldCharType="end"/>
      </w:r>
    </w:p>
    <w:p w14:paraId="013C4BA3" w14:textId="4FB3E4B8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ins w:id="53" w:author="Автор">
        <w:r w:rsidR="001E3D41">
          <w:rPr>
            <w:noProof/>
          </w:rPr>
          <w:t>52</w:t>
        </w:r>
      </w:ins>
      <w:del w:id="54" w:author="Автор">
        <w:r w:rsidDel="001E3D41">
          <w:rPr>
            <w:noProof/>
          </w:rPr>
          <w:delText>52</w:delText>
        </w:r>
      </w:del>
      <w:r>
        <w:rPr>
          <w:noProof/>
        </w:rPr>
        <w:fldChar w:fldCharType="end"/>
      </w:r>
    </w:p>
    <w:p w14:paraId="012E6623" w14:textId="7ADD2F4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ins w:id="55" w:author="Автор">
        <w:r w:rsidR="001E3D41">
          <w:rPr>
            <w:noProof/>
          </w:rPr>
          <w:t>55</w:t>
        </w:r>
      </w:ins>
      <w:del w:id="56" w:author="Автор">
        <w:r w:rsidDel="001E3D41">
          <w:rPr>
            <w:noProof/>
          </w:rPr>
          <w:delText>55</w:delText>
        </w:r>
      </w:del>
      <w:r>
        <w:rPr>
          <w:noProof/>
        </w:rPr>
        <w:fldChar w:fldCharType="end"/>
      </w:r>
    </w:p>
    <w:p w14:paraId="6C110FD9" w14:textId="7619E2E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ins w:id="57" w:author="Автор">
        <w:r w:rsidR="001E3D41">
          <w:rPr>
            <w:noProof/>
          </w:rPr>
          <w:t>59</w:t>
        </w:r>
      </w:ins>
      <w:del w:id="58" w:author="Автор">
        <w:r w:rsidDel="001E3D41">
          <w:rPr>
            <w:noProof/>
          </w:rPr>
          <w:delText>59</w:delText>
        </w:r>
      </w:del>
      <w:r>
        <w:rPr>
          <w:noProof/>
        </w:rPr>
        <w:fldChar w:fldCharType="end"/>
      </w:r>
    </w:p>
    <w:p w14:paraId="6599F9F1" w14:textId="69EB38B2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ins w:id="59" w:author="Автор">
        <w:r w:rsidR="001E3D41">
          <w:rPr>
            <w:noProof/>
          </w:rPr>
          <w:t>60</w:t>
        </w:r>
      </w:ins>
      <w:del w:id="60" w:author="Автор">
        <w:r w:rsidDel="001E3D41">
          <w:rPr>
            <w:noProof/>
          </w:rPr>
          <w:delText>60</w:delText>
        </w:r>
      </w:del>
      <w:r>
        <w:rPr>
          <w:noProof/>
        </w:rPr>
        <w:fldChar w:fldCharType="end"/>
      </w:r>
    </w:p>
    <w:p w14:paraId="5F1678AD" w14:textId="74A83B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ins w:id="61" w:author="Автор">
        <w:r w:rsidR="001E3D41">
          <w:rPr>
            <w:noProof/>
          </w:rPr>
          <w:t>60</w:t>
        </w:r>
      </w:ins>
      <w:del w:id="62" w:author="Автор">
        <w:r w:rsidDel="001E3D41">
          <w:rPr>
            <w:noProof/>
          </w:rPr>
          <w:delText>60</w:delText>
        </w:r>
      </w:del>
      <w:r>
        <w:rPr>
          <w:noProof/>
        </w:rPr>
        <w:fldChar w:fldCharType="end"/>
      </w:r>
    </w:p>
    <w:p w14:paraId="7C2074CA" w14:textId="25E8F8EA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ins w:id="63" w:author="Автор">
        <w:r w:rsidR="001E3D41">
          <w:rPr>
            <w:noProof/>
          </w:rPr>
          <w:t>61</w:t>
        </w:r>
      </w:ins>
      <w:del w:id="64" w:author="Автор">
        <w:r w:rsidDel="001E3D41">
          <w:rPr>
            <w:noProof/>
          </w:rPr>
          <w:delText>61</w:delText>
        </w:r>
      </w:del>
      <w:r>
        <w:rPr>
          <w:noProof/>
        </w:rPr>
        <w:fldChar w:fldCharType="end"/>
      </w:r>
    </w:p>
    <w:p w14:paraId="042D5176" w14:textId="62DB55E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ins w:id="65" w:author="Автор">
        <w:r w:rsidR="001E3D41">
          <w:rPr>
            <w:noProof/>
          </w:rPr>
          <w:t>65</w:t>
        </w:r>
      </w:ins>
      <w:del w:id="66" w:author="Автор">
        <w:r w:rsidDel="001E3D41">
          <w:rPr>
            <w:noProof/>
          </w:rPr>
          <w:delText>65</w:delText>
        </w:r>
      </w:del>
      <w:r>
        <w:rPr>
          <w:noProof/>
        </w:rPr>
        <w:fldChar w:fldCharType="end"/>
      </w:r>
    </w:p>
    <w:p w14:paraId="599ADAE1" w14:textId="2EE6A953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ins w:id="67" w:author="Автор">
        <w:r w:rsidR="001E3D41">
          <w:rPr>
            <w:noProof/>
          </w:rPr>
          <w:t>67</w:t>
        </w:r>
      </w:ins>
      <w:del w:id="68" w:author="Автор">
        <w:r w:rsidDel="001E3D41">
          <w:rPr>
            <w:noProof/>
          </w:rPr>
          <w:delText>67</w:delText>
        </w:r>
      </w:del>
      <w:r>
        <w:rPr>
          <w:noProof/>
        </w:rPr>
        <w:fldChar w:fldCharType="end"/>
      </w:r>
    </w:p>
    <w:p w14:paraId="24CBE0BA" w14:textId="6626F9D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ins w:id="69" w:author="Автор">
        <w:r w:rsidR="001E3D41">
          <w:rPr>
            <w:noProof/>
          </w:rPr>
          <w:t>68</w:t>
        </w:r>
      </w:ins>
      <w:del w:id="70" w:author="Автор">
        <w:r w:rsidDel="001E3D41">
          <w:rPr>
            <w:noProof/>
          </w:rPr>
          <w:delText>68</w:delText>
        </w:r>
      </w:del>
      <w:r>
        <w:rPr>
          <w:noProof/>
        </w:rPr>
        <w:fldChar w:fldCharType="end"/>
      </w:r>
    </w:p>
    <w:p w14:paraId="3C790421" w14:textId="5C09016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ins w:id="71" w:author="Автор">
        <w:r w:rsidR="001E3D41">
          <w:rPr>
            <w:noProof/>
          </w:rPr>
          <w:t>70</w:t>
        </w:r>
      </w:ins>
      <w:del w:id="72" w:author="Автор">
        <w:r w:rsidDel="001E3D41">
          <w:rPr>
            <w:noProof/>
          </w:rPr>
          <w:delText>70</w:delText>
        </w:r>
      </w:del>
      <w:r>
        <w:rPr>
          <w:noProof/>
        </w:rPr>
        <w:fldChar w:fldCharType="end"/>
      </w:r>
    </w:p>
    <w:p w14:paraId="5AFC4BC3" w14:textId="00EE130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ins w:id="73" w:author="Автор">
        <w:r w:rsidR="001E3D41">
          <w:rPr>
            <w:noProof/>
          </w:rPr>
          <w:t>77</w:t>
        </w:r>
      </w:ins>
      <w:del w:id="74" w:author="Автор">
        <w:r w:rsidDel="001E3D41">
          <w:rPr>
            <w:noProof/>
          </w:rPr>
          <w:delText>77</w:delText>
        </w:r>
      </w:del>
      <w:r>
        <w:rPr>
          <w:noProof/>
        </w:rPr>
        <w:fldChar w:fldCharType="end"/>
      </w:r>
    </w:p>
    <w:p w14:paraId="1BF370ED" w14:textId="4F455B6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ins w:id="75" w:author="Автор">
        <w:r w:rsidR="001E3D41">
          <w:rPr>
            <w:noProof/>
          </w:rPr>
          <w:t>78</w:t>
        </w:r>
      </w:ins>
      <w:del w:id="76" w:author="Автор">
        <w:r w:rsidDel="001E3D41">
          <w:rPr>
            <w:noProof/>
          </w:rPr>
          <w:delText>78</w:delText>
        </w:r>
      </w:del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commentRangeEnd w:id="0"/>
      <w:r w:rsidR="00DA3132">
        <w:rPr>
          <w:rStyle w:val="aff9"/>
        </w:rPr>
        <w:commentReference w:id="0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77" w:name="_Toc167623476"/>
      <w:r>
        <w:lastRenderedPageBreak/>
        <w:t>Введение</w:t>
      </w:r>
      <w:bookmarkEnd w:id="77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58196D2F" w:rsidR="003F5C72" w:rsidRDefault="003F5C72" w:rsidP="003F5C72">
      <w:r>
        <w:t xml:space="preserve"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</w:t>
      </w:r>
      <w:commentRangeStart w:id="78"/>
      <w:r>
        <w:t xml:space="preserve">решая разнообразные задачи </w:t>
      </w:r>
      <w:del w:id="79" w:author="Автор">
        <w:r w:rsidDel="001E3D41">
          <w:delText xml:space="preserve">и задачи </w:delText>
        </w:r>
      </w:del>
      <w:r>
        <w:t>с различным уровнем сложности</w:t>
      </w:r>
      <w:commentRangeEnd w:id="78"/>
      <w:r w:rsidR="00065374">
        <w:rPr>
          <w:rStyle w:val="aff9"/>
        </w:rPr>
        <w:commentReference w:id="78"/>
      </w:r>
      <w:r>
        <w:t xml:space="preserve">. Благодаря таким платформам студенты могут </w:t>
      </w:r>
      <w:ins w:id="80" w:author="Автор">
        <w:r w:rsidR="00F974BD">
          <w:t xml:space="preserve">улучшить </w:t>
        </w:r>
      </w:ins>
      <w:commentRangeStart w:id="81"/>
      <w:del w:id="82" w:author="Автор">
        <w:r w:rsidDel="00F974BD">
          <w:delText>прокачать</w:delText>
        </w:r>
      </w:del>
      <w:commentRangeEnd w:id="81"/>
      <w:r w:rsidR="00794410">
        <w:rPr>
          <w:rStyle w:val="aff9"/>
        </w:rPr>
        <w:commentReference w:id="81"/>
      </w:r>
      <w:del w:id="83" w:author="Автор">
        <w:r w:rsidDel="00187C53">
          <w:delText xml:space="preserve"> </w:delText>
        </w:r>
      </w:del>
      <w:r>
        <w:t>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Pr="00F152AA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2D77FC8F" w:rsidR="00307932" w:rsidRDefault="00307932" w:rsidP="003F5C72">
      <w:r>
        <w:t xml:space="preserve">Целью данной работы является </w:t>
      </w:r>
      <w:ins w:id="84" w:author="Автор">
        <w:r w:rsidR="001E3D41">
          <w:t xml:space="preserve">проектирование и разработка </w:t>
        </w:r>
      </w:ins>
      <w:commentRangeStart w:id="85"/>
      <w:del w:id="86" w:author="Автор">
        <w:r w:rsidDel="001E3D41">
          <w:delText>предоставление</w:delText>
        </w:r>
      </w:del>
      <w:r w:rsidR="002546A1">
        <w:t xml:space="preserve"> </w:t>
      </w:r>
      <w:commentRangeEnd w:id="85"/>
      <w:r w:rsidR="005F5136">
        <w:rPr>
          <w:rStyle w:val="aff9"/>
        </w:rPr>
        <w:commentReference w:id="85"/>
      </w:r>
      <w:r w:rsidR="002546A1">
        <w:t>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lastRenderedPageBreak/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t xml:space="preserve">4. Проектирование </w:t>
      </w:r>
      <w:commentRangeStart w:id="87"/>
      <w:r>
        <w:t>программного средства</w:t>
      </w:r>
      <w:commentRangeEnd w:id="87"/>
      <w:r w:rsidR="00604CF7">
        <w:rPr>
          <w:rStyle w:val="aff9"/>
        </w:rPr>
        <w:commentReference w:id="87"/>
      </w:r>
      <w:r>
        <w:t xml:space="preserve">. </w:t>
      </w:r>
    </w:p>
    <w:p w14:paraId="4E08FCC1" w14:textId="1298A14A" w:rsidR="000A648A" w:rsidRDefault="00307932" w:rsidP="00307932">
      <w:r>
        <w:t xml:space="preserve">5. Программное конструирование </w:t>
      </w:r>
      <w:ins w:id="88" w:author="Автор">
        <w:r w:rsidR="007837CD">
          <w:t>программного средства</w:t>
        </w:r>
      </w:ins>
      <w:del w:id="89" w:author="Автор">
        <w:r w:rsidDel="007837CD">
          <w:delText>информационной системы</w:delText>
        </w:r>
      </w:del>
      <w:r>
        <w:t>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0554499" w:rsidR="00307932" w:rsidRDefault="00307932" w:rsidP="00307932">
      <w:commentRangeStart w:id="90"/>
      <w:r>
        <w:t>Вторая глава содержит описание разработанных</w:t>
      </w:r>
      <w:ins w:id="91" w:author="Автор">
        <w:r w:rsidR="0025730E">
          <w:t xml:space="preserve"> структур данных и связей между ними, </w:t>
        </w:r>
      </w:ins>
      <w:del w:id="92" w:author="Автор">
        <w:r w:rsidDel="0025730E">
          <w:delText xml:space="preserve">, задействованных в решении поставленной задачи, </w:delText>
        </w:r>
      </w:del>
      <w:ins w:id="93" w:author="Автор">
        <w:r w:rsidR="0025730E">
          <w:t xml:space="preserve"> </w:t>
        </w:r>
      </w:ins>
      <w:r>
        <w:t>алгоритмов</w:t>
      </w:r>
      <w:ins w:id="94" w:author="Автор">
        <w:r w:rsidR="0025730E">
          <w:t xml:space="preserve"> и архитектуры приложения</w:t>
        </w:r>
      </w:ins>
      <w:r>
        <w:t xml:space="preserve">. </w:t>
      </w:r>
      <w:commentRangeEnd w:id="90"/>
      <w:r w:rsidR="008250E2">
        <w:rPr>
          <w:rStyle w:val="aff9"/>
        </w:rPr>
        <w:commentReference w:id="90"/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5A3C3069" w:rsidR="00CE01FB" w:rsidRPr="00CE01FB" w:rsidRDefault="00CE01FB" w:rsidP="00EF5172">
      <w:pPr>
        <w:pStyle w:val="1"/>
      </w:pPr>
      <w:bookmarkStart w:id="95" w:name="_Toc167623477"/>
      <w:r w:rsidRPr="00CE01FB">
        <w:lastRenderedPageBreak/>
        <w:t xml:space="preserve">1 </w:t>
      </w:r>
      <w:ins w:id="96" w:author="Автор">
        <w:r w:rsidR="00E047A7">
          <w:t>Аналитический</w:t>
        </w:r>
      </w:ins>
      <w:commentRangeStart w:id="97"/>
      <w:del w:id="98" w:author="Автор">
        <w:r w:rsidRPr="00537FC7" w:rsidDel="00E047A7">
          <w:delText>Теоретический</w:delText>
        </w:r>
      </w:del>
      <w:r w:rsidRPr="00CE01FB">
        <w:t xml:space="preserve"> </w:t>
      </w:r>
      <w:ins w:id="99" w:author="Автор">
        <w:r w:rsidR="00E047A7">
          <w:t>обзор</w:t>
        </w:r>
      </w:ins>
      <w:del w:id="100" w:author="Автор">
        <w:r w:rsidRPr="00CE01FB" w:rsidDel="00E047A7">
          <w:delText>раздел</w:delText>
        </w:r>
      </w:del>
      <w:bookmarkEnd w:id="95"/>
      <w:commentRangeEnd w:id="97"/>
      <w:r w:rsidR="00857128">
        <w:rPr>
          <w:rStyle w:val="aff9"/>
          <w:b w:val="0"/>
          <w:bCs w:val="0"/>
        </w:rPr>
        <w:commentReference w:id="97"/>
      </w:r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101" w:name="_Toc167623478"/>
      <w:r>
        <w:t xml:space="preserve">1.1 </w:t>
      </w:r>
      <w:r w:rsidR="003937C1">
        <w:t>Обзор предметной области</w:t>
      </w:r>
      <w:bookmarkEnd w:id="101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530335AA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</w:t>
      </w:r>
      <w:ins w:id="102" w:author="Автор">
        <w:r w:rsidR="00E67D79">
          <w:rPr>
            <w:rFonts w:eastAsia="Calibri"/>
          </w:rPr>
          <w:t xml:space="preserve"> каждого из них</w:t>
        </w:r>
      </w:ins>
      <w:r w:rsidRPr="000A0457">
        <w:rPr>
          <w:rFonts w:eastAsia="Calibri"/>
        </w:rPr>
        <w:t>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10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103"/>
    </w:p>
    <w:p w14:paraId="30E26111" w14:textId="4F708A6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</w:t>
      </w:r>
      <w:ins w:id="104" w:author="Автор">
        <w:r w:rsidR="00616B53">
          <w:t xml:space="preserve"> </w:t>
        </w:r>
      </w:ins>
      <w:del w:id="105" w:author="Автор">
        <w:r w:rsidDel="00616B53">
          <w:delText xml:space="preserve"> </w:delText>
        </w:r>
        <w:commentRangeStart w:id="106"/>
        <w:r w:rsidDel="00616B53">
          <w:delText>прогоне</w:delText>
        </w:r>
      </w:del>
      <w:commentRangeEnd w:id="106"/>
      <w:r w:rsidR="009A5635">
        <w:rPr>
          <w:rStyle w:val="aff9"/>
        </w:rPr>
        <w:commentReference w:id="106"/>
      </w:r>
      <w:ins w:id="107" w:author="Автор">
        <w:r w:rsidR="00616B53">
          <w:t>тестировании</w:t>
        </w:r>
        <w:r w:rsidR="00616B53" w:rsidRPr="00616B53">
          <w:rPr>
            <w:rPrChange w:id="108" w:author="Автор">
              <w:rPr>
                <w:lang w:val="en-US"/>
              </w:rPr>
            </w:rPrChange>
          </w:rPr>
          <w:t xml:space="preserve"> </w:t>
        </w:r>
      </w:ins>
      <w:del w:id="109" w:author="Автор">
        <w:r w:rsidDel="00616B53">
          <w:delText xml:space="preserve"> </w:delText>
        </w:r>
      </w:del>
      <w:r>
        <w:t>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6FBD9EDC" w:rsidR="00C52A0B" w:rsidRDefault="00C52A0B" w:rsidP="00C52A0B">
      <w:r>
        <w:t>Такой подход к проверке позволяет мгновенно и объективно оценить код пользователя</w:t>
      </w:r>
      <w:del w:id="110" w:author="Автор">
        <w:r w:rsidDel="005F4553">
          <w:delText xml:space="preserve">, </w:delText>
        </w:r>
        <w:commentRangeStart w:id="111"/>
        <w:r w:rsidDel="005F4553">
          <w:delText>обеспечивая его точность и производительность</w:delText>
        </w:r>
        <w:commentRangeEnd w:id="111"/>
        <w:r w:rsidR="00DE632E" w:rsidDel="005F4553">
          <w:rPr>
            <w:rStyle w:val="aff9"/>
          </w:rPr>
          <w:commentReference w:id="111"/>
        </w:r>
      </w:del>
      <w:r>
        <w:t xml:space="preserve">. </w:t>
      </w:r>
      <w:commentRangeStart w:id="112"/>
      <w:del w:id="113" w:author="Автор">
        <w:r w:rsidDel="009B68CC">
          <w:delText xml:space="preserve">Прогон </w:delText>
        </w:r>
      </w:del>
      <w:commentRangeEnd w:id="112"/>
      <w:r w:rsidR="00234B06">
        <w:rPr>
          <w:rStyle w:val="aff9"/>
        </w:rPr>
        <w:commentReference w:id="112"/>
      </w:r>
      <w:del w:id="114" w:author="Автор">
        <w:r w:rsidDel="009B68CC">
          <w:delText>по</w:delText>
        </w:r>
      </w:del>
      <w:r>
        <w:t xml:space="preserve"> </w:t>
      </w:r>
      <w:ins w:id="115" w:author="Автор">
        <w:r w:rsidR="009B68CC">
          <w:t>Авто-тестирование</w:t>
        </w:r>
      </w:ins>
      <w:del w:id="116" w:author="Автор">
        <w:r w:rsidDel="009B68CC">
          <w:delText>авто-тестам</w:delText>
        </w:r>
      </w:del>
      <w:r>
        <w:t xml:space="preserve">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117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117"/>
    </w:p>
    <w:p w14:paraId="25128B09" w14:textId="7EDB9429" w:rsidR="003E23A0" w:rsidRDefault="003E23A0" w:rsidP="003E23A0">
      <w:del w:id="118" w:author="Автор">
        <w:r w:rsidDel="00027E0C">
          <w:delText xml:space="preserve">Безопасность платформы </w:delText>
        </w:r>
        <w:commentRangeStart w:id="119"/>
        <w:r w:rsidDel="00027E0C">
          <w:delText>является важной темой</w:delText>
        </w:r>
        <w:commentRangeEnd w:id="119"/>
        <w:r w:rsidR="008723EE" w:rsidDel="00027E0C">
          <w:rPr>
            <w:rStyle w:val="aff9"/>
          </w:rPr>
          <w:commentReference w:id="119"/>
        </w:r>
        <w:r w:rsidDel="00027E0C">
          <w:delText>, поскольку запуск пользовательского кода небезопасен на хост-системе.</w:delText>
        </w:r>
      </w:del>
      <w:ins w:id="120" w:author="Автор">
        <w:r w:rsidR="00027E0C">
          <w:t>Тема безопасности на платформах, где запускается пользовательский код, является особенно</w:t>
        </w:r>
      </w:ins>
      <w:r>
        <w:t xml:space="preserve"> </w:t>
      </w:r>
      <w:ins w:id="121" w:author="Автор">
        <w:r w:rsidR="00027E0C">
          <w:t xml:space="preserve">актуальной. </w:t>
        </w:r>
      </w:ins>
      <w:del w:id="122" w:author="Автор">
        <w:r w:rsidDel="00027E0C">
          <w:delText xml:space="preserve">Это </w:delText>
        </w:r>
      </w:del>
      <w:ins w:id="123" w:author="Автор">
        <w:r w:rsidR="00027E0C">
          <w:t xml:space="preserve">Запуск пользовательского кода </w:t>
        </w:r>
      </w:ins>
      <w:r>
        <w:t xml:space="preserve">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lastRenderedPageBreak/>
        <w:t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124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124"/>
    </w:p>
    <w:p w14:paraId="5892FEE5" w14:textId="79D9DB15" w:rsidR="00B673A1" w:rsidRPr="00E67107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del w:id="125" w:author="Автор">
        <w:r w:rsidDel="007128BB">
          <w:delText>Leetcode</w:delText>
        </w:r>
      </w:del>
      <w:ins w:id="126" w:author="Автор">
        <w:r w:rsidR="007128BB">
          <w:t>Leet</w:t>
        </w:r>
        <w:proofErr w:type="spellEnd"/>
        <w:r w:rsidR="007128BB">
          <w:rPr>
            <w:lang w:val="en-US"/>
          </w:rPr>
          <w:t>C</w:t>
        </w:r>
        <w:proofErr w:type="spellStart"/>
        <w:r w:rsidR="007128BB">
          <w:t>ode</w:t>
        </w:r>
      </w:ins>
      <w:proofErr w:type="spellEnd"/>
      <w:r>
        <w:t>»</w:t>
      </w:r>
      <w:ins w:id="127" w:author="Автор">
        <w:r w:rsidR="00E21F32">
          <w:t xml:space="preserve"> </w:t>
        </w:r>
      </w:ins>
      <w:r w:rsidR="00887713" w:rsidRPr="00887713">
        <w:t>[2]</w:t>
      </w:r>
      <w:r>
        <w:t xml:space="preserve">, а в </w:t>
      </w:r>
      <w:del w:id="128" w:author="Автор">
        <w:r w:rsidDel="00DD6096">
          <w:delText>р</w:delText>
        </w:r>
      </w:del>
      <w:ins w:id="129" w:author="Автор">
        <w:r w:rsidR="00DD6096">
          <w:t>Р</w:t>
        </w:r>
      </w:ins>
      <w:r>
        <w:t>осси</w:t>
      </w:r>
      <w:ins w:id="130" w:author="Автор">
        <w:r w:rsidR="00B1129C">
          <w:t xml:space="preserve">и </w:t>
        </w:r>
        <w:del w:id="131" w:author="Автор">
          <w:r w:rsidR="00B1129C" w:rsidDel="00891BE3">
            <w:delText>и других странах СНГ</w:delText>
          </w:r>
          <w:r w:rsidR="0040039D" w:rsidDel="00B1129C">
            <w:delText>йской Федерации</w:delText>
          </w:r>
          <w:r w:rsidR="00DD6096" w:rsidDel="0040039D">
            <w:delText>и</w:delText>
          </w:r>
          <w:r w:rsidR="00DD6096" w:rsidDel="00891BE3">
            <w:delText xml:space="preserve"> </w:delText>
          </w:r>
        </w:del>
      </w:ins>
      <w:del w:id="132" w:author="Автор">
        <w:r w:rsidDel="00DD6096">
          <w:delText>йском</w:delText>
        </w:r>
        <w:r w:rsidDel="007E1E1C">
          <w:delText xml:space="preserve"> </w:delText>
        </w:r>
        <w:commentRangeStart w:id="133"/>
        <w:r w:rsidDel="007E1E1C">
          <w:delText xml:space="preserve">сегменте </w:delText>
        </w:r>
        <w:commentRangeEnd w:id="133"/>
        <w:r w:rsidR="004731CF" w:rsidDel="007E1E1C">
          <w:rPr>
            <w:rStyle w:val="aff9"/>
          </w:rPr>
          <w:commentReference w:id="133"/>
        </w:r>
      </w:del>
      <w:r>
        <w:t>— «</w:t>
      </w:r>
      <w:proofErr w:type="spellStart"/>
      <w:r>
        <w:t>Информатикс</w:t>
      </w:r>
      <w:proofErr w:type="spellEnd"/>
      <w:r>
        <w:t>»</w:t>
      </w:r>
      <w:ins w:id="134" w:author="Автор">
        <w:r w:rsidR="00E21F32">
          <w:t xml:space="preserve"> </w:t>
        </w:r>
      </w:ins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3E8C7B25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del w:id="135" w:author="Автор">
        <w:r w:rsidRPr="00312072" w:rsidDel="00CF56ED">
          <w:delText>Leetcode</w:delText>
        </w:r>
      </w:del>
      <w:ins w:id="136" w:author="Автор">
        <w:r w:rsidR="00CF56ED" w:rsidRPr="00312072">
          <w:t>Leet</w:t>
        </w:r>
        <w:proofErr w:type="spellEnd"/>
        <w:r w:rsidR="00CF56ED">
          <w:rPr>
            <w:lang w:val="en-US"/>
          </w:rPr>
          <w:t>C</w:t>
        </w:r>
        <w:proofErr w:type="spellStart"/>
        <w:r w:rsidR="00CF56ED" w:rsidRPr="00312072">
          <w:t>ode</w:t>
        </w:r>
      </w:ins>
      <w:proofErr w:type="spellEnd"/>
      <w:r w:rsidRPr="00312072">
        <w:t xml:space="preserve"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</w:t>
      </w:r>
      <w:r w:rsidRPr="00312072">
        <w:lastRenderedPageBreak/>
        <w:t>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>» менее обширное 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7640D149" w:rsidR="00B673A1" w:rsidRDefault="00B673A1" w:rsidP="00B673A1">
      <w:r>
        <w:t>Важным преимуществом «</w:t>
      </w:r>
      <w:proofErr w:type="spellStart"/>
      <w:del w:id="137" w:author="Автор">
        <w:r w:rsidDel="00E905F0">
          <w:delText>Leetcode</w:delText>
        </w:r>
      </w:del>
      <w:ins w:id="138" w:author="Автор">
        <w:r w:rsidR="00E905F0">
          <w:t>Leet</w:t>
        </w:r>
        <w:proofErr w:type="spellEnd"/>
        <w:r w:rsidR="00E905F0">
          <w:rPr>
            <w:lang w:val="en-US"/>
          </w:rPr>
          <w:t>C</w:t>
        </w:r>
        <w:proofErr w:type="spellStart"/>
        <w:r w:rsidR="00E905F0">
          <w:t>ode</w:t>
        </w:r>
      </w:ins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52E9AEA" w:rsidR="0046158D" w:rsidRDefault="000F6F25" w:rsidP="0046158D">
      <w:r w:rsidRPr="000F6F25">
        <w:t>Также стоит упомянуть платформу «</w:t>
      </w:r>
      <w:proofErr w:type="spellStart"/>
      <w:r w:rsidRPr="000F6F25">
        <w:t>Codewars</w:t>
      </w:r>
      <w:proofErr w:type="spellEnd"/>
      <w:r w:rsidRPr="000F6F25">
        <w:t>»</w:t>
      </w:r>
      <w:ins w:id="139" w:author="Автор">
        <w:r w:rsidR="0058176A">
          <w:t xml:space="preserve"> </w:t>
        </w:r>
      </w:ins>
      <w:r w:rsidR="00887713" w:rsidRPr="00887713">
        <w:t>[4]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del w:id="140" w:author="Автор">
        <w:r w:rsidRPr="000F6F25" w:rsidDel="00A345A8">
          <w:delText>Leetcode</w:delText>
        </w:r>
      </w:del>
      <w:ins w:id="141" w:author="Автор">
        <w:r w:rsidR="00A345A8" w:rsidRPr="000F6F25">
          <w:t>Leet</w:t>
        </w:r>
        <w:proofErr w:type="spellEnd"/>
        <w:r w:rsidR="00A345A8">
          <w:rPr>
            <w:lang w:val="en-US"/>
          </w:rPr>
          <w:t>C</w:t>
        </w:r>
        <w:proofErr w:type="spellStart"/>
        <w:r w:rsidR="00A345A8" w:rsidRPr="000F6F25">
          <w:t>ode</w:t>
        </w:r>
      </w:ins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4949CD9B" w:rsidR="0046158D" w:rsidRDefault="0046158D" w:rsidP="0046158D">
      <w:r>
        <w:lastRenderedPageBreak/>
        <w:t>В отличие от него, «</w:t>
      </w:r>
      <w:proofErr w:type="spellStart"/>
      <w:del w:id="142" w:author="Автор">
        <w:r w:rsidDel="00E01361">
          <w:delText>Leetcode</w:delText>
        </w:r>
      </w:del>
      <w:ins w:id="143" w:author="Автор">
        <w:r w:rsidR="00E01361">
          <w:t>Leet</w:t>
        </w:r>
        <w:proofErr w:type="spellEnd"/>
        <w:r w:rsidR="00E01361">
          <w:rPr>
            <w:lang w:val="en-US"/>
          </w:rPr>
          <w:t>C</w:t>
        </w:r>
        <w:proofErr w:type="spellStart"/>
        <w:r w:rsidR="00E01361">
          <w:t>ode</w:t>
        </w:r>
      </w:ins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lastRenderedPageBreak/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2C5A3065" w:rsidR="00C7049C" w:rsidRPr="00C7049C" w:rsidRDefault="00251E71" w:rsidP="00C7049C">
      <w:pPr>
        <w:rPr>
          <w:rFonts w:eastAsia="Calibri"/>
        </w:rPr>
      </w:pPr>
      <w:ins w:id="144" w:author="Автор">
        <w:r>
          <w:rPr>
            <w:rFonts w:eastAsia="Calibri"/>
          </w:rPr>
          <w:t>Платформа «</w:t>
        </w:r>
        <w:proofErr w:type="spellStart"/>
        <w:r>
          <w:rPr>
            <w:rFonts w:eastAsia="Calibri"/>
            <w:lang w:val="en-US"/>
          </w:rPr>
          <w:t>LeetCode</w:t>
        </w:r>
        <w:proofErr w:type="spellEnd"/>
        <w:r>
          <w:rPr>
            <w:rFonts w:eastAsia="Calibri"/>
          </w:rPr>
          <w:t xml:space="preserve">» имеет </w:t>
        </w:r>
      </w:ins>
      <w:del w:id="145" w:author="Автор">
        <w:r w:rsidR="005172E9" w:rsidDel="00251E71">
          <w:rPr>
            <w:rFonts w:eastAsia="Calibri"/>
          </w:rPr>
          <w:delText>З</w:delText>
        </w:r>
      </w:del>
      <w:ins w:id="146" w:author="Автор">
        <w:r>
          <w:rPr>
            <w:rFonts w:eastAsia="Calibri"/>
          </w:rPr>
          <w:t>з</w:t>
        </w:r>
      </w:ins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del w:id="147" w:author="Автор">
        <w:r w:rsidR="005172E9" w:rsidDel="00251E71">
          <w:rPr>
            <w:rFonts w:eastAsia="Calibri"/>
          </w:rPr>
          <w:delText>имеет «</w:delText>
        </w:r>
        <w:r w:rsidR="005172E9" w:rsidDel="00251E71">
          <w:rPr>
            <w:rFonts w:eastAsia="Calibri"/>
            <w:lang w:val="en-US"/>
          </w:rPr>
          <w:delText>LeetCode</w:delText>
        </w:r>
        <w:r w:rsidR="005172E9" w:rsidDel="00251E71">
          <w:rPr>
            <w:rFonts w:eastAsia="Calibri"/>
          </w:rPr>
          <w:delText>»,</w:delText>
        </w:r>
      </w:del>
      <w:r w:rsidR="005172E9"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 xml:space="preserve"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</w:t>
      </w:r>
      <w:commentRangeStart w:id="148"/>
      <w:r w:rsidR="00C7049C" w:rsidRPr="00C7049C">
        <w:rPr>
          <w:rFonts w:eastAsia="Calibri"/>
        </w:rPr>
        <w:t>развити</w:t>
      </w:r>
      <w:ins w:id="149" w:author="Автор">
        <w:r w:rsidR="006B729C">
          <w:rPr>
            <w:rFonts w:eastAsia="Calibri"/>
          </w:rPr>
          <w:t>я</w:t>
        </w:r>
      </w:ins>
      <w:del w:id="150" w:author="Автор">
        <w:r w:rsidR="00C7049C" w:rsidRPr="00C7049C" w:rsidDel="006B729C">
          <w:rPr>
            <w:rFonts w:eastAsia="Calibri"/>
          </w:rPr>
          <w:delText>е</w:delText>
        </w:r>
      </w:del>
      <w:r w:rsidR="00C7049C" w:rsidRPr="00C7049C">
        <w:rPr>
          <w:rFonts w:eastAsia="Calibri"/>
        </w:rPr>
        <w:t xml:space="preserve"> </w:t>
      </w:r>
      <w:commentRangeEnd w:id="148"/>
      <w:r w:rsidR="00355F9F">
        <w:rPr>
          <w:rStyle w:val="aff9"/>
        </w:rPr>
        <w:commentReference w:id="148"/>
      </w:r>
      <w:r w:rsidR="00C7049C" w:rsidRPr="00C7049C">
        <w:rPr>
          <w:rFonts w:eastAsia="Calibri"/>
        </w:rPr>
        <w:t>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 xml:space="preserve"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</w:t>
      </w:r>
      <w:r w:rsidRPr="00C7049C">
        <w:rPr>
          <w:rFonts w:eastAsia="Calibri"/>
        </w:rPr>
        <w:lastRenderedPageBreak/>
        <w:t>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151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151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 xml:space="preserve">интерфейс может быть неудобным для </w:t>
      </w:r>
      <w:r>
        <w:lastRenderedPageBreak/>
        <w:t>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152" w:name="_Toc167623483"/>
      <w:r>
        <w:t>1.6 Вывод по главе</w:t>
      </w:r>
      <w:bookmarkEnd w:id="152"/>
    </w:p>
    <w:p w14:paraId="389DBC72" w14:textId="6EB81FA7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</w:t>
      </w:r>
      <w:commentRangeStart w:id="153"/>
      <w:del w:id="154" w:author="Автор">
        <w:r w:rsidDel="00263098">
          <w:delText>Проанализированы ее главные характеристики</w:delText>
        </w:r>
        <w:commentRangeEnd w:id="153"/>
        <w:r w:rsidR="00545072" w:rsidDel="00263098">
          <w:rPr>
            <w:rStyle w:val="aff9"/>
          </w:rPr>
          <w:commentReference w:id="153"/>
        </w:r>
        <w:r w:rsidDel="00263098">
          <w:delText xml:space="preserve">. </w:delText>
        </w:r>
      </w:del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ins w:id="155" w:author="Автор">
        <w:r w:rsidR="00043045">
          <w:t xml:space="preserve">Поставлена цель и </w:t>
        </w:r>
      </w:ins>
      <w:del w:id="156" w:author="Автор">
        <w:r w:rsidDel="00043045">
          <w:delText>С</w:delText>
        </w:r>
      </w:del>
      <w:ins w:id="157" w:author="Автор">
        <w:r w:rsidR="00043045">
          <w:t>с</w:t>
        </w:r>
      </w:ins>
      <w:r>
        <w:t>формулирован</w:t>
      </w:r>
      <w:ins w:id="158" w:author="Автор">
        <w:r w:rsidR="00043045">
          <w:t>ы</w:t>
        </w:r>
      </w:ins>
      <w:del w:id="159" w:author="Автор">
        <w:r w:rsidDel="00043045">
          <w:delText>а</w:delText>
        </w:r>
      </w:del>
      <w:r>
        <w:t xml:space="preserve"> задач</w:t>
      </w:r>
      <w:ins w:id="160" w:author="Автор">
        <w:r w:rsidR="00043045">
          <w:t>и</w:t>
        </w:r>
        <w:r w:rsidR="00C33C9A">
          <w:t xml:space="preserve"> для реализации онлайн-платформы</w:t>
        </w:r>
      </w:ins>
      <w:del w:id="161" w:author="Автор">
        <w:r w:rsidDel="00043045">
          <w:delText xml:space="preserve">а разработки и </w:delText>
        </w:r>
        <w:commentRangeStart w:id="162"/>
        <w:r w:rsidDel="00043045">
          <w:delText>описаны ключевые функции</w:delText>
        </w:r>
        <w:commentRangeEnd w:id="162"/>
        <w:r w:rsidR="001D39E4" w:rsidDel="00043045">
          <w:rPr>
            <w:rStyle w:val="aff9"/>
          </w:rPr>
          <w:commentReference w:id="162"/>
        </w:r>
      </w:del>
      <w:ins w:id="163" w:author="Автор">
        <w:r w:rsidR="00043045">
          <w:t>.</w:t>
        </w:r>
      </w:ins>
      <w:del w:id="164" w:author="Автор">
        <w:r w:rsidDel="00043045">
          <w:delText xml:space="preserve">, которые должны присутствовать в создаваемой </w:delText>
        </w:r>
      </w:del>
      <w:ins w:id="165" w:author="Автор">
        <w:del w:id="166" w:author="Автор">
          <w:r w:rsidR="0052148C" w:rsidDel="00043045">
            <w:delText>программном средстве</w:delText>
          </w:r>
        </w:del>
      </w:ins>
      <w:del w:id="167" w:author="Автор">
        <w:r w:rsidDel="00043045">
          <w:delText>информационной системе.</w:delText>
        </w:r>
      </w:del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168" w:name="_Toc70360015"/>
      <w:bookmarkStart w:id="169" w:name="_Toc70188713"/>
      <w:bookmarkStart w:id="17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168"/>
      <w:bookmarkEnd w:id="169"/>
      <w:bookmarkEnd w:id="170"/>
    </w:p>
    <w:p w14:paraId="78B12551" w14:textId="6F4D6CEB" w:rsidR="00EC6339" w:rsidRDefault="002F2C50" w:rsidP="00EC6339">
      <w:r>
        <w:t xml:space="preserve">В </w:t>
      </w:r>
      <w:del w:id="171" w:author="Автор">
        <w:r w:rsidDel="00E91101">
          <w:delText xml:space="preserve">этой </w:delText>
        </w:r>
      </w:del>
      <w:ins w:id="172" w:author="Автор">
        <w:r w:rsidR="00E91101">
          <w:t xml:space="preserve">данной </w:t>
        </w:r>
      </w:ins>
      <w:r>
        <w:t>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73" w:name="_Toc70360016"/>
      <w:bookmarkStart w:id="174" w:name="_Toc70188714"/>
      <w:bookmarkStart w:id="175" w:name="_Toc167623485"/>
      <w:r>
        <w:t>2</w:t>
      </w:r>
      <w:r w:rsidR="00EC6339">
        <w:t xml:space="preserve">.1 </w:t>
      </w:r>
      <w:bookmarkEnd w:id="173"/>
      <w:bookmarkEnd w:id="174"/>
      <w:r w:rsidR="00B73453">
        <w:t>Проектирование структур данных</w:t>
      </w:r>
      <w:bookmarkEnd w:id="175"/>
    </w:p>
    <w:p w14:paraId="26F215FA" w14:textId="36D3B62F" w:rsidR="00EC6339" w:rsidRDefault="007A715B" w:rsidP="007A715B">
      <w:bookmarkStart w:id="176" w:name="_Toc70360017"/>
      <w:bookmarkStart w:id="177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76"/>
      <w:bookmarkEnd w:id="177"/>
    </w:p>
    <w:p w14:paraId="136B360B" w14:textId="1A023C58" w:rsidR="00EC6339" w:rsidRDefault="001B606E" w:rsidP="00EC6339">
      <w:pPr>
        <w:pStyle w:val="3"/>
      </w:pPr>
      <w:bookmarkStart w:id="178" w:name="_Toc70360018"/>
      <w:bookmarkStart w:id="179" w:name="_Toc70188716"/>
      <w:bookmarkStart w:id="180" w:name="_Toc166412640"/>
      <w:bookmarkStart w:id="181" w:name="_Toc166412915"/>
      <w:bookmarkStart w:id="182" w:name="_Toc166914857"/>
      <w:bookmarkStart w:id="183" w:name="_Toc167623486"/>
      <w:r>
        <w:t>2</w:t>
      </w:r>
      <w:r w:rsidR="00EC6339">
        <w:t xml:space="preserve">.2.1 Описание </w:t>
      </w:r>
      <w:bookmarkEnd w:id="178"/>
      <w:bookmarkEnd w:id="179"/>
      <w:r w:rsidR="00D857EA">
        <w:t>структуры «Задача»</w:t>
      </w:r>
      <w:bookmarkEnd w:id="180"/>
      <w:bookmarkEnd w:id="181"/>
      <w:bookmarkEnd w:id="182"/>
      <w:bookmarkEnd w:id="183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>
            <w:pPr>
              <w:pStyle w:val="aff0"/>
              <w:jc w:val="center"/>
              <w:pPrChange w:id="184" w:author="Автор">
                <w:pPr>
                  <w:pStyle w:val="aff0"/>
                </w:pPr>
              </w:pPrChange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>
            <w:pPr>
              <w:pStyle w:val="aff0"/>
              <w:jc w:val="center"/>
              <w:pPrChange w:id="185" w:author="Автор">
                <w:pPr>
                  <w:pStyle w:val="aff0"/>
                </w:pPr>
              </w:pPrChange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>
            <w:pPr>
              <w:pStyle w:val="aff0"/>
              <w:jc w:val="center"/>
              <w:pPrChange w:id="186" w:author="Автор">
                <w:pPr>
                  <w:pStyle w:val="aff0"/>
                </w:pPr>
              </w:pPrChange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>
            <w:pPr>
              <w:pStyle w:val="aff0"/>
              <w:jc w:val="center"/>
              <w:pPrChange w:id="187" w:author="Автор">
                <w:pPr>
                  <w:pStyle w:val="aff0"/>
                </w:pPr>
              </w:pPrChange>
            </w:pPr>
            <w:commentRangeStart w:id="188"/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>
            <w:pPr>
              <w:pStyle w:val="aff0"/>
              <w:jc w:val="center"/>
              <w:pPrChange w:id="189" w:author="Автор">
                <w:pPr>
                  <w:pStyle w:val="aff0"/>
                </w:pPr>
              </w:pPrChange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>
            <w:pPr>
              <w:pStyle w:val="aff0"/>
              <w:jc w:val="center"/>
              <w:pPrChange w:id="190" w:author="Автор">
                <w:pPr>
                  <w:pStyle w:val="aff0"/>
                </w:pPr>
              </w:pPrChange>
            </w:pPr>
            <w:r w:rsidRPr="002D5B69">
              <w:t>3</w:t>
            </w:r>
            <w:commentRangeEnd w:id="188"/>
            <w:r w:rsidR="00FC7B72">
              <w:rPr>
                <w:rStyle w:val="aff9"/>
              </w:rPr>
              <w:commentReference w:id="188"/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191" w:name="_Toc166412641"/>
      <w:bookmarkStart w:id="192" w:name="_Toc166412916"/>
      <w:bookmarkStart w:id="193" w:name="_Toc166914858"/>
      <w:bookmarkStart w:id="194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191"/>
      <w:bookmarkEnd w:id="192"/>
      <w:bookmarkEnd w:id="193"/>
      <w:bookmarkEnd w:id="194"/>
    </w:p>
    <w:p w14:paraId="71A80BBA" w14:textId="1DE84260" w:rsidR="00632A48" w:rsidRDefault="00CE1DD4" w:rsidP="00632A48">
      <w:ins w:id="195" w:author="Автор">
        <w:r>
          <w:t>Структура «Решение» представляет собой</w:t>
        </w:r>
      </w:ins>
      <w:commentRangeStart w:id="196"/>
      <w:commentRangeStart w:id="197"/>
      <w:del w:id="198" w:author="Автор">
        <w:r w:rsidR="00632A48" w:rsidDel="00CE1DD4">
          <w:delText>Пользователи отправляют</w:delText>
        </w:r>
      </w:del>
      <w:r w:rsidR="00632A48">
        <w:t xml:space="preserve"> </w:t>
      </w:r>
      <w:ins w:id="199" w:author="Автор">
        <w:r>
          <w:t xml:space="preserve">пользовательский </w:t>
        </w:r>
      </w:ins>
      <w:del w:id="200" w:author="Автор">
        <w:r w:rsidR="00632A48" w:rsidDel="00CE1DD4">
          <w:delText xml:space="preserve">свои </w:delText>
        </w:r>
      </w:del>
      <w:r w:rsidR="00632A48">
        <w:t>вариант</w:t>
      </w:r>
      <w:del w:id="201" w:author="Автор">
        <w:r w:rsidR="00632A48" w:rsidDel="00CE1DD4">
          <w:delText>ы</w:delText>
        </w:r>
      </w:del>
      <w:r w:rsidR="00632A48">
        <w:t xml:space="preserve"> решения задачи</w:t>
      </w:r>
      <w:commentRangeEnd w:id="196"/>
      <w:r w:rsidR="00891016">
        <w:rPr>
          <w:rStyle w:val="aff9"/>
        </w:rPr>
        <w:commentReference w:id="196"/>
      </w:r>
      <w:commentRangeEnd w:id="197"/>
      <w:r w:rsidR="00310C05">
        <w:rPr>
          <w:rStyle w:val="aff9"/>
        </w:rPr>
        <w:commentReference w:id="197"/>
      </w:r>
      <w:r w:rsidR="00632A48">
        <w:t>.</w:t>
      </w:r>
      <w:ins w:id="202" w:author="Автор">
        <w:r w:rsidR="00310C05">
          <w:t xml:space="preserve"> Данная структура будет использована для </w:t>
        </w:r>
        <w:r w:rsidR="00A470E0">
          <w:t xml:space="preserve">долговременного </w:t>
        </w:r>
        <w:r w:rsidR="00310C05">
          <w:t>хранения отправленных пользователем решений.</w:t>
        </w:r>
      </w:ins>
      <w:r w:rsidR="00632A48">
        <w:t xml:space="preserve">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commentRangeStart w:id="203"/>
      <w:r w:rsidR="00273127">
        <w:t>Решение</w:t>
      </w:r>
      <w:commentRangeEnd w:id="203"/>
      <w:r w:rsidR="00891016">
        <w:rPr>
          <w:rStyle w:val="aff9"/>
        </w:rPr>
        <w:commentReference w:id="203"/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>
            <w:pPr>
              <w:pStyle w:val="aff0"/>
              <w:jc w:val="center"/>
              <w:pPrChange w:id="204" w:author="Автор">
                <w:pPr>
                  <w:pStyle w:val="aff0"/>
                </w:pPr>
              </w:pPrChange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>
            <w:pPr>
              <w:pStyle w:val="aff0"/>
              <w:jc w:val="center"/>
              <w:pPrChange w:id="205" w:author="Автор">
                <w:pPr>
                  <w:pStyle w:val="aff0"/>
                </w:pPr>
              </w:pPrChange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>
            <w:pPr>
              <w:pStyle w:val="aff0"/>
              <w:jc w:val="center"/>
              <w:pPrChange w:id="206" w:author="Автор">
                <w:pPr>
                  <w:pStyle w:val="aff0"/>
                </w:pPr>
              </w:pPrChange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>
            <w:pPr>
              <w:pStyle w:val="aff0"/>
              <w:jc w:val="center"/>
              <w:pPrChange w:id="207" w:author="Автор">
                <w:pPr>
                  <w:pStyle w:val="aff0"/>
                </w:pPr>
              </w:pPrChange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>
            <w:pPr>
              <w:pStyle w:val="aff0"/>
              <w:jc w:val="center"/>
              <w:pPrChange w:id="208" w:author="Автор">
                <w:pPr>
                  <w:pStyle w:val="aff0"/>
                </w:pPr>
              </w:pPrChange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>
            <w:pPr>
              <w:pStyle w:val="aff0"/>
              <w:jc w:val="center"/>
              <w:pPrChange w:id="209" w:author="Автор">
                <w:pPr>
                  <w:pStyle w:val="aff0"/>
                </w:pPr>
              </w:pPrChange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10" w:name="_Toc166412642"/>
      <w:bookmarkStart w:id="211" w:name="_Toc166412917"/>
      <w:bookmarkStart w:id="212" w:name="_Toc166914859"/>
      <w:bookmarkStart w:id="213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10"/>
      <w:bookmarkEnd w:id="211"/>
      <w:bookmarkEnd w:id="212"/>
      <w:bookmarkEnd w:id="213"/>
    </w:p>
    <w:p w14:paraId="575BA906" w14:textId="711AF686" w:rsidR="0048619A" w:rsidRDefault="00A23889" w:rsidP="00632A48">
      <w:pPr>
        <w:rPr>
          <w:ins w:id="214" w:author="Автор"/>
        </w:rPr>
      </w:pPr>
      <w:r>
        <w:t xml:space="preserve">Решение, отправленное </w:t>
      </w:r>
      <w:commentRangeStart w:id="215"/>
      <w:r>
        <w:t>пользовател</w:t>
      </w:r>
      <w:ins w:id="216" w:author="Автор">
        <w:r w:rsidR="00371DBE">
          <w:t>ем</w:t>
        </w:r>
      </w:ins>
      <w:del w:id="217" w:author="Автор">
        <w:r w:rsidDel="00371DBE">
          <w:delText>ь</w:delText>
        </w:r>
      </w:del>
      <w:ins w:id="218" w:author="Автор">
        <w:r w:rsidR="00563DE5">
          <w:t>,</w:t>
        </w:r>
      </w:ins>
      <w:r>
        <w:t xml:space="preserve"> </w:t>
      </w:r>
      <w:commentRangeEnd w:id="215"/>
      <w:r w:rsidR="00126608">
        <w:rPr>
          <w:rStyle w:val="aff9"/>
        </w:rPr>
        <w:commentReference w:id="215"/>
      </w:r>
      <w:r>
        <w:t xml:space="preserve">и результат его проверки могут быть сильно </w:t>
      </w:r>
      <w:commentRangeStart w:id="219"/>
      <w:r>
        <w:t>разделены по времени создания</w:t>
      </w:r>
      <w:commentRangeEnd w:id="219"/>
      <w:r w:rsidR="004834C0">
        <w:rPr>
          <w:rStyle w:val="aff9"/>
        </w:rPr>
        <w:commentReference w:id="219"/>
      </w:r>
      <w:r>
        <w:t>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2705703" w14:textId="1AC6C9F6" w:rsidR="00CA6A64" w:rsidDel="00CA6A64" w:rsidRDefault="00CA6A64" w:rsidP="00632A48">
      <w:pPr>
        <w:rPr>
          <w:del w:id="220" w:author="Автор"/>
        </w:rPr>
      </w:pP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  <w:tblGridChange w:id="221">
          <w:tblGrid>
            <w:gridCol w:w="1336"/>
            <w:gridCol w:w="4520"/>
            <w:gridCol w:w="3489"/>
          </w:tblGrid>
        </w:tblGridChange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>
            <w:pPr>
              <w:pStyle w:val="aff0"/>
              <w:jc w:val="center"/>
              <w:pPrChange w:id="222" w:author="Автор">
                <w:pPr>
                  <w:pStyle w:val="aff0"/>
                </w:pPr>
              </w:pPrChange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>
            <w:pPr>
              <w:pStyle w:val="aff0"/>
              <w:jc w:val="center"/>
              <w:pPrChange w:id="223" w:author="Автор">
                <w:pPr>
                  <w:pStyle w:val="aff0"/>
                </w:pPr>
              </w:pPrChange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>
            <w:pPr>
              <w:pStyle w:val="aff0"/>
              <w:jc w:val="center"/>
              <w:pPrChange w:id="224" w:author="Автор">
                <w:pPr>
                  <w:pStyle w:val="aff0"/>
                </w:pPr>
              </w:pPrChange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>
            <w:pPr>
              <w:pStyle w:val="aff0"/>
              <w:jc w:val="center"/>
              <w:pPrChange w:id="225" w:author="Автор">
                <w:pPr>
                  <w:pStyle w:val="aff0"/>
                </w:pPr>
              </w:pPrChange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>
            <w:pPr>
              <w:pStyle w:val="aff0"/>
              <w:jc w:val="center"/>
              <w:pPrChange w:id="226" w:author="Автор">
                <w:pPr>
                  <w:pStyle w:val="aff0"/>
                </w:pPr>
              </w:pPrChange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>
            <w:pPr>
              <w:pStyle w:val="aff0"/>
              <w:jc w:val="center"/>
              <w:pPrChange w:id="227" w:author="Автор">
                <w:pPr>
                  <w:pStyle w:val="aff0"/>
                </w:pPr>
              </w:pPrChange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commentRangeStart w:id="228"/>
            <w:proofErr w:type="spellStart"/>
            <w:r w:rsidRPr="00436438">
              <w:t>errors</w:t>
            </w:r>
            <w:commentRangeEnd w:id="228"/>
            <w:proofErr w:type="spellEnd"/>
            <w:r w:rsidR="007C32F4">
              <w:rPr>
                <w:rStyle w:val="aff9"/>
              </w:rPr>
              <w:commentReference w:id="228"/>
            </w:r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:rsidDel="00CA6A64" w14:paraId="7E153C87" w14:textId="5B549CB4" w:rsidTr="00CA6A64">
        <w:tblPrEx>
          <w:tblW w:w="0" w:type="auto"/>
          <w:tblPrExChange w:id="229" w:author="Автор">
            <w:tblPrEx>
              <w:tblW w:w="0" w:type="auto"/>
            </w:tblPrEx>
          </w:tblPrExChange>
        </w:tblPrEx>
        <w:trPr>
          <w:del w:id="230" w:author="Автор"/>
        </w:trPr>
        <w:tc>
          <w:tcPr>
            <w:tcW w:w="0" w:type="auto"/>
            <w:tcBorders>
              <w:bottom w:val="single" w:sz="4" w:space="0" w:color="auto"/>
            </w:tcBorders>
            <w:tcPrChange w:id="231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123D2FFB" w14:textId="48A6310A" w:rsidR="00986845" w:rsidRPr="00436438" w:rsidDel="00CA6A64" w:rsidRDefault="00986845" w:rsidP="00436438">
            <w:pPr>
              <w:pStyle w:val="aff0"/>
              <w:rPr>
                <w:del w:id="232" w:author="Автор"/>
              </w:rPr>
            </w:pPr>
            <w:del w:id="233" w:author="Автор">
              <w:r w:rsidRPr="00436438" w:rsidDel="00CA6A64">
                <w:lastRenderedPageBreak/>
                <w:delText>time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34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50667E68" w14:textId="2AB423DA" w:rsidR="00986845" w:rsidRPr="00436438" w:rsidDel="00CA6A64" w:rsidRDefault="00986845" w:rsidP="00436438">
            <w:pPr>
              <w:pStyle w:val="aff0"/>
              <w:rPr>
                <w:del w:id="235" w:author="Автор"/>
              </w:rPr>
            </w:pPr>
            <w:del w:id="236" w:author="Автор">
              <w:r w:rsidRPr="00436438" w:rsidDel="00CA6A64">
                <w:delText>Время, затраченное на выполнение решения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37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070C4DE7" w14:textId="5BD02627" w:rsidR="00986845" w:rsidRPr="00436438" w:rsidDel="00CA6A64" w:rsidRDefault="00986845" w:rsidP="00436438">
            <w:pPr>
              <w:pStyle w:val="aff0"/>
              <w:rPr>
                <w:del w:id="238" w:author="Автор"/>
              </w:rPr>
            </w:pPr>
            <w:del w:id="239" w:author="Автор">
              <w:r w:rsidRPr="00436438" w:rsidDel="00CA6A64">
                <w:delText>Значение с плавающей точкой, указывает на время в секундах</w:delText>
              </w:r>
            </w:del>
          </w:p>
        </w:tc>
      </w:tr>
      <w:tr w:rsidR="00986845" w:rsidRPr="00986845" w:rsidDel="00397B87" w14:paraId="3BCF74C8" w14:textId="1A026752" w:rsidTr="00397B87">
        <w:tblPrEx>
          <w:tblW w:w="0" w:type="auto"/>
          <w:tblPrExChange w:id="240" w:author="Автор">
            <w:tblPrEx>
              <w:tblW w:w="0" w:type="auto"/>
            </w:tblPrEx>
          </w:tblPrExChange>
        </w:tblPrEx>
        <w:trPr>
          <w:del w:id="241" w:author="Автор"/>
        </w:trPr>
        <w:tc>
          <w:tcPr>
            <w:tcW w:w="0" w:type="auto"/>
            <w:tcBorders>
              <w:bottom w:val="single" w:sz="4" w:space="0" w:color="auto"/>
            </w:tcBorders>
            <w:tcPrChange w:id="242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0FC00E4B" w14:textId="31FA1743" w:rsidR="00986845" w:rsidRPr="00436438" w:rsidDel="00397B87" w:rsidRDefault="00986845" w:rsidP="00436438">
            <w:pPr>
              <w:pStyle w:val="aff0"/>
              <w:rPr>
                <w:del w:id="243" w:author="Автор"/>
              </w:rPr>
            </w:pPr>
            <w:del w:id="244" w:author="Автор">
              <w:r w:rsidRPr="00436438" w:rsidDel="00397B87">
                <w:delText>logs</w:delText>
              </w:r>
            </w:del>
          </w:p>
        </w:tc>
        <w:tc>
          <w:tcPr>
            <w:tcW w:w="0" w:type="auto"/>
            <w:tcBorders>
              <w:bottom w:val="single" w:sz="4" w:space="0" w:color="auto"/>
            </w:tcBorders>
            <w:tcPrChange w:id="245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78A2DCE1" w14:textId="3EE3A568" w:rsidR="003C199C" w:rsidDel="00397B87" w:rsidRDefault="00986845" w:rsidP="00436438">
            <w:pPr>
              <w:pStyle w:val="aff0"/>
              <w:rPr>
                <w:del w:id="246" w:author="Автор"/>
              </w:rPr>
            </w:pPr>
            <w:del w:id="247" w:author="Автор">
              <w:r w:rsidRPr="00436438" w:rsidDel="00397B87">
                <w:delText>Лог-файл с деталями выполнения решения, включая возможные ошибки или предупреждения</w:delText>
              </w:r>
            </w:del>
          </w:p>
          <w:p w14:paraId="03983B20" w14:textId="3E4D4E90" w:rsidR="003C199C" w:rsidDel="00397B87" w:rsidRDefault="003C199C" w:rsidP="00436438">
            <w:pPr>
              <w:pStyle w:val="aff0"/>
              <w:rPr>
                <w:del w:id="248" w:author="Автор"/>
              </w:rPr>
            </w:pPr>
          </w:p>
          <w:p w14:paraId="4463CCBB" w14:textId="36CBC49A" w:rsidR="003C199C" w:rsidDel="00397B87" w:rsidRDefault="003C199C" w:rsidP="00436438">
            <w:pPr>
              <w:pStyle w:val="aff0"/>
              <w:rPr>
                <w:del w:id="249" w:author="Автор"/>
              </w:rPr>
            </w:pPr>
          </w:p>
          <w:p w14:paraId="55F1017A" w14:textId="625B3A28" w:rsidR="003C199C" w:rsidRPr="003C199C" w:rsidDel="00397B87" w:rsidRDefault="003C199C" w:rsidP="00436438">
            <w:pPr>
              <w:pStyle w:val="aff0"/>
              <w:rPr>
                <w:del w:id="250" w:author="Автор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tcPrChange w:id="251" w:author="Автор">
              <w:tcPr>
                <w:tcW w:w="0" w:type="auto"/>
                <w:tcBorders>
                  <w:bottom w:val="single" w:sz="4" w:space="0" w:color="auto"/>
                </w:tcBorders>
              </w:tcPr>
            </w:tcPrChange>
          </w:tcPr>
          <w:p w14:paraId="19D281EF" w14:textId="60D3020C" w:rsidR="00986845" w:rsidRPr="00436438" w:rsidDel="00397B87" w:rsidRDefault="00986845" w:rsidP="00436438">
            <w:pPr>
              <w:pStyle w:val="aff0"/>
              <w:rPr>
                <w:del w:id="252" w:author="Автор"/>
              </w:rPr>
            </w:pPr>
            <w:del w:id="253" w:author="Автор">
              <w:r w:rsidRPr="00436438" w:rsidDel="00397B87">
                <w:delText>Может содержать текстовое описание проблем</w:delText>
              </w:r>
            </w:del>
          </w:p>
        </w:tc>
      </w:tr>
    </w:tbl>
    <w:p w14:paraId="17E49B2B" w14:textId="77777777" w:rsidR="00CA6A64" w:rsidRDefault="00CA6A64" w:rsidP="003C199C">
      <w:pPr>
        <w:pStyle w:val="afe"/>
        <w:rPr>
          <w:ins w:id="254" w:author="Автор"/>
        </w:rPr>
      </w:pPr>
    </w:p>
    <w:p w14:paraId="0E1F5153" w14:textId="5A0872D4" w:rsidR="00CA6A64" w:rsidRPr="00B41161" w:rsidRDefault="00CA6A64">
      <w:pPr>
        <w:shd w:val="clear" w:color="auto" w:fill="auto"/>
        <w:spacing w:after="160" w:line="259" w:lineRule="auto"/>
        <w:ind w:firstLine="0"/>
        <w:jc w:val="left"/>
        <w:textAlignment w:val="auto"/>
        <w:pPrChange w:id="255" w:author="Автор">
          <w:pPr>
            <w:pStyle w:val="afe"/>
          </w:pPr>
        </w:pPrChange>
      </w:pPr>
      <w:ins w:id="256" w:author="Автор">
        <w:del w:id="257" w:author="Автор">
          <w:r w:rsidDel="006A7D6B">
            <w:br w:type="page"/>
          </w:r>
        </w:del>
      </w:ins>
      <w:commentRangeStart w:id="258"/>
      <w:del w:id="259" w:author="Автор">
        <w:r w:rsidR="001A3956" w:rsidDel="00CA6A64">
          <w:lastRenderedPageBreak/>
          <w:delText>Окончание т</w:delText>
        </w:r>
        <w:r w:rsidR="001A3956" w:rsidRPr="003C199C" w:rsidDel="00CA6A64">
          <w:delText>аблиц</w:delText>
        </w:r>
        <w:r w:rsidR="001A3956" w:rsidDel="00CA6A64">
          <w:delText>ы</w:delText>
        </w:r>
        <w:r w:rsidR="001A3956" w:rsidRPr="003C199C" w:rsidDel="00CA6A64">
          <w:delText xml:space="preserve"> 2.3</w:delText>
        </w:r>
        <w:commentRangeEnd w:id="258"/>
        <w:r w:rsidR="00503B8A" w:rsidDel="00CA6A64">
          <w:rPr>
            <w:rStyle w:val="aff9"/>
          </w:rPr>
          <w:commentReference w:id="258"/>
        </w:r>
      </w:del>
    </w:p>
    <w:tbl>
      <w:tblPr>
        <w:tblStyle w:val="aa"/>
        <w:tblW w:w="0" w:type="auto"/>
        <w:tblLook w:val="04A0" w:firstRow="1" w:lastRow="0" w:firstColumn="1" w:lastColumn="0" w:noHBand="0" w:noVBand="1"/>
        <w:tblPrChange w:id="260" w:author="Автор">
          <w:tblPr>
            <w:tblStyle w:val="aa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271"/>
        <w:gridCol w:w="4536"/>
        <w:gridCol w:w="3538"/>
        <w:tblGridChange w:id="261">
          <w:tblGrid>
            <w:gridCol w:w="1271"/>
            <w:gridCol w:w="1844"/>
            <w:gridCol w:w="2692"/>
            <w:gridCol w:w="423"/>
            <w:gridCol w:w="3115"/>
          </w:tblGrid>
        </w:tblGridChange>
      </w:tblGrid>
      <w:tr w:rsidR="003C199C" w14:paraId="12FE2E69" w14:textId="77777777" w:rsidTr="001F182F">
        <w:tc>
          <w:tcPr>
            <w:tcW w:w="1271" w:type="dxa"/>
            <w:tcPrChange w:id="262" w:author="Автор">
              <w:tcPr>
                <w:tcW w:w="3115" w:type="dxa"/>
                <w:gridSpan w:val="2"/>
              </w:tcPr>
            </w:tcPrChange>
          </w:tcPr>
          <w:p w14:paraId="1ED7CE46" w14:textId="4CAF89D8" w:rsidR="003C199C" w:rsidRPr="00436438" w:rsidRDefault="003C199C">
            <w:pPr>
              <w:pStyle w:val="aff0"/>
              <w:jc w:val="center"/>
              <w:pPrChange w:id="263" w:author="Автор">
                <w:pPr>
                  <w:pStyle w:val="aff0"/>
                </w:pPr>
              </w:pPrChange>
            </w:pPr>
            <w:r w:rsidRPr="00436438">
              <w:t>1</w:t>
            </w:r>
          </w:p>
        </w:tc>
        <w:tc>
          <w:tcPr>
            <w:tcW w:w="4536" w:type="dxa"/>
            <w:tcPrChange w:id="264" w:author="Автор">
              <w:tcPr>
                <w:tcW w:w="3115" w:type="dxa"/>
                <w:gridSpan w:val="2"/>
              </w:tcPr>
            </w:tcPrChange>
          </w:tcPr>
          <w:p w14:paraId="581108B4" w14:textId="0547FA2A" w:rsidR="003C199C" w:rsidRPr="00436438" w:rsidRDefault="003C199C">
            <w:pPr>
              <w:pStyle w:val="aff0"/>
              <w:jc w:val="center"/>
              <w:pPrChange w:id="265" w:author="Автор">
                <w:pPr>
                  <w:pStyle w:val="aff0"/>
                </w:pPr>
              </w:pPrChange>
            </w:pPr>
            <w:r w:rsidRPr="00436438">
              <w:t>2</w:t>
            </w:r>
          </w:p>
        </w:tc>
        <w:tc>
          <w:tcPr>
            <w:tcW w:w="3538" w:type="dxa"/>
            <w:tcPrChange w:id="266" w:author="Автор">
              <w:tcPr>
                <w:tcW w:w="3115" w:type="dxa"/>
              </w:tcPr>
            </w:tcPrChange>
          </w:tcPr>
          <w:p w14:paraId="2087C0DA" w14:textId="3554D6CE" w:rsidR="003C199C" w:rsidRDefault="003C199C">
            <w:pPr>
              <w:pStyle w:val="aff0"/>
              <w:jc w:val="center"/>
              <w:pPrChange w:id="267" w:author="Автор">
                <w:pPr>
                  <w:pStyle w:val="aff0"/>
                </w:pPr>
              </w:pPrChange>
            </w:pPr>
            <w:r w:rsidRPr="00436438">
              <w:t>3</w:t>
            </w:r>
          </w:p>
        </w:tc>
      </w:tr>
      <w:tr w:rsidR="00CA6A64" w14:paraId="48CDFC82" w14:textId="77777777" w:rsidTr="001F182F">
        <w:trPr>
          <w:ins w:id="268" w:author="Автор"/>
        </w:trPr>
        <w:tc>
          <w:tcPr>
            <w:tcW w:w="1271" w:type="dxa"/>
          </w:tcPr>
          <w:p w14:paraId="14D42425" w14:textId="1B87F200" w:rsidR="00CA6A64" w:rsidRPr="00436438" w:rsidRDefault="00CA6A64" w:rsidP="00CA6A64">
            <w:pPr>
              <w:pStyle w:val="aff0"/>
              <w:rPr>
                <w:ins w:id="269" w:author="Автор"/>
              </w:rPr>
            </w:pPr>
            <w:proofErr w:type="spellStart"/>
            <w:ins w:id="270" w:author="Автор">
              <w:r w:rsidRPr="00436438">
                <w:t>time</w:t>
              </w:r>
              <w:proofErr w:type="spellEnd"/>
            </w:ins>
          </w:p>
        </w:tc>
        <w:tc>
          <w:tcPr>
            <w:tcW w:w="4536" w:type="dxa"/>
          </w:tcPr>
          <w:p w14:paraId="297B4EB9" w14:textId="495B9F46" w:rsidR="00CA6A64" w:rsidRPr="00436438" w:rsidRDefault="00CA6A64" w:rsidP="00CA6A64">
            <w:pPr>
              <w:pStyle w:val="aff0"/>
              <w:rPr>
                <w:ins w:id="271" w:author="Автор"/>
              </w:rPr>
            </w:pPr>
            <w:ins w:id="272" w:author="Автор">
              <w:r w:rsidRPr="00436438">
                <w:t>Время, затраченное на выполнение решения</w:t>
              </w:r>
            </w:ins>
          </w:p>
        </w:tc>
        <w:tc>
          <w:tcPr>
            <w:tcW w:w="3538" w:type="dxa"/>
          </w:tcPr>
          <w:p w14:paraId="7A87DA48" w14:textId="5AFA1FE3" w:rsidR="00CA6A64" w:rsidRPr="00436438" w:rsidRDefault="00CA6A64" w:rsidP="00CA6A64">
            <w:pPr>
              <w:pStyle w:val="aff0"/>
              <w:rPr>
                <w:ins w:id="273" w:author="Автор"/>
              </w:rPr>
            </w:pPr>
            <w:ins w:id="274" w:author="Автор">
              <w:r w:rsidRPr="00436438">
                <w:t>Значение с плавающей точкой, указывает на время в секундах</w:t>
              </w:r>
            </w:ins>
          </w:p>
        </w:tc>
      </w:tr>
      <w:tr w:rsidR="00CA6A64" w14:paraId="6195B26E" w14:textId="77777777" w:rsidTr="001F182F">
        <w:trPr>
          <w:ins w:id="275" w:author="Автор"/>
        </w:trPr>
        <w:tc>
          <w:tcPr>
            <w:tcW w:w="1271" w:type="dxa"/>
          </w:tcPr>
          <w:p w14:paraId="5D3CFE96" w14:textId="15B8E15F" w:rsidR="00CA6A64" w:rsidRPr="00FF68F3" w:rsidRDefault="00CA6A64" w:rsidP="00CA6A64">
            <w:pPr>
              <w:pStyle w:val="aff0"/>
              <w:rPr>
                <w:ins w:id="276" w:author="Автор"/>
              </w:rPr>
            </w:pPr>
            <w:proofErr w:type="spellStart"/>
            <w:ins w:id="277" w:author="Автор">
              <w:r w:rsidRPr="00436438">
                <w:t>logs</w:t>
              </w:r>
              <w:proofErr w:type="spellEnd"/>
            </w:ins>
          </w:p>
        </w:tc>
        <w:tc>
          <w:tcPr>
            <w:tcW w:w="4536" w:type="dxa"/>
          </w:tcPr>
          <w:p w14:paraId="07FFA56D" w14:textId="70AAA8DD" w:rsidR="00CA6A64" w:rsidRPr="00FF68F3" w:rsidRDefault="00CA6A64" w:rsidP="00CA6A64">
            <w:pPr>
              <w:pStyle w:val="aff0"/>
              <w:rPr>
                <w:ins w:id="278" w:author="Автор"/>
              </w:rPr>
            </w:pPr>
            <w:ins w:id="279" w:author="Автор">
              <w:r w:rsidRPr="00436438">
                <w:t>Лог-файл с деталями выполнения решения, включая возможные ошибки или предупреждения</w:t>
              </w:r>
            </w:ins>
          </w:p>
        </w:tc>
        <w:tc>
          <w:tcPr>
            <w:tcW w:w="3538" w:type="dxa"/>
          </w:tcPr>
          <w:p w14:paraId="7579ED68" w14:textId="5E1D1EB2" w:rsidR="00CA6A64" w:rsidRPr="00FF68F3" w:rsidRDefault="00CA6A64" w:rsidP="00CA6A64">
            <w:pPr>
              <w:pStyle w:val="aff0"/>
              <w:rPr>
                <w:ins w:id="280" w:author="Автор"/>
              </w:rPr>
            </w:pPr>
            <w:ins w:id="281" w:author="Автор">
              <w:r w:rsidRPr="00436438">
                <w:t>Может содержать текстовое описание проблем</w:t>
              </w:r>
            </w:ins>
          </w:p>
        </w:tc>
      </w:tr>
      <w:tr w:rsidR="00CA6A64" w14:paraId="3AC565A4" w14:textId="77777777" w:rsidTr="001F182F">
        <w:tc>
          <w:tcPr>
            <w:tcW w:w="1271" w:type="dxa"/>
            <w:tcPrChange w:id="282" w:author="Автор">
              <w:tcPr>
                <w:tcW w:w="3115" w:type="dxa"/>
                <w:gridSpan w:val="2"/>
              </w:tcPr>
            </w:tcPrChange>
          </w:tcPr>
          <w:p w14:paraId="4695C896" w14:textId="543524BF" w:rsidR="00CA6A64" w:rsidRPr="00FF68F3" w:rsidRDefault="00CA6A64" w:rsidP="00CA6A64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4536" w:type="dxa"/>
            <w:tcPrChange w:id="283" w:author="Автор">
              <w:tcPr>
                <w:tcW w:w="3115" w:type="dxa"/>
                <w:gridSpan w:val="2"/>
              </w:tcPr>
            </w:tcPrChange>
          </w:tcPr>
          <w:p w14:paraId="7B3CF8E2" w14:textId="15CF99F7" w:rsidR="00CA6A64" w:rsidRPr="00FF68F3" w:rsidRDefault="00CA6A64" w:rsidP="00CA6A64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538" w:type="dxa"/>
            <w:tcPrChange w:id="284" w:author="Автор">
              <w:tcPr>
                <w:tcW w:w="3115" w:type="dxa"/>
              </w:tcPr>
            </w:tcPrChange>
          </w:tcPr>
          <w:p w14:paraId="6D24E07F" w14:textId="585265C1" w:rsidR="00CA6A64" w:rsidRPr="00FF68F3" w:rsidRDefault="00CA6A64" w:rsidP="00CA6A64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CA6A64" w14:paraId="7B8785A4" w14:textId="77777777" w:rsidTr="001F182F">
        <w:tc>
          <w:tcPr>
            <w:tcW w:w="1271" w:type="dxa"/>
            <w:tcPrChange w:id="285" w:author="Автор">
              <w:tcPr>
                <w:tcW w:w="3115" w:type="dxa"/>
                <w:gridSpan w:val="2"/>
              </w:tcPr>
            </w:tcPrChange>
          </w:tcPr>
          <w:p w14:paraId="41D92802" w14:textId="6C1692D3" w:rsidR="00CA6A64" w:rsidRPr="00FF68F3" w:rsidRDefault="00CA6A64" w:rsidP="00CA6A64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4536" w:type="dxa"/>
            <w:tcPrChange w:id="286" w:author="Автор">
              <w:tcPr>
                <w:tcW w:w="3115" w:type="dxa"/>
                <w:gridSpan w:val="2"/>
              </w:tcPr>
            </w:tcPrChange>
          </w:tcPr>
          <w:p w14:paraId="42E0AFFD" w14:textId="390B9034" w:rsidR="00CA6A64" w:rsidRPr="00FF68F3" w:rsidRDefault="00CA6A64" w:rsidP="00CA6A64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538" w:type="dxa"/>
            <w:tcPrChange w:id="287" w:author="Автор">
              <w:tcPr>
                <w:tcW w:w="3115" w:type="dxa"/>
              </w:tcPr>
            </w:tcPrChange>
          </w:tcPr>
          <w:p w14:paraId="40CC5FE4" w14:textId="0BA7F5EF" w:rsidR="00CA6A64" w:rsidRPr="00FF68F3" w:rsidRDefault="00CA6A64" w:rsidP="00CA6A64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88" w:name="_Toc166412643"/>
      <w:bookmarkStart w:id="289" w:name="_Toc166412918"/>
      <w:bookmarkStart w:id="290" w:name="_Toc166914860"/>
      <w:bookmarkStart w:id="291" w:name="_Toc167623489"/>
      <w:r w:rsidRPr="00BB45B9">
        <w:t>2.2.4 Описание структуры «Пользователь»</w:t>
      </w:r>
      <w:bookmarkEnd w:id="288"/>
      <w:bookmarkEnd w:id="289"/>
      <w:bookmarkEnd w:id="290"/>
      <w:bookmarkEnd w:id="291"/>
    </w:p>
    <w:p w14:paraId="0314AD0C" w14:textId="3DBA1463" w:rsidR="003C199C" w:rsidRPr="000A3A1A" w:rsidRDefault="00396B9B" w:rsidP="00396B9B">
      <w:commentRangeStart w:id="292"/>
      <w:r>
        <w:t>Структура пользователя довольно простая</w:t>
      </w:r>
      <w:commentRangeEnd w:id="292"/>
      <w:r w:rsidR="008504E4">
        <w:rPr>
          <w:rStyle w:val="aff9"/>
        </w:rPr>
        <w:commentReference w:id="292"/>
      </w:r>
      <w:r>
        <w:t>, ее описание представлено в таблице 2.4.</w:t>
      </w:r>
      <w:ins w:id="293" w:author="Автор">
        <w:r w:rsidR="003E238D">
          <w:t xml:space="preserve"> Данная структура необходима для </w:t>
        </w:r>
        <w:r w:rsidR="00487BF8">
          <w:t>хранения информации о пользователе платформы</w:t>
        </w:r>
        <w:r w:rsidR="001C3CB0">
          <w:t xml:space="preserve"> и отслеживани</w:t>
        </w:r>
        <w:r w:rsidR="000C00AB">
          <w:t>я</w:t>
        </w:r>
        <w:del w:id="294" w:author="Автор">
          <w:r w:rsidR="001C3CB0" w:rsidDel="000C00AB">
            <w:delText>и</w:delText>
          </w:r>
        </w:del>
        <w:r w:rsidR="001C3CB0">
          <w:t xml:space="preserve"> прогресса решения задач</w:t>
        </w:r>
        <w:del w:id="295" w:author="Автор">
          <w:r w:rsidR="00487BF8" w:rsidDel="001C3CB0">
            <w:delText>.</w:delText>
          </w:r>
        </w:del>
        <w:r w:rsidR="001C3CB0">
          <w:t>.</w:t>
        </w:r>
        <w:r w:rsidR="00487BF8">
          <w:t xml:space="preserve"> </w:t>
        </w:r>
      </w:ins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commentRangeStart w:id="296"/>
      <w:commentRangeStart w:id="297"/>
      <w:r>
        <w:t>Пользователь</w:t>
      </w:r>
      <w:commentRangeEnd w:id="296"/>
      <w:r w:rsidR="009C41E5">
        <w:rPr>
          <w:rStyle w:val="aff9"/>
        </w:rPr>
        <w:commentReference w:id="296"/>
      </w:r>
      <w:commentRangeEnd w:id="297"/>
      <w:r w:rsidR="005B219C">
        <w:rPr>
          <w:rStyle w:val="aff9"/>
        </w:rPr>
        <w:commentReference w:id="297"/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87"/>
        <w:gridCol w:w="3748"/>
        <w:gridCol w:w="3710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>
            <w:pPr>
              <w:pStyle w:val="aff0"/>
              <w:jc w:val="center"/>
              <w:pPrChange w:id="298" w:author="Автор">
                <w:pPr>
                  <w:pStyle w:val="aff0"/>
                </w:pPr>
              </w:pPrChange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>
            <w:pPr>
              <w:pStyle w:val="aff0"/>
              <w:jc w:val="center"/>
              <w:pPrChange w:id="299" w:author="Автор">
                <w:pPr>
                  <w:pStyle w:val="aff0"/>
                </w:pPr>
              </w:pPrChange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>
            <w:pPr>
              <w:pStyle w:val="aff0"/>
              <w:jc w:val="center"/>
              <w:pPrChange w:id="300" w:author="Автор">
                <w:pPr>
                  <w:pStyle w:val="aff0"/>
                </w:pPr>
              </w:pPrChange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>
            <w:pPr>
              <w:pStyle w:val="aff0"/>
              <w:jc w:val="center"/>
              <w:pPrChange w:id="301" w:author="Автор">
                <w:pPr>
                  <w:pStyle w:val="aff0"/>
                </w:pPr>
              </w:pPrChange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>
            <w:pPr>
              <w:pStyle w:val="aff0"/>
              <w:jc w:val="center"/>
              <w:pPrChange w:id="302" w:author="Автор">
                <w:pPr>
                  <w:pStyle w:val="aff0"/>
                </w:pPr>
              </w:pPrChange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>
            <w:pPr>
              <w:pStyle w:val="aff0"/>
              <w:jc w:val="center"/>
              <w:pPrChange w:id="303" w:author="Автор">
                <w:pPr>
                  <w:pStyle w:val="aff0"/>
                </w:pPr>
              </w:pPrChange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commentRangeStart w:id="304"/>
            <w:commentRangeStart w:id="305"/>
            <w:proofErr w:type="spellStart"/>
            <w:r w:rsidRPr="007167EA">
              <w:t>password</w:t>
            </w:r>
            <w:commentRangeEnd w:id="304"/>
            <w:proofErr w:type="spellEnd"/>
            <w:r w:rsidR="00F24855">
              <w:rPr>
                <w:rStyle w:val="aff9"/>
              </w:rPr>
              <w:commentReference w:id="304"/>
            </w:r>
            <w:commentRangeEnd w:id="305"/>
            <w:r w:rsidR="005B219C">
              <w:rPr>
                <w:rStyle w:val="aff9"/>
              </w:rPr>
              <w:commentReference w:id="305"/>
            </w:r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6" w:name="_Toc166412644"/>
      <w:bookmarkStart w:id="307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06"/>
      <w:bookmarkEnd w:id="307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lastRenderedPageBreak/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>связью вида «один к одному». 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08" w:name="_Hlk166243972"/>
      <w:bookmarkStart w:id="309" w:name="_Toc167623491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08"/>
      <w:r>
        <w:t>архитектуры приложения</w:t>
      </w:r>
      <w:bookmarkEnd w:id="309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lastRenderedPageBreak/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commentRangeStart w:id="310"/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  <w:commentRangeEnd w:id="310"/>
      <w:r w:rsidR="00D45E26">
        <w:rPr>
          <w:rStyle w:val="aff9"/>
        </w:rPr>
        <w:commentReference w:id="310"/>
      </w:r>
    </w:p>
    <w:p w14:paraId="21A95ACE" w14:textId="07E531D6" w:rsidR="00CA703A" w:rsidRPr="006A39B4" w:rsidRDefault="00CA703A" w:rsidP="00BB45B9">
      <w:pPr>
        <w:pStyle w:val="3"/>
      </w:pPr>
      <w:bookmarkStart w:id="311" w:name="_Toc166412921"/>
      <w:bookmarkStart w:id="312" w:name="_Toc166914863"/>
      <w:bookmarkStart w:id="313" w:name="_Toc167623492"/>
      <w:r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11"/>
      <w:bookmarkEnd w:id="312"/>
      <w:bookmarkEnd w:id="313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14" w:name="_Toc166412922"/>
      <w:bookmarkStart w:id="315" w:name="_Toc166914864"/>
      <w:bookmarkStart w:id="316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14"/>
      <w:bookmarkEnd w:id="315"/>
      <w:bookmarkEnd w:id="316"/>
    </w:p>
    <w:p w14:paraId="50F43F70" w14:textId="70267E66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</w:t>
      </w:r>
      <w:commentRangeStart w:id="317"/>
      <w:r w:rsidRPr="00C476E8">
        <w:t xml:space="preserve">Он получает запросы </w:t>
      </w:r>
      <w:commentRangeEnd w:id="317"/>
      <w:r w:rsidR="003341CE">
        <w:rPr>
          <w:rStyle w:val="aff9"/>
        </w:rPr>
        <w:commentReference w:id="317"/>
      </w:r>
      <w:r w:rsidRPr="00C476E8">
        <w:t xml:space="preserve">из очереди сообщений </w:t>
      </w:r>
      <w:commentRangeStart w:id="318"/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r w:rsidRPr="00C476E8">
        <w:t>Kafka</w:t>
      </w:r>
      <w:proofErr w:type="spellEnd"/>
      <w:ins w:id="319" w:author="Автор">
        <w:r w:rsidR="002F0FFE">
          <w:t xml:space="preserve"> </w:t>
        </w:r>
      </w:ins>
      <w:commentRangeEnd w:id="318"/>
      <w:r w:rsidR="00557E2A">
        <w:rPr>
          <w:rStyle w:val="aff9"/>
        </w:rPr>
        <w:commentReference w:id="318"/>
      </w:r>
      <w:r w:rsidR="00887713" w:rsidRPr="00887713">
        <w:t>[5]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 xml:space="preserve">Благодаря использованию очереди, при отказе </w:t>
      </w:r>
      <w:r w:rsidR="00D53D68" w:rsidRPr="00D53D68">
        <w:lastRenderedPageBreak/>
        <w:t>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>серверу передавать запросы на 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20" w:name="_Toc166412923"/>
      <w:bookmarkStart w:id="321" w:name="_Toc166914865"/>
      <w:bookmarkStart w:id="322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20"/>
      <w:bookmarkEnd w:id="321"/>
      <w:bookmarkEnd w:id="322"/>
    </w:p>
    <w:p w14:paraId="68BFE158" w14:textId="56DF2510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>» отвечает за запуск пользовательских программ и возвращение результатов их выполнения. Он взаимодействует с веб-сервером посредством REST API</w:t>
      </w:r>
      <w:ins w:id="323" w:author="Автор">
        <w:r w:rsidR="00C32CB3">
          <w:t xml:space="preserve"> </w:t>
        </w:r>
      </w:ins>
      <w:r w:rsidR="00887713" w:rsidRPr="00887713">
        <w:t>[6]</w:t>
      </w:r>
      <w:r>
        <w:t>, обеспечивая эффективный и упорядоченный обмен информацией. После получения запроса от веб-сервера</w:t>
      </w:r>
      <w:commentRangeStart w:id="324"/>
      <w:commentRangeStart w:id="325"/>
      <w:r>
        <w:t xml:space="preserve"> сервис запускает выполнение пользовательской программы в изолированном окружении</w:t>
      </w:r>
      <w:commentRangeEnd w:id="324"/>
      <w:r w:rsidR="00060290">
        <w:rPr>
          <w:rStyle w:val="aff9"/>
        </w:rPr>
        <w:commentReference w:id="324"/>
      </w:r>
      <w:commentRangeEnd w:id="325"/>
      <w:r w:rsidR="00072E00">
        <w:rPr>
          <w:rStyle w:val="aff9"/>
        </w:rPr>
        <w:commentReference w:id="325"/>
      </w:r>
      <w:r>
        <w:t xml:space="preserve">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 xml:space="preserve">серверу. Такая организация взаимодействия позволяет эффективно и последовательно </w:t>
      </w:r>
      <w:r w:rsidR="00763634">
        <w:lastRenderedPageBreak/>
        <w:t>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326" w:name="_Toc167623495"/>
      <w:r>
        <w:t xml:space="preserve">2.5 Проектирования </w:t>
      </w:r>
      <w:r w:rsidR="00F220B8">
        <w:t>алгоритмов</w:t>
      </w:r>
      <w:bookmarkEnd w:id="326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327" w:name="_Toc166412925"/>
      <w:bookmarkStart w:id="328" w:name="_Toc166914867"/>
      <w:bookmarkStart w:id="329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327"/>
      <w:bookmarkEnd w:id="328"/>
      <w:bookmarkEnd w:id="329"/>
    </w:p>
    <w:p w14:paraId="15710FE3" w14:textId="5FACD63B" w:rsidR="00930AC8" w:rsidRDefault="00930AC8" w:rsidP="00930AC8">
      <w:r>
        <w:t>Обработка запроса на проверку пользовательского решения</w:t>
      </w:r>
      <w:ins w:id="330" w:author="Автор">
        <w:r w:rsidR="001E3119">
          <w:t xml:space="preserve"> представляет собой</w:t>
        </w:r>
      </w:ins>
      <w:del w:id="331" w:author="Автор">
        <w:r w:rsidDel="001E3119">
          <w:delText xml:space="preserve"> </w:delText>
        </w:r>
        <w:commentRangeStart w:id="332"/>
        <w:r w:rsidDel="001E3119">
          <w:delText>включает</w:delText>
        </w:r>
      </w:del>
      <w:r>
        <w:t xml:space="preserve"> </w:t>
      </w:r>
      <w:commentRangeEnd w:id="332"/>
      <w:r w:rsidR="002324BC">
        <w:rPr>
          <w:rStyle w:val="aff9"/>
        </w:rPr>
        <w:commentReference w:id="332"/>
      </w:r>
      <w:r>
        <w:t xml:space="preserve">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</w:t>
      </w:r>
      <w:commentRangeStart w:id="333"/>
      <w:r>
        <w:t>брокера</w:t>
      </w:r>
      <w:commentRangeEnd w:id="333"/>
      <w:r w:rsidR="00F916E6">
        <w:rPr>
          <w:rStyle w:val="aff9"/>
        </w:rPr>
        <w:commentReference w:id="333"/>
      </w:r>
      <w:r>
        <w:t xml:space="preserve">. </w:t>
      </w:r>
      <w:commentRangeStart w:id="334"/>
      <w:del w:id="335" w:author="Автор">
        <w:r w:rsidDel="005C333C">
          <w:delText>Это</w:delText>
        </w:r>
        <w:commentRangeEnd w:id="334"/>
        <w:r w:rsidR="00F916E6" w:rsidDel="005C333C">
          <w:rPr>
            <w:rStyle w:val="aff9"/>
          </w:rPr>
          <w:commentReference w:id="334"/>
        </w:r>
        <w:r w:rsidDel="005C333C">
          <w:delText xml:space="preserve"> распределяет нагрузку между сервисами и обеспечивает асинхронную обработку.</w:delText>
        </w:r>
      </w:del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522D0695" w:rsidR="00443BD5" w:rsidRDefault="00930AC8" w:rsidP="00930AC8">
      <w:r>
        <w:t xml:space="preserve">Веб-сервер обновляет базу данных и отправляет пользователю информацию о результатах. </w:t>
      </w:r>
      <w:commentRangeStart w:id="336"/>
      <w:del w:id="337" w:author="Автор">
        <w:r w:rsidDel="00C02DE9">
          <w:delText>Такой подход повышает производительность и надежность системы, обеспечивая стабильный процесс обработки запросов</w:delText>
        </w:r>
        <w:commentRangeEnd w:id="336"/>
        <w:r w:rsidR="00301FEA" w:rsidDel="00C02DE9">
          <w:rPr>
            <w:rStyle w:val="aff9"/>
          </w:rPr>
          <w:commentReference w:id="336"/>
        </w:r>
        <w:r w:rsidDel="00C02DE9">
          <w:delText>.</w:delText>
        </w:r>
      </w:del>
    </w:p>
    <w:p w14:paraId="3A638A67" w14:textId="01AEFC34" w:rsidR="005D560E" w:rsidRPr="00CF5E81" w:rsidRDefault="005C19DE" w:rsidP="005D560E">
      <w:r>
        <w:lastRenderedPageBreak/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338" w:name="_Toc166412926"/>
      <w:bookmarkStart w:id="339" w:name="_Toc166914868"/>
      <w:bookmarkStart w:id="340" w:name="_Toc167623497"/>
      <w:r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338"/>
      <w:bookmarkEnd w:id="339"/>
      <w:bookmarkEnd w:id="340"/>
    </w:p>
    <w:p w14:paraId="253B3417" w14:textId="796E1A20" w:rsidR="00E06C9B" w:rsidRDefault="006A4977" w:rsidP="006A4977">
      <w:r>
        <w:t xml:space="preserve">Для работы с контейнером с пользовательским кодом требуется свой алгоритм. </w:t>
      </w:r>
      <w:ins w:id="341" w:author="Автор">
        <w:r w:rsidR="0096561D">
          <w:t xml:space="preserve">Контейнер самостоятельно завершает свое выполнение при выполнении всех тестов. </w:t>
        </w:r>
      </w:ins>
      <w:del w:id="342" w:author="Автор">
        <w:r w:rsidDel="007B5B53">
          <w:delText xml:space="preserve">Такой алгоритм по своей природе асинхронен, </w:delText>
        </w:r>
        <w:commentRangeStart w:id="343"/>
        <w:r w:rsidDel="007B5B53">
          <w:delText>поэтому сложен для понимания</w:delText>
        </w:r>
        <w:commentRangeEnd w:id="343"/>
        <w:r w:rsidR="00886AE9" w:rsidDel="007B5B53">
          <w:rPr>
            <w:rStyle w:val="aff9"/>
          </w:rPr>
          <w:commentReference w:id="343"/>
        </w:r>
        <w:r w:rsidDel="007B5B53">
          <w:delText>.</w:delText>
        </w:r>
        <w:r w:rsidR="00E06C9B" w:rsidDel="007B5B53">
          <w:delText xml:space="preserve"> </w:delText>
        </w:r>
      </w:del>
      <w:commentRangeStart w:id="344"/>
      <w:commentRangeStart w:id="345"/>
      <w:r w:rsidR="00E06C9B">
        <w:t>Завершить выполнение контейнера может выход времени выполнения за допустимые значения.</w:t>
      </w:r>
      <w:commentRangeEnd w:id="344"/>
      <w:r w:rsidR="002E7A13">
        <w:rPr>
          <w:rStyle w:val="aff9"/>
        </w:rPr>
        <w:commentReference w:id="344"/>
      </w:r>
      <w:commentRangeEnd w:id="345"/>
      <w:r w:rsidR="000A3A1A">
        <w:rPr>
          <w:rStyle w:val="aff9"/>
        </w:rPr>
        <w:commentReference w:id="345"/>
      </w:r>
      <w:r w:rsidR="00E06C9B">
        <w:t xml:space="preserve"> </w:t>
      </w:r>
    </w:p>
    <w:p w14:paraId="5730323D" w14:textId="0D75736B" w:rsidR="00E06C9B" w:rsidRDefault="00E06C9B" w:rsidP="00E06C9B">
      <w:r>
        <w:t>Применение</w:t>
      </w:r>
      <w:del w:id="346" w:author="Автор">
        <w:r w:rsidDel="00DA6E4B">
          <w:delText xml:space="preserve"> </w:delText>
        </w:r>
        <w:commentRangeStart w:id="347"/>
        <w:commentRangeStart w:id="348"/>
        <w:r w:rsidDel="00DA6E4B">
          <w:delText>алгоритма для</w:delText>
        </w:r>
      </w:del>
      <w:r>
        <w:t xml:space="preserve"> ограничения времени выполнения </w:t>
      </w:r>
      <w:commentRangeEnd w:id="347"/>
      <w:r w:rsidR="00A10671">
        <w:rPr>
          <w:rStyle w:val="aff9"/>
        </w:rPr>
        <w:commentReference w:id="347"/>
      </w:r>
      <w:commentRangeEnd w:id="348"/>
      <w:r w:rsidR="000A3A1A">
        <w:rPr>
          <w:rStyle w:val="aff9"/>
        </w:rPr>
        <w:commentReference w:id="348"/>
      </w:r>
      <w:r>
        <w:t xml:space="preserve">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6E0F3A09" w:rsidR="005C19DE" w:rsidDel="000A3A1A" w:rsidRDefault="005C19DE" w:rsidP="005C19DE">
      <w:pPr>
        <w:pStyle w:val="a"/>
        <w:rPr>
          <w:del w:id="349" w:author="Автор"/>
        </w:rPr>
      </w:pPr>
      <w:commentRangeStart w:id="350"/>
      <w:del w:id="351" w:author="Автор">
        <w:r w:rsidDel="000A3A1A">
          <w:delText xml:space="preserve">приходит запрос </w:delText>
        </w:r>
        <w:commentRangeEnd w:id="350"/>
        <w:r w:rsidR="00AC484A" w:rsidDel="000A3A1A">
          <w:rPr>
            <w:rStyle w:val="aff9"/>
            <w:lang w:eastAsia="ru-RU"/>
          </w:rPr>
          <w:commentReference w:id="350"/>
        </w:r>
        <w:r w:rsidDel="000A3A1A">
          <w:delText>на проверку решения;</w:delText>
        </w:r>
      </w:del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F25BE3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56184885" w:rsidR="00615552" w:rsidRDefault="006A4977" w:rsidP="00615552">
      <w:pPr>
        <w:rPr>
          <w:ins w:id="352" w:author="Автор"/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7CA2F8C5" w14:textId="77777777" w:rsidR="0096561D" w:rsidRPr="00615552" w:rsidRDefault="0096561D" w:rsidP="00615552">
      <w:pPr>
        <w:rPr>
          <w:rFonts w:eastAsia="Calibri"/>
        </w:rPr>
      </w:pPr>
    </w:p>
    <w:p w14:paraId="43FED81B" w14:textId="18ADCF5D" w:rsidR="00173C9D" w:rsidRDefault="00173C9D" w:rsidP="00173C9D">
      <w:pPr>
        <w:pStyle w:val="afa"/>
      </w:pPr>
      <w:r w:rsidRPr="00173C9D"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64985EA5" w14:textId="77777777" w:rsidR="00971148" w:rsidRDefault="00971148" w:rsidP="00F152AA">
      <w:pPr>
        <w:ind w:firstLine="0"/>
      </w:pPr>
    </w:p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353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353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5A9FCC0F" w:rsidR="00CC752C" w:rsidRDefault="00CC752C" w:rsidP="00A765AC">
      <w:r>
        <w:t xml:space="preserve">Были спроектированы и описаны такие структуры данных, как </w:t>
      </w:r>
      <w:ins w:id="354" w:author="Автор">
        <w:r w:rsidR="00C37448">
          <w:t>З</w:t>
        </w:r>
      </w:ins>
      <w:del w:id="355" w:author="Автор">
        <w:r w:rsidDel="00C37448">
          <w:delText>з</w:delText>
        </w:r>
      </w:del>
      <w:r>
        <w:t xml:space="preserve">адача, </w:t>
      </w:r>
      <w:del w:id="356" w:author="Автор">
        <w:r w:rsidDel="00C37448">
          <w:delText>р</w:delText>
        </w:r>
      </w:del>
      <w:ins w:id="357" w:author="Автор">
        <w:r w:rsidR="00C37448">
          <w:t>Р</w:t>
        </w:r>
      </w:ins>
      <w:r>
        <w:t xml:space="preserve">ешение, </w:t>
      </w:r>
      <w:del w:id="358" w:author="Автор">
        <w:r w:rsidDel="00C37448">
          <w:delText>р</w:delText>
        </w:r>
      </w:del>
      <w:ins w:id="359" w:author="Автор">
        <w:r w:rsidR="00C37448">
          <w:t>Р</w:t>
        </w:r>
      </w:ins>
      <w:r>
        <w:t>езультаты решения,</w:t>
      </w:r>
      <w:r w:rsidR="008A517B">
        <w:t xml:space="preserve"> </w:t>
      </w:r>
      <w:del w:id="360" w:author="Автор">
        <w:r w:rsidR="008A517B" w:rsidDel="00C37448">
          <w:delText>п</w:delText>
        </w:r>
      </w:del>
      <w:ins w:id="361" w:author="Автор">
        <w:r w:rsidR="00C37448">
          <w:t>П</w:t>
        </w:r>
      </w:ins>
      <w:r w:rsidR="008A517B">
        <w:t>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362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362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6913E1FE" w:rsidR="007F5527" w:rsidRPr="003C02AF" w:rsidRDefault="007F5527" w:rsidP="007F5527">
      <w:pPr>
        <w:pStyle w:val="2"/>
      </w:pPr>
      <w:bookmarkStart w:id="363" w:name="_Toc167623500"/>
      <w:r>
        <w:t>3.1</w:t>
      </w:r>
      <w:del w:id="364" w:author="Автор">
        <w:r w:rsidDel="00745A51">
          <w:delText xml:space="preserve"> </w:delText>
        </w:r>
        <w:commentRangeStart w:id="365"/>
        <w:r w:rsidR="00934D17" w:rsidDel="00745A51">
          <w:delText>Обоснование</w:delText>
        </w:r>
      </w:del>
      <w:r w:rsidR="00934D17">
        <w:t xml:space="preserve"> </w:t>
      </w:r>
      <w:commentRangeEnd w:id="365"/>
      <w:r w:rsidR="0077507B">
        <w:rPr>
          <w:rStyle w:val="aff9"/>
          <w:b w:val="0"/>
          <w:bCs w:val="0"/>
        </w:rPr>
        <w:commentReference w:id="365"/>
      </w:r>
      <w:ins w:id="366" w:author="Автор">
        <w:r w:rsidR="00745A51">
          <w:t>В</w:t>
        </w:r>
      </w:ins>
      <w:del w:id="367" w:author="Автор">
        <w:r w:rsidR="00934D17" w:rsidDel="00745A51">
          <w:delText>в</w:delText>
        </w:r>
      </w:del>
      <w:r w:rsidR="00934D17">
        <w:t>ыбор</w:t>
      </w:r>
      <w:del w:id="368" w:author="Автор">
        <w:r w:rsidR="00934D17" w:rsidDel="00745A51">
          <w:delText>а</w:delText>
        </w:r>
      </w:del>
      <w:r w:rsidR="00934D17">
        <w:t xml:space="preserve"> средств разработки</w:t>
      </w:r>
      <w:bookmarkEnd w:id="363"/>
    </w:p>
    <w:p w14:paraId="3B11FD6E" w14:textId="4F08B20F" w:rsidR="007F5527" w:rsidRPr="00BE1235" w:rsidRDefault="003C02AF" w:rsidP="003C02AF">
      <w:r w:rsidRPr="003C02AF">
        <w:t>Для разработки программного средства было принято решение использовать язык программирования Java</w:t>
      </w:r>
      <w:ins w:id="369" w:author="Автор">
        <w:r w:rsidR="00A4266B">
          <w:t xml:space="preserve"> </w:t>
        </w:r>
      </w:ins>
      <w:r w:rsidR="00887713" w:rsidRPr="00887713">
        <w:t>[7]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ins w:id="370" w:author="Автор">
        <w:r w:rsidR="00A21E0F">
          <w:t xml:space="preserve"> </w:t>
        </w:r>
      </w:ins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53EBA01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r>
        <w:t>TypeScript</w:t>
      </w:r>
      <w:proofErr w:type="spellEnd"/>
      <w:ins w:id="371" w:author="Автор">
        <w:r w:rsidR="0010635D">
          <w:t xml:space="preserve"> </w:t>
        </w:r>
      </w:ins>
      <w:r w:rsidR="00887713" w:rsidRPr="00887713">
        <w:t>[9]</w:t>
      </w:r>
      <w:r>
        <w:t xml:space="preserve"> с библиотекой </w:t>
      </w:r>
      <w:proofErr w:type="spellStart"/>
      <w:r>
        <w:t>React</w:t>
      </w:r>
      <w:proofErr w:type="spellEnd"/>
      <w:ins w:id="372" w:author="Автор">
        <w:r w:rsidR="0010635D">
          <w:t xml:space="preserve"> </w:t>
        </w:r>
      </w:ins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45FD1F50" w:rsidR="003C02AF" w:rsidRDefault="003C02AF" w:rsidP="003C02AF">
      <w:r>
        <w:t xml:space="preserve">В качестве системы управления базами данных выбрана </w:t>
      </w:r>
      <w:proofErr w:type="spellStart"/>
      <w:r>
        <w:t>PostgreSQL</w:t>
      </w:r>
      <w:proofErr w:type="spellEnd"/>
      <w:ins w:id="373" w:author="Автор">
        <w:r w:rsidR="00C85B2B">
          <w:t> </w:t>
        </w:r>
      </w:ins>
      <w:r w:rsidR="00887713" w:rsidRPr="00887713">
        <w:t>[11]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lastRenderedPageBreak/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6A634C7A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r w:rsidR="00A34DC9">
        <w:rPr>
          <w:lang w:val="en-US"/>
        </w:rPr>
        <w:t>Edition</w:t>
      </w:r>
      <w:ins w:id="374" w:author="Автор">
        <w:r w:rsidR="00330556">
          <w:t xml:space="preserve"> </w:t>
        </w:r>
      </w:ins>
      <w:r w:rsidR="00887713" w:rsidRPr="00887713">
        <w:t>[12]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2ECA3E91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r>
        <w:t>Git</w:t>
      </w:r>
      <w:proofErr w:type="spellEnd"/>
      <w:ins w:id="375" w:author="Автор">
        <w:r w:rsidR="00AD4C8A">
          <w:t xml:space="preserve"> </w:t>
        </w:r>
      </w:ins>
      <w:r w:rsidR="00887713" w:rsidRPr="00887713">
        <w:t>[13]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376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376"/>
    </w:p>
    <w:p w14:paraId="74406BFC" w14:textId="3029F631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  <w:ins w:id="377" w:author="Автор">
        <w:r w:rsidR="00662DB6">
          <w:t>Рассмотрим подробно каждый из них.</w:t>
        </w:r>
      </w:ins>
    </w:p>
    <w:p w14:paraId="24C8294C" w14:textId="0D261A4C" w:rsidR="002857A4" w:rsidRPr="002857A4" w:rsidRDefault="00BB45B9" w:rsidP="00BB45B9">
      <w:pPr>
        <w:pStyle w:val="3"/>
      </w:pPr>
      <w:bookmarkStart w:id="378" w:name="_Toc166412930"/>
      <w:bookmarkStart w:id="379" w:name="_Toc166914873"/>
      <w:bookmarkStart w:id="380" w:name="_Toc167623502"/>
      <w:r>
        <w:lastRenderedPageBreak/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378"/>
      <w:bookmarkEnd w:id="379"/>
      <w:bookmarkEnd w:id="38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0CF7B36C" w:rsidR="00086177" w:rsidRPr="00086177" w:rsidRDefault="00086177" w:rsidP="00622D9C">
      <w:r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</w:t>
      </w:r>
      <w:commentRangeStart w:id="381"/>
      <w:r>
        <w:t>с задачами</w:t>
      </w:r>
      <w:ins w:id="382" w:author="Автор">
        <w:r w:rsidR="002B1128">
          <w:t xml:space="preserve"> и</w:t>
        </w:r>
      </w:ins>
      <w:r>
        <w:t xml:space="preserve"> их решениями</w:t>
      </w:r>
      <w:commentRangeEnd w:id="381"/>
      <w:r w:rsidR="00A261D5">
        <w:rPr>
          <w:rStyle w:val="aff9"/>
        </w:rPr>
        <w:commentReference w:id="381"/>
      </w:r>
      <w:r>
        <w:t xml:space="preserve">. На рисунке 3.1 представлена </w:t>
      </w:r>
      <w:commentRangeStart w:id="383"/>
      <w:r>
        <w:t>диаграмма классов</w:t>
      </w:r>
      <w:commentRangeEnd w:id="383"/>
      <w:r w:rsidR="00B315C1">
        <w:rPr>
          <w:rStyle w:val="aff9"/>
        </w:rPr>
        <w:commentReference w:id="383"/>
      </w:r>
      <w:ins w:id="384" w:author="Автор">
        <w:r w:rsidR="002C4726">
          <w:t xml:space="preserve"> пакета </w:t>
        </w:r>
        <w:r w:rsidR="002C4726">
          <w:rPr>
            <w:lang w:val="en-US"/>
          </w:rPr>
          <w:t>problem</w:t>
        </w:r>
      </w:ins>
      <w:r>
        <w:t xml:space="preserve">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60081C6C" w:rsidR="00917EAC" w:rsidRPr="00BE1235" w:rsidDel="00BA4527" w:rsidRDefault="00917EAC" w:rsidP="00BA4527">
      <w:pPr>
        <w:rPr>
          <w:del w:id="385" w:author="Автор"/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</w:t>
      </w:r>
      <w:commentRangeStart w:id="386"/>
      <w:r>
        <w:rPr>
          <w:rFonts w:eastAsia="Calibri"/>
        </w:rPr>
        <w:t>результат</w:t>
      </w:r>
      <w:del w:id="387" w:author="Автор">
        <w:r w:rsidDel="00FD0B16">
          <w:rPr>
            <w:rFonts w:eastAsia="Calibri"/>
          </w:rPr>
          <w:delText>ы</w:delText>
        </w:r>
      </w:del>
      <w:commentRangeEnd w:id="386"/>
      <w:ins w:id="388" w:author="Автор">
        <w:r w:rsidR="00FD0B16">
          <w:rPr>
            <w:rFonts w:eastAsia="Calibri"/>
          </w:rPr>
          <w:t>ами</w:t>
        </w:r>
      </w:ins>
      <w:del w:id="389" w:author="Автор">
        <w:r w:rsidR="00057AEA" w:rsidDel="00FD0B16">
          <w:rPr>
            <w:rStyle w:val="aff9"/>
          </w:rPr>
          <w:commentReference w:id="386"/>
        </w:r>
        <w:r w:rsidDel="00FD0B16">
          <w:rPr>
            <w:rFonts w:eastAsia="Calibri"/>
          </w:rPr>
          <w:delText>,</w:delText>
        </w:r>
      </w:del>
      <w:r>
        <w:rPr>
          <w:rFonts w:eastAsia="Calibri"/>
        </w:rPr>
        <w:t xml:space="preserve"> оно </w:t>
      </w:r>
      <w:r>
        <w:rPr>
          <w:rFonts w:eastAsia="Calibri"/>
        </w:rPr>
        <w:lastRenderedPageBreak/>
        <w:t xml:space="preserve">обрабатывается </w:t>
      </w:r>
      <w:commentRangeStart w:id="390"/>
      <w:del w:id="391" w:author="Автор">
        <w:r w:rsidDel="00753C78">
          <w:rPr>
            <w:rFonts w:eastAsia="Calibri"/>
          </w:rPr>
          <w:delText>классов</w:delText>
        </w:r>
        <w:commentRangeEnd w:id="390"/>
        <w:r w:rsidR="008F508F" w:rsidDel="00753C78">
          <w:rPr>
            <w:rStyle w:val="aff9"/>
          </w:rPr>
          <w:commentReference w:id="390"/>
        </w:r>
        <w:r w:rsidDel="00753C78">
          <w:rPr>
            <w:rFonts w:eastAsia="Calibri"/>
          </w:rPr>
          <w:delText xml:space="preserve"> </w:delText>
        </w:r>
      </w:del>
      <w:ins w:id="392" w:author="Автор">
        <w:r w:rsidR="00753C78">
          <w:rPr>
            <w:rFonts w:eastAsia="Calibri"/>
          </w:rPr>
          <w:t xml:space="preserve">классом </w:t>
        </w:r>
      </w:ins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commentRangeStart w:id="393"/>
      <w:proofErr w:type="spellStart"/>
      <w:r>
        <w:rPr>
          <w:rFonts w:eastAsia="Calibri"/>
          <w:lang w:val="en-US"/>
        </w:rPr>
        <w:t>SolutionRepository</w:t>
      </w:r>
      <w:commentRangeEnd w:id="393"/>
      <w:proofErr w:type="spellEnd"/>
      <w:r w:rsidR="00AE2A13">
        <w:rPr>
          <w:rStyle w:val="aff9"/>
        </w:rPr>
        <w:commentReference w:id="393"/>
      </w:r>
      <w:r>
        <w:rPr>
          <w:rFonts w:eastAsia="Calibri"/>
        </w:rPr>
        <w:t>.</w:t>
      </w:r>
    </w:p>
    <w:p w14:paraId="336D3BE9" w14:textId="072BD466" w:rsidR="00964A7E" w:rsidRPr="00917EAC" w:rsidRDefault="00964A7E">
      <w:pPr>
        <w:rPr>
          <w:rFonts w:eastAsia="Calibri"/>
        </w:rPr>
      </w:pPr>
    </w:p>
    <w:p w14:paraId="26E11E10" w14:textId="5697C758" w:rsidR="00086177" w:rsidRDefault="00262CE7" w:rsidP="00917EAC">
      <w:ins w:id="394" w:author="Автор">
        <w:r>
          <w:t xml:space="preserve">Пакет </w:t>
        </w:r>
      </w:ins>
      <w:del w:id="395" w:author="Автор">
        <w:r w:rsidR="008B5E39" w:rsidDel="00262CE7">
          <w:delText>Модуль</w:delText>
        </w:r>
        <w:r w:rsidR="008B5E39" w:rsidRPr="008B5E39" w:rsidDel="00262CE7">
          <w:delText xml:space="preserve"> </w:delText>
        </w:r>
      </w:del>
      <w:commentRangeStart w:id="396"/>
      <w:r w:rsidR="008B5E39">
        <w:rPr>
          <w:lang w:val="en-US"/>
        </w:rPr>
        <w:t>user</w:t>
      </w:r>
      <w:r w:rsidR="008B5E39" w:rsidRPr="008B5E39">
        <w:t xml:space="preserve"> </w:t>
      </w:r>
      <w:commentRangeEnd w:id="396"/>
      <w:r w:rsidR="00D53A2B">
        <w:rPr>
          <w:rStyle w:val="aff9"/>
        </w:rPr>
        <w:commentReference w:id="396"/>
      </w:r>
      <w:r w:rsidR="008B5E39"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commentRangeStart w:id="397"/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</w:t>
      </w:r>
      <w:ins w:id="398" w:author="Автор">
        <w:r w:rsidR="00C923B3" w:rsidRPr="00C923B3">
          <w:t xml:space="preserve"> </w:t>
        </w:r>
        <w:r w:rsidR="00C923B3" w:rsidRPr="004F3A4A">
          <w:t>и будет опущено</w:t>
        </w:r>
        <w:commentRangeStart w:id="399"/>
        <w:commentRangeStart w:id="400"/>
        <w:commentRangeEnd w:id="399"/>
        <w:r w:rsidR="00C923B3">
          <w:rPr>
            <w:rStyle w:val="aff9"/>
          </w:rPr>
          <w:commentReference w:id="399"/>
        </w:r>
      </w:ins>
      <w:commentRangeEnd w:id="400"/>
      <w:r w:rsidR="007B02F7">
        <w:rPr>
          <w:rStyle w:val="aff9"/>
        </w:rPr>
        <w:commentReference w:id="400"/>
      </w:r>
      <w:ins w:id="401" w:author="Автор">
        <w:r w:rsidR="00C923B3">
          <w:t xml:space="preserve">, потому что </w:t>
        </w:r>
        <w:del w:id="402" w:author="Автор">
          <w:r w:rsidR="00C923B3" w:rsidDel="00175FC2">
            <w:delText xml:space="preserve">является тривиальной </w:delText>
          </w:r>
        </w:del>
        <w:r w:rsidR="00C923B3">
          <w:t>реализац</w:t>
        </w:r>
        <w:r w:rsidR="00175FC2">
          <w:t>ия является тривиальной</w:t>
        </w:r>
        <w:del w:id="403" w:author="Автор">
          <w:r w:rsidR="00C923B3" w:rsidDel="00175FC2">
            <w:delText>ией</w:delText>
          </w:r>
        </w:del>
      </w:ins>
      <w:del w:id="404" w:author="Автор">
        <w:r w:rsidR="004F3A4A" w:rsidRPr="004F3A4A" w:rsidDel="00C923B3">
          <w:delText xml:space="preserve"> и будет опущено</w:delText>
        </w:r>
        <w:commentRangeEnd w:id="397"/>
        <w:r w:rsidR="00B05723" w:rsidDel="00C923B3">
          <w:rPr>
            <w:rStyle w:val="aff9"/>
          </w:rPr>
          <w:commentReference w:id="397"/>
        </w:r>
      </w:del>
      <w:r w:rsidR="004F3A4A" w:rsidRPr="004F3A4A">
        <w:t xml:space="preserve">. Соответствующие классы </w:t>
      </w:r>
      <w:del w:id="405" w:author="Автор">
        <w:r w:rsidR="004F3A4A" w:rsidRPr="004F3A4A" w:rsidDel="00324A38">
          <w:delText xml:space="preserve">данного </w:delText>
        </w:r>
      </w:del>
      <w:commentRangeStart w:id="406"/>
      <w:r w:rsidR="004F3A4A" w:rsidRPr="004F3A4A">
        <w:t xml:space="preserve">пакета </w:t>
      </w:r>
      <w:commentRangeEnd w:id="406"/>
      <w:r w:rsidR="0001587F">
        <w:rPr>
          <w:rStyle w:val="aff9"/>
        </w:rPr>
        <w:commentReference w:id="406"/>
      </w:r>
      <w:ins w:id="407" w:author="Автор">
        <w:r w:rsidR="00324A38">
          <w:rPr>
            <w:lang w:val="en-US"/>
          </w:rPr>
          <w:t>user</w:t>
        </w:r>
        <w:r w:rsidR="00324A38" w:rsidRPr="00C923B3">
          <w:rPr>
            <w:rPrChange w:id="408" w:author="Автор">
              <w:rPr>
                <w:lang w:val="en-US"/>
              </w:rPr>
            </w:rPrChange>
          </w:rPr>
          <w:t xml:space="preserve"> </w:t>
        </w:r>
      </w:ins>
      <w:r w:rsidR="004F3A4A" w:rsidRPr="004F3A4A">
        <w:t>доступны в исходных файлах проекта.</w:t>
      </w:r>
    </w:p>
    <w:p w14:paraId="2E145E51" w14:textId="573A541F" w:rsidR="00D5452D" w:rsidRDefault="00262CE7" w:rsidP="00917EAC">
      <w:ins w:id="409" w:author="Автор">
        <w:r>
          <w:t xml:space="preserve">Пакет </w:t>
        </w:r>
      </w:ins>
      <w:commentRangeStart w:id="410"/>
      <w:del w:id="411" w:author="Автор">
        <w:r w:rsidR="00F4597B" w:rsidDel="00262CE7">
          <w:delText>Модуль</w:delText>
        </w:r>
        <w:r w:rsidR="00F4597B" w:rsidRPr="008B5E39" w:rsidDel="00262CE7">
          <w:delText xml:space="preserve"> </w:delText>
        </w:r>
      </w:del>
      <w:commentRangeEnd w:id="410"/>
      <w:r w:rsidR="008D114A">
        <w:rPr>
          <w:rStyle w:val="aff9"/>
        </w:rPr>
        <w:commentReference w:id="410"/>
      </w:r>
      <w:r w:rsidR="00F4597B">
        <w:rPr>
          <w:lang w:val="en-US"/>
        </w:rPr>
        <w:t>statistics</w:t>
      </w:r>
      <w:r w:rsidR="00F4597B" w:rsidRPr="008B5E39">
        <w:t xml:space="preserve"> </w:t>
      </w:r>
      <w:r w:rsidR="00F4597B"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</w:t>
      </w:r>
      <w:commentRangeStart w:id="412"/>
      <w:r w:rsidR="000F10D3">
        <w:t>диаграмма классов</w:t>
      </w:r>
      <w:commentRangeEnd w:id="412"/>
      <w:r w:rsidR="00B315C1">
        <w:rPr>
          <w:rStyle w:val="aff9"/>
        </w:rPr>
        <w:commentReference w:id="412"/>
      </w:r>
      <w:ins w:id="413" w:author="Автор">
        <w:r w:rsidR="007B02F7">
          <w:t xml:space="preserve"> пакета </w:t>
        </w:r>
        <w:r w:rsidR="007B02F7">
          <w:rPr>
            <w:lang w:val="en-US"/>
          </w:rPr>
          <w:t>statistics</w:t>
        </w:r>
      </w:ins>
      <w:r w:rsidR="000F10D3">
        <w:t xml:space="preserve">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lastRenderedPageBreak/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51ECE897" w:rsidR="00562B78" w:rsidRPr="001937FB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</w:t>
      </w:r>
      <w:commentRangeStart w:id="414"/>
      <w:commentRangeStart w:id="415"/>
      <w:r w:rsidRPr="00562B78">
        <w:t xml:space="preserve">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</w:t>
      </w:r>
      <w:commentRangeEnd w:id="414"/>
      <w:r w:rsidR="00062DBF">
        <w:rPr>
          <w:rStyle w:val="aff9"/>
        </w:rPr>
        <w:commentReference w:id="414"/>
      </w:r>
      <w:commentRangeEnd w:id="415"/>
      <w:r w:rsidR="001937FB">
        <w:rPr>
          <w:rStyle w:val="aff9"/>
        </w:rPr>
        <w:commentReference w:id="415"/>
      </w:r>
      <w:r w:rsidRPr="00562B78">
        <w:t xml:space="preserve"> </w:t>
      </w:r>
      <w:commentRangeStart w:id="416"/>
      <w:del w:id="417" w:author="Автор">
        <w:r w:rsidRPr="00562B78" w:rsidDel="00586FF0">
          <w:delText>Эти запросы можно найти в исходных файлах проекта.</w:delText>
        </w:r>
        <w:commentRangeEnd w:id="416"/>
        <w:r w:rsidR="00062DBF" w:rsidDel="00586FF0">
          <w:rPr>
            <w:rStyle w:val="aff9"/>
          </w:rPr>
          <w:commentReference w:id="416"/>
        </w:r>
      </w:del>
    </w:p>
    <w:p w14:paraId="5B6D6F92" w14:textId="2CF5228D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 xml:space="preserve">) </w:t>
      </w:r>
      <w:commentRangeStart w:id="418"/>
      <w:del w:id="419" w:author="Автор">
        <w:r w:rsidRPr="00562B78" w:rsidDel="00E72643">
          <w:delText>необходим для реализации бизнес-логики приложения</w:delText>
        </w:r>
        <w:commentRangeEnd w:id="418"/>
        <w:r w:rsidR="00B81166" w:rsidDel="00E72643">
          <w:rPr>
            <w:rStyle w:val="aff9"/>
          </w:rPr>
          <w:commentReference w:id="418"/>
        </w:r>
        <w:r w:rsidRPr="00562B78" w:rsidDel="00E72643">
          <w:delText xml:space="preserve">. Он </w:delText>
        </w:r>
      </w:del>
      <w:r w:rsidRPr="00562B78">
        <w:t>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420" w:name="_Toc166412931"/>
      <w:bookmarkStart w:id="421" w:name="_Toc166914874"/>
      <w:bookmarkStart w:id="422" w:name="_Toc167623503"/>
      <w:r w:rsidRPr="00D5452D">
        <w:lastRenderedPageBreak/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420"/>
      <w:bookmarkEnd w:id="421"/>
      <w:bookmarkEnd w:id="422"/>
      <w:r w:rsidRPr="00D5452D">
        <w:t xml:space="preserve"> </w:t>
      </w:r>
    </w:p>
    <w:p w14:paraId="3B3D9E49" w14:textId="13CA0E99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</w:t>
      </w:r>
      <w:commentRangeStart w:id="423"/>
      <w:r>
        <w:t xml:space="preserve">Он получает код решения от </w:t>
      </w:r>
      <w:ins w:id="424" w:author="Автор">
        <w:r w:rsidR="005429C4">
          <w:t xml:space="preserve">модуля </w:t>
        </w:r>
        <w:r w:rsidR="005429C4">
          <w:rPr>
            <w:lang w:val="en-US"/>
          </w:rPr>
          <w:t>web</w:t>
        </w:r>
      </w:ins>
      <w:del w:id="425" w:author="Автор">
        <w:r w:rsidDel="005429C4">
          <w:delText>пользователя</w:delText>
        </w:r>
      </w:del>
      <w:commentRangeEnd w:id="423"/>
      <w:r w:rsidR="00A36E05">
        <w:rPr>
          <w:rStyle w:val="aff9"/>
        </w:rPr>
        <w:commentReference w:id="423"/>
      </w:r>
      <w:r>
        <w:t xml:space="preserve">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</w:t>
      </w:r>
      <w:ins w:id="426" w:author="Автор">
        <w:r w:rsidR="005429C4">
          <w:t xml:space="preserve">тестирование пользовательского </w:t>
        </w:r>
      </w:ins>
      <w:del w:id="427" w:author="Автор">
        <w:r w:rsidDel="005429C4">
          <w:delText xml:space="preserve">пользовательский </w:delText>
        </w:r>
      </w:del>
      <w:r>
        <w:t>код</w:t>
      </w:r>
      <w:ins w:id="428" w:author="Автор">
        <w:r w:rsidR="005429C4">
          <w:t>а</w:t>
        </w:r>
      </w:ins>
      <w:r>
        <w:t xml:space="preserve"> </w:t>
      </w:r>
      <w:del w:id="429" w:author="Автор">
        <w:r w:rsidDel="005429C4">
          <w:delText xml:space="preserve">и </w:delText>
        </w:r>
      </w:del>
      <w:ins w:id="430" w:author="Автор">
        <w:r w:rsidR="005429C4">
          <w:t xml:space="preserve">по </w:t>
        </w:r>
      </w:ins>
      <w:r>
        <w:t>набор</w:t>
      </w:r>
      <w:ins w:id="431" w:author="Автор">
        <w:r w:rsidR="005429C4">
          <w:t>у</w:t>
        </w:r>
      </w:ins>
      <w:r>
        <w:t xml:space="preserve">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</w:rPr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</w:t>
      </w:r>
      <w:r>
        <w:lastRenderedPageBreak/>
        <w:t>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432" w:name="_Toc166412932"/>
      <w:bookmarkStart w:id="433" w:name="_Toc166914875"/>
      <w:bookmarkStart w:id="434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432"/>
      <w:bookmarkEnd w:id="433"/>
      <w:bookmarkEnd w:id="434"/>
      <w:r w:rsidRPr="00C22E50">
        <w:t xml:space="preserve"> </w:t>
      </w:r>
    </w:p>
    <w:p w14:paraId="1080C40E" w14:textId="240317A9" w:rsidR="00C22E50" w:rsidRPr="008A754F" w:rsidDel="00A77D5C" w:rsidRDefault="00C22E50" w:rsidP="00A77D5C">
      <w:pPr>
        <w:rPr>
          <w:del w:id="435" w:author="Автор"/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</w:t>
      </w:r>
      <w:commentRangeStart w:id="436"/>
      <w:r>
        <w:t xml:space="preserve">Он получает программу от </w:t>
      </w:r>
      <w:ins w:id="437" w:author="Автор">
        <w:r w:rsidR="005429C4">
          <w:t xml:space="preserve">модуля </w:t>
        </w:r>
        <w:r w:rsidR="005429C4">
          <w:rPr>
            <w:lang w:val="en-US"/>
          </w:rPr>
          <w:t>web</w:t>
        </w:r>
      </w:ins>
      <w:del w:id="438" w:author="Автор">
        <w:r w:rsidDel="005429C4">
          <w:delText>пользователя</w:delText>
        </w:r>
      </w:del>
      <w:commentRangeEnd w:id="436"/>
      <w:r w:rsidR="00C42044">
        <w:rPr>
          <w:rStyle w:val="aff9"/>
        </w:rPr>
        <w:commentReference w:id="436"/>
      </w:r>
      <w:r>
        <w:t xml:space="preserve">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</w:t>
      </w:r>
      <w:commentRangeStart w:id="439"/>
      <w:r>
        <w:t>классов</w:t>
      </w:r>
      <w:commentRangeEnd w:id="439"/>
      <w:r w:rsidR="002158EB">
        <w:rPr>
          <w:rStyle w:val="aff9"/>
        </w:rPr>
        <w:commentReference w:id="439"/>
      </w:r>
      <w:r>
        <w:t>.</w:t>
      </w:r>
      <w:r w:rsidR="008A754F">
        <w:t xml:space="preserve"> </w:t>
      </w:r>
    </w:p>
    <w:p w14:paraId="497AF949" w14:textId="77777777" w:rsidR="00C22E50" w:rsidRPr="00C22E50" w:rsidRDefault="00C22E50" w:rsidP="00E40D12"/>
    <w:p w14:paraId="1E1B704F" w14:textId="7B01B64A" w:rsidR="009E72F9" w:rsidRDefault="00C83800" w:rsidP="00C83800">
      <w:pPr>
        <w:pStyle w:val="afa"/>
      </w:pPr>
      <w:r w:rsidRPr="00C83800">
        <w:lastRenderedPageBreak/>
        <w:drawing>
          <wp:inline distT="0" distB="0" distL="0" distR="0" wp14:anchorId="7C8FA701" wp14:editId="162C7377">
            <wp:extent cx="4969565" cy="492281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7189" cy="49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1D4E9A5D" w:rsidR="007A1528" w:rsidRDefault="007A1528" w:rsidP="007A1528">
      <w:commentRangeStart w:id="440"/>
      <w:r>
        <w:t xml:space="preserve">В системе есть три </w:t>
      </w:r>
      <w:ins w:id="441" w:author="Автор">
        <w:r w:rsidR="005D6907">
          <w:t xml:space="preserve">наследника </w:t>
        </w:r>
      </w:ins>
      <w:r>
        <w:t xml:space="preserve">типа </w:t>
      </w:r>
      <w:proofErr w:type="spellStart"/>
      <w:r>
        <w:t>Runner</w:t>
      </w:r>
      <w:commentRangeEnd w:id="440"/>
      <w:proofErr w:type="spellEnd"/>
      <w:r w:rsidR="00D3770A">
        <w:rPr>
          <w:rStyle w:val="aff9"/>
        </w:rPr>
        <w:commentReference w:id="440"/>
      </w:r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ins w:id="442" w:author="Автор">
        <w:r w:rsidR="006B59F0">
          <w:t xml:space="preserve">наследника </w:t>
        </w:r>
      </w:ins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0A8052B" w:rsidR="004477B7" w:rsidRPr="004477B7" w:rsidRDefault="007A1528" w:rsidP="004477B7">
      <w:proofErr w:type="spellStart"/>
      <w:r>
        <w:lastRenderedPageBreak/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</w:t>
      </w:r>
      <w:commentRangeStart w:id="443"/>
      <w:commentRangeStart w:id="444"/>
      <w:r>
        <w:t xml:space="preserve">и возвращает </w:t>
      </w:r>
      <w:del w:id="445" w:author="Автор">
        <w:r w:rsidDel="00CF1BDD">
          <w:delText xml:space="preserve">Flux </w:delText>
        </w:r>
        <w:commentRangeEnd w:id="443"/>
        <w:r w:rsidR="00701DF3" w:rsidDel="00CF1BDD">
          <w:rPr>
            <w:rStyle w:val="aff9"/>
          </w:rPr>
          <w:commentReference w:id="443"/>
        </w:r>
      </w:del>
      <w:commentRangeEnd w:id="444"/>
      <w:r w:rsidR="005540D4">
        <w:rPr>
          <w:rStyle w:val="aff9"/>
        </w:rPr>
        <w:commentReference w:id="444"/>
      </w:r>
      <w:ins w:id="446" w:author="Автор">
        <w:r w:rsidR="00CF1BDD">
          <w:t xml:space="preserve">поток </w:t>
        </w:r>
      </w:ins>
      <w:r>
        <w:t>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447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447"/>
    </w:p>
    <w:p w14:paraId="7EB54971" w14:textId="4B5424D4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 xml:space="preserve">Материалы, </w:t>
      </w:r>
      <w:ins w:id="448" w:author="Автор">
        <w:r w:rsidR="00D83618">
          <w:rPr>
            <w:rFonts w:eastAsiaTheme="minorHAnsi"/>
            <w:lang w:eastAsia="en-US"/>
          </w:rPr>
          <w:t xml:space="preserve">с которыми </w:t>
        </w:r>
      </w:ins>
      <w:del w:id="449" w:author="Автор">
        <w:r w:rsidRPr="003A1CD6" w:rsidDel="00D83618">
          <w:rPr>
            <w:rFonts w:eastAsiaTheme="minorHAnsi"/>
            <w:lang w:eastAsia="en-US"/>
          </w:rPr>
          <w:delText xml:space="preserve">доступные </w:delText>
        </w:r>
      </w:del>
      <w:r w:rsidRPr="003A1CD6">
        <w:rPr>
          <w:rFonts w:eastAsiaTheme="minorHAnsi"/>
          <w:lang w:eastAsia="en-US"/>
        </w:rPr>
        <w:t>пользовател</w:t>
      </w:r>
      <w:ins w:id="450" w:author="Автор">
        <w:r w:rsidR="00D83618">
          <w:rPr>
            <w:rFonts w:eastAsiaTheme="minorHAnsi"/>
            <w:lang w:eastAsia="en-US"/>
          </w:rPr>
          <w:t>и</w:t>
        </w:r>
      </w:ins>
      <w:del w:id="451" w:author="Автор">
        <w:r w:rsidRPr="003A1CD6" w:rsidDel="00D83618">
          <w:rPr>
            <w:rFonts w:eastAsiaTheme="minorHAnsi"/>
            <w:lang w:eastAsia="en-US"/>
          </w:rPr>
          <w:delText>ям</w:delText>
        </w:r>
      </w:del>
      <w:r w:rsidRPr="003A1CD6">
        <w:rPr>
          <w:rFonts w:eastAsiaTheme="minorHAnsi"/>
          <w:lang w:eastAsia="en-US"/>
        </w:rPr>
        <w:t xml:space="preserve"> </w:t>
      </w:r>
      <w:ins w:id="452" w:author="Автор">
        <w:r w:rsidR="00D83618">
          <w:rPr>
            <w:rFonts w:eastAsiaTheme="minorHAnsi"/>
            <w:lang w:eastAsia="en-US"/>
          </w:rPr>
          <w:t>могут взаимодействовать</w:t>
        </w:r>
      </w:ins>
      <w:del w:id="453" w:author="Автор">
        <w:r w:rsidRPr="003A1CD6" w:rsidDel="00D83618">
          <w:rPr>
            <w:rFonts w:eastAsiaTheme="minorHAnsi"/>
            <w:lang w:eastAsia="en-US"/>
          </w:rPr>
          <w:delText xml:space="preserve">для </w:delText>
        </w:r>
        <w:commentRangeStart w:id="454"/>
        <w:commentRangeStart w:id="455"/>
        <w:r w:rsidRPr="003A1CD6" w:rsidDel="00D83618">
          <w:rPr>
            <w:rFonts w:eastAsiaTheme="minorHAnsi"/>
            <w:lang w:eastAsia="en-US"/>
          </w:rPr>
          <w:delText>взаимодействия</w:delText>
        </w:r>
      </w:del>
      <w:commentRangeEnd w:id="454"/>
      <w:r w:rsidR="0021451F">
        <w:rPr>
          <w:rStyle w:val="aff9"/>
        </w:rPr>
        <w:commentReference w:id="454"/>
      </w:r>
      <w:commentRangeEnd w:id="455"/>
      <w:r w:rsidR="00E40D12">
        <w:rPr>
          <w:rStyle w:val="aff9"/>
        </w:rPr>
        <w:commentReference w:id="455"/>
      </w:r>
      <w:r w:rsidRPr="003A1CD6">
        <w:rPr>
          <w:rFonts w:eastAsiaTheme="minorHAnsi"/>
          <w:lang w:eastAsia="en-US"/>
        </w:rPr>
        <w:t>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615B21F2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Применение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</w:t>
      </w:r>
      <w:commentRangeStart w:id="456"/>
      <w:r>
        <w:rPr>
          <w:rFonts w:eastAsiaTheme="minorHAnsi"/>
          <w:lang w:eastAsia="en-US"/>
        </w:rPr>
        <w:t>Н</w:t>
      </w:r>
      <w:r w:rsidR="00D12A95" w:rsidRPr="00D12A95">
        <w:rPr>
          <w:rFonts w:eastAsiaTheme="minorHAnsi"/>
          <w:lang w:eastAsia="en-US"/>
        </w:rPr>
        <w:t>и одна CMS</w:t>
      </w:r>
      <w:ins w:id="457" w:author="Автор">
        <w:r w:rsidR="00CC5B44">
          <w:rPr>
            <w:rFonts w:eastAsiaTheme="minorHAnsi"/>
            <w:lang w:eastAsia="en-US"/>
          </w:rPr>
          <w:t xml:space="preserve"> </w:t>
        </w:r>
      </w:ins>
      <w:r w:rsidR="00C868EA" w:rsidRPr="00C868EA">
        <w:rPr>
          <w:rFonts w:eastAsiaTheme="minorHAnsi"/>
          <w:lang w:eastAsia="en-US"/>
        </w:rPr>
        <w:t>[14]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commentRangeEnd w:id="456"/>
      <w:r w:rsidR="00F679D6">
        <w:rPr>
          <w:rStyle w:val="aff9"/>
        </w:rPr>
        <w:commentReference w:id="456"/>
      </w:r>
      <w:r w:rsidR="00D12A95" w:rsidRPr="00D12A95">
        <w:rPr>
          <w:rFonts w:eastAsiaTheme="minorHAnsi"/>
          <w:lang w:eastAsia="en-US"/>
        </w:rPr>
        <w:t xml:space="preserve">.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</w:t>
      </w:r>
      <w:ins w:id="458" w:author="Автор">
        <w:r w:rsidR="006B47E0" w:rsidRPr="006B47E0">
          <w:rPr>
            <w:rFonts w:eastAsiaTheme="minorHAnsi"/>
            <w:lang w:eastAsia="en-US"/>
          </w:rPr>
          <w:t>переходить между версиями контента</w:t>
        </w:r>
        <w:r w:rsidR="006B47E0">
          <w:rPr>
            <w:rFonts w:eastAsiaTheme="minorHAnsi"/>
            <w:lang w:eastAsia="en-US"/>
          </w:rPr>
          <w:t xml:space="preserve"> </w:t>
        </w:r>
      </w:ins>
      <w:del w:id="459" w:author="Автор">
        <w:r w:rsidR="00D12A95" w:rsidRPr="00D12A95" w:rsidDel="006B47E0">
          <w:rPr>
            <w:rFonts w:eastAsiaTheme="minorHAnsi"/>
            <w:lang w:eastAsia="en-US"/>
          </w:rPr>
          <w:delText xml:space="preserve">откатывать или </w:delText>
        </w:r>
        <w:commentRangeStart w:id="460"/>
        <w:commentRangeStart w:id="461"/>
        <w:r w:rsidR="00D12A95" w:rsidRPr="00D12A95" w:rsidDel="006B47E0">
          <w:rPr>
            <w:rFonts w:eastAsiaTheme="minorHAnsi"/>
            <w:lang w:eastAsia="en-US"/>
          </w:rPr>
          <w:delText xml:space="preserve">накатывать </w:delText>
        </w:r>
        <w:commentRangeEnd w:id="460"/>
        <w:r w:rsidR="005B6BD2" w:rsidDel="006B47E0">
          <w:rPr>
            <w:rStyle w:val="aff9"/>
          </w:rPr>
          <w:commentReference w:id="460"/>
        </w:r>
        <w:commentRangeEnd w:id="461"/>
        <w:r w:rsidR="006B47E0" w:rsidDel="006B47E0">
          <w:rPr>
            <w:rStyle w:val="aff9"/>
          </w:rPr>
          <w:commentReference w:id="461"/>
        </w:r>
        <w:r w:rsidR="00D12A95" w:rsidRPr="00D12A95" w:rsidDel="006B47E0">
          <w:rPr>
            <w:rFonts w:eastAsiaTheme="minorHAnsi"/>
            <w:lang w:eastAsia="en-US"/>
          </w:rPr>
          <w:delText xml:space="preserve">версии контента </w:delText>
        </w:r>
      </w:del>
      <w:r w:rsidR="00D12A95" w:rsidRPr="00D12A95">
        <w:rPr>
          <w:rFonts w:eastAsiaTheme="minorHAnsi"/>
          <w:lang w:eastAsia="en-US"/>
        </w:rPr>
        <w:t xml:space="preserve">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</w:t>
      </w:r>
      <w:commentRangeStart w:id="462"/>
      <w:commentRangeStart w:id="463"/>
      <w:r w:rsidR="00D12A95" w:rsidRPr="00D12A95">
        <w:rPr>
          <w:rFonts w:eastAsiaTheme="minorHAnsi"/>
          <w:lang w:eastAsia="en-US"/>
        </w:rPr>
        <w:t>Кроме того,</w:t>
      </w:r>
      <w:ins w:id="464" w:author="Автор">
        <w:r w:rsidR="00DC7F02">
          <w:rPr>
            <w:rFonts w:eastAsiaTheme="minorHAnsi"/>
            <w:lang w:eastAsia="en-US"/>
          </w:rPr>
          <w:t xml:space="preserve"> сервисы хостинга </w:t>
        </w:r>
        <w:r w:rsidR="00DC7F02">
          <w:rPr>
            <w:rFonts w:eastAsiaTheme="minorHAnsi"/>
            <w:lang w:val="en-US" w:eastAsia="en-US"/>
          </w:rPr>
          <w:t>Git</w:t>
        </w:r>
        <w:r w:rsidR="00DC7F02" w:rsidRPr="00DC7F02">
          <w:rPr>
            <w:rFonts w:eastAsiaTheme="minorHAnsi"/>
            <w:lang w:eastAsia="en-US"/>
            <w:rPrChange w:id="465" w:author="Автор">
              <w:rPr>
                <w:rFonts w:eastAsiaTheme="minorHAnsi"/>
                <w:lang w:val="en-US" w:eastAsia="en-US"/>
              </w:rPr>
            </w:rPrChange>
          </w:rPr>
          <w:t>-</w:t>
        </w:r>
        <w:r w:rsidR="00DC7F02">
          <w:rPr>
            <w:rFonts w:eastAsiaTheme="minorHAnsi"/>
            <w:lang w:eastAsia="en-US"/>
          </w:rPr>
          <w:t>репозиториев</w:t>
        </w:r>
      </w:ins>
      <w:del w:id="466" w:author="Автор">
        <w:r w:rsidR="00D12A95" w:rsidRPr="00D12A95" w:rsidDel="00DC7F02">
          <w:rPr>
            <w:rFonts w:eastAsiaTheme="minorHAnsi"/>
            <w:lang w:eastAsia="en-US"/>
          </w:rPr>
          <w:delText xml:space="preserve"> Git</w:delText>
        </w:r>
      </w:del>
      <w:ins w:id="467" w:author="Автор">
        <w:del w:id="468" w:author="Автор">
          <w:r w:rsidR="00342568" w:rsidDel="00DC7F02">
            <w:rPr>
              <w:rFonts w:eastAsiaTheme="minorHAnsi"/>
              <w:lang w:val="en-US" w:eastAsia="en-US"/>
            </w:rPr>
            <w:delText>hub</w:delText>
          </w:r>
        </w:del>
      </w:ins>
      <w:r w:rsidR="00D12A95"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commentRangeEnd w:id="462"/>
      <w:r w:rsidR="00B17E27">
        <w:rPr>
          <w:rStyle w:val="aff9"/>
        </w:rPr>
        <w:commentReference w:id="462"/>
      </w:r>
      <w:commentRangeEnd w:id="463"/>
      <w:r w:rsidR="00E40D12">
        <w:rPr>
          <w:rStyle w:val="aff9"/>
        </w:rPr>
        <w:commentReference w:id="463"/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 xml:space="preserve">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t>Рассмотрим назначение каждой папки корневого каталога:</w:t>
      </w:r>
    </w:p>
    <w:p w14:paraId="0ADEC7ED" w14:textId="2B8F8AC4" w:rsidR="00BF3750" w:rsidRDefault="00053E76" w:rsidP="00BF3750">
      <w:pPr>
        <w:pStyle w:val="a"/>
        <w:rPr>
          <w:rFonts w:eastAsia="Calibri"/>
        </w:rPr>
      </w:pPr>
      <w:ins w:id="469" w:author="Автор">
        <w:del w:id="470" w:author="Автор">
          <w:r w:rsidDel="00B04851">
            <w:rPr>
              <w:rFonts w:eastAsia="Calibri"/>
            </w:rPr>
            <w:delText>П</w:delText>
          </w:r>
        </w:del>
        <w:r w:rsidR="00B04851">
          <w:rPr>
            <w:rFonts w:eastAsia="Calibri"/>
          </w:rPr>
          <w:t>п</w:t>
        </w:r>
        <w:r>
          <w:rPr>
            <w:rFonts w:eastAsia="Calibri"/>
          </w:rPr>
          <w:t xml:space="preserve">апка </w:t>
        </w:r>
      </w:ins>
      <w:r w:rsidR="00BF3750">
        <w:rPr>
          <w:rFonts w:eastAsia="Calibri"/>
          <w:lang w:val="en-US"/>
        </w:rPr>
        <w:t>template</w:t>
      </w:r>
      <w:r w:rsidR="00BF3750" w:rsidRPr="00BF3750">
        <w:rPr>
          <w:rFonts w:eastAsia="Calibri"/>
        </w:rPr>
        <w:t xml:space="preserve"> </w:t>
      </w:r>
      <w:r w:rsidR="00BF3750">
        <w:rPr>
          <w:rFonts w:eastAsia="Calibri"/>
        </w:rPr>
        <w:t>содержит шаблон для создания задачи;</w:t>
      </w:r>
    </w:p>
    <w:p w14:paraId="7D5F0199" w14:textId="5D516A9E" w:rsidR="00BF3750" w:rsidRDefault="00B04851" w:rsidP="00BF3750">
      <w:pPr>
        <w:pStyle w:val="a"/>
        <w:rPr>
          <w:rFonts w:eastAsia="Calibri"/>
        </w:rPr>
      </w:pPr>
      <w:ins w:id="471" w:author="Автор">
        <w:r>
          <w:rPr>
            <w:rFonts w:eastAsia="Calibri"/>
          </w:rPr>
          <w:t xml:space="preserve">папка </w:t>
        </w:r>
      </w:ins>
      <w:r w:rsidR="00BF3750">
        <w:rPr>
          <w:rFonts w:eastAsia="Calibri"/>
          <w:lang w:val="en-US"/>
        </w:rPr>
        <w:t>content</w:t>
      </w:r>
      <w:r w:rsidR="00BF3750" w:rsidRPr="00BF3750">
        <w:rPr>
          <w:rFonts w:eastAsia="Calibri"/>
        </w:rPr>
        <w:t xml:space="preserve"> </w:t>
      </w:r>
      <w:commentRangeStart w:id="472"/>
      <w:r w:rsidR="00BF3750">
        <w:rPr>
          <w:rFonts w:eastAsia="Calibri"/>
        </w:rPr>
        <w:t>содержит</w:t>
      </w:r>
      <w:ins w:id="473" w:author="Автор">
        <w:r>
          <w:rPr>
            <w:rFonts w:eastAsia="Calibri"/>
          </w:rPr>
          <w:t xml:space="preserve"> файл</w:t>
        </w:r>
      </w:ins>
      <w:r w:rsidR="00BF3750" w:rsidRPr="00BF3750">
        <w:rPr>
          <w:rFonts w:eastAsia="Calibri"/>
        </w:rPr>
        <w:t xml:space="preserve"> </w:t>
      </w:r>
      <w:proofErr w:type="gramStart"/>
      <w:r w:rsidR="00BF3750">
        <w:rPr>
          <w:rFonts w:eastAsia="Calibri"/>
          <w:lang w:val="en-US"/>
        </w:rPr>
        <w:t>manifest</w:t>
      </w:r>
      <w:r w:rsidR="00BF3750" w:rsidRPr="00BF3750">
        <w:rPr>
          <w:rFonts w:eastAsia="Calibri"/>
        </w:rPr>
        <w:t>.</w:t>
      </w:r>
      <w:proofErr w:type="spellStart"/>
      <w:r w:rsidR="00BF3750">
        <w:rPr>
          <w:rFonts w:eastAsia="Calibri"/>
          <w:lang w:val="en-US"/>
        </w:rPr>
        <w:t>yaml</w:t>
      </w:r>
      <w:commentRangeEnd w:id="472"/>
      <w:proofErr w:type="spellEnd"/>
      <w:proofErr w:type="gramEnd"/>
      <w:r w:rsidR="001915EE">
        <w:rPr>
          <w:rStyle w:val="aff9"/>
          <w:lang w:eastAsia="ru-RU"/>
        </w:rPr>
        <w:commentReference w:id="472"/>
      </w:r>
      <w:r w:rsidR="00BF3750" w:rsidRPr="00BF3750">
        <w:rPr>
          <w:rFonts w:eastAsia="Calibri"/>
        </w:rPr>
        <w:t xml:space="preserve">, </w:t>
      </w:r>
      <w:r w:rsidR="00BF3750"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4AD2CFB5" w:rsidR="00BF3750" w:rsidRDefault="00B04851" w:rsidP="00BF3750">
      <w:pPr>
        <w:pStyle w:val="a"/>
        <w:rPr>
          <w:rFonts w:eastAsia="Calibri"/>
        </w:rPr>
      </w:pPr>
      <w:ins w:id="474" w:author="Автор">
        <w:r>
          <w:rPr>
            <w:rFonts w:eastAsia="Calibri"/>
          </w:rPr>
          <w:t xml:space="preserve">папка </w:t>
        </w:r>
      </w:ins>
      <w:r w:rsidR="00BF3750">
        <w:rPr>
          <w:rFonts w:eastAsia="Calibri"/>
          <w:lang w:val="en-US"/>
        </w:rPr>
        <w:t>schemas</w:t>
      </w:r>
      <w:r w:rsidR="00BF3750" w:rsidRPr="00BF3750">
        <w:rPr>
          <w:rFonts w:eastAsia="Calibri"/>
        </w:rPr>
        <w:t xml:space="preserve"> </w:t>
      </w:r>
      <w:r w:rsidR="00BF3750"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475" w:name="_Toc166412934"/>
      <w:bookmarkStart w:id="476" w:name="_Toc166914877"/>
      <w:bookmarkStart w:id="477" w:name="_Toc167623506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475"/>
      <w:bookmarkEnd w:id="476"/>
      <w:bookmarkEnd w:id="477"/>
    </w:p>
    <w:p w14:paraId="2DAB1CB0" w14:textId="1B2E7CC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</w:t>
      </w:r>
      <w:ins w:id="478" w:author="Автор">
        <w:r w:rsidR="00E60394">
          <w:rPr>
            <w:rFonts w:eastAsiaTheme="minorHAnsi"/>
            <w:lang w:eastAsia="en-US"/>
          </w:rPr>
          <w:t xml:space="preserve">хранения </w:t>
        </w:r>
      </w:ins>
      <w:r>
        <w:rPr>
          <w:rFonts w:eastAsiaTheme="minorHAnsi"/>
          <w:lang w:eastAsia="en-US"/>
        </w:rPr>
        <w:t>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520B074E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YAML</w:t>
      </w:r>
      <w:ins w:id="479" w:author="Автор">
        <w:r w:rsidR="003C4CB9">
          <w:rPr>
            <w:rFonts w:eastAsiaTheme="minorHAnsi"/>
            <w:lang w:eastAsia="en-US"/>
          </w:rPr>
          <w:t xml:space="preserve"> </w:t>
        </w:r>
      </w:ins>
      <w:r w:rsidR="00C868EA" w:rsidRPr="00C868EA">
        <w:rPr>
          <w:rFonts w:eastAsiaTheme="minorHAnsi"/>
          <w:lang w:eastAsia="en-US"/>
        </w:rPr>
        <w:t>[15]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480" w:name="_Toc166412935"/>
      <w:bookmarkStart w:id="481" w:name="_Toc166914878"/>
      <w:bookmarkStart w:id="482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480"/>
      <w:bookmarkEnd w:id="481"/>
      <w:bookmarkEnd w:id="482"/>
    </w:p>
    <w:p w14:paraId="30027757" w14:textId="23A7447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r w:rsidR="00C868EA">
        <w:rPr>
          <w:rFonts w:eastAsiaTheme="minorHAnsi"/>
          <w:lang w:val="en-US" w:eastAsia="en-US"/>
        </w:rPr>
        <w:t>Schema</w:t>
      </w:r>
      <w:ins w:id="483" w:author="Автор">
        <w:r w:rsidR="008E2DBB">
          <w:rPr>
            <w:rFonts w:eastAsiaTheme="minorHAnsi"/>
            <w:lang w:eastAsia="en-US"/>
          </w:rPr>
          <w:t xml:space="preserve"> </w:t>
        </w:r>
      </w:ins>
      <w:r w:rsidR="00C868EA" w:rsidRPr="00C868EA">
        <w:rPr>
          <w:rFonts w:eastAsiaTheme="minorHAnsi"/>
          <w:lang w:eastAsia="en-US"/>
        </w:rPr>
        <w:t>[16]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</w:t>
      </w:r>
      <w:commentRangeStart w:id="484"/>
      <w:r w:rsidRPr="0009330C">
        <w:rPr>
          <w:rFonts w:eastAsiaTheme="minorHAnsi"/>
          <w:lang w:eastAsia="en-US"/>
        </w:rPr>
        <w:t>качества данных</w:t>
      </w:r>
      <w:commentRangeEnd w:id="484"/>
      <w:r w:rsidR="00D31E0F">
        <w:rPr>
          <w:rStyle w:val="aff9"/>
        </w:rPr>
        <w:commentReference w:id="484"/>
      </w:r>
      <w:r w:rsidRPr="0009330C">
        <w:rPr>
          <w:rFonts w:eastAsiaTheme="minorHAnsi"/>
          <w:lang w:eastAsia="en-US"/>
        </w:rPr>
        <w:t>, уменьшение вероятности ошибок и обеспечение согласованности формата данных.</w:t>
      </w:r>
    </w:p>
    <w:p w14:paraId="5952BAB7" w14:textId="6EB91063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</w:t>
      </w:r>
      <w:ins w:id="485" w:author="Автор">
        <w:r w:rsidR="005B0BF9">
          <w:rPr>
            <w:rFonts w:eastAsiaTheme="minorHAnsi"/>
            <w:lang w:eastAsia="en-US"/>
          </w:rPr>
          <w:t xml:space="preserve">современными </w:t>
        </w:r>
      </w:ins>
      <w:commentRangeStart w:id="486"/>
      <w:r w:rsidRPr="002F457B">
        <w:rPr>
          <w:rFonts w:eastAsiaTheme="minorHAnsi"/>
          <w:lang w:eastAsia="en-US"/>
        </w:rPr>
        <w:t>сред</w:t>
      </w:r>
      <w:ins w:id="487" w:author="Автор">
        <w:r w:rsidR="005B0BF9">
          <w:rPr>
            <w:rFonts w:eastAsiaTheme="minorHAnsi"/>
            <w:lang w:eastAsia="en-US"/>
          </w:rPr>
          <w:t>ами</w:t>
        </w:r>
      </w:ins>
      <w:del w:id="488" w:author="Автор">
        <w:r w:rsidRPr="002F457B" w:rsidDel="005B0BF9">
          <w:rPr>
            <w:rFonts w:eastAsiaTheme="minorHAnsi"/>
            <w:lang w:eastAsia="en-US"/>
          </w:rPr>
          <w:delText>ой</w:delText>
        </w:r>
      </w:del>
      <w:r w:rsidRPr="002F457B">
        <w:rPr>
          <w:rFonts w:eastAsiaTheme="minorHAnsi"/>
          <w:lang w:eastAsia="en-US"/>
        </w:rPr>
        <w:t xml:space="preserve"> разработки</w:t>
      </w:r>
      <w:ins w:id="489" w:author="Автор">
        <w:r w:rsidR="00347C8A">
          <w:rPr>
            <w:rFonts w:eastAsiaTheme="minorHAnsi"/>
            <w:lang w:eastAsia="en-US"/>
          </w:rPr>
          <w:t xml:space="preserve">, </w:t>
        </w:r>
        <w:del w:id="490" w:author="Автор">
          <w:r w:rsidR="005B0BF9" w:rsidDel="00207B1C">
            <w:rPr>
              <w:rFonts w:eastAsiaTheme="minorHAnsi"/>
              <w:lang w:eastAsia="en-US"/>
            </w:rPr>
            <w:delText>, например</w:delText>
          </w:r>
        </w:del>
      </w:ins>
      <w:del w:id="491" w:author="Автор">
        <w:r w:rsidRPr="002F457B" w:rsidDel="00207B1C">
          <w:rPr>
            <w:rFonts w:eastAsiaTheme="minorHAnsi"/>
            <w:lang w:eastAsia="en-US"/>
          </w:rPr>
          <w:delText xml:space="preserve"> IntelliJ IDEA, </w:delText>
        </w:r>
      </w:del>
      <w:r w:rsidRPr="002F457B">
        <w:rPr>
          <w:rFonts w:eastAsiaTheme="minorHAnsi"/>
          <w:lang w:eastAsia="en-US"/>
        </w:rPr>
        <w:t xml:space="preserve">что существенно </w:t>
      </w:r>
      <w:commentRangeEnd w:id="486"/>
      <w:r w:rsidR="00563D35">
        <w:rPr>
          <w:rStyle w:val="aff9"/>
        </w:rPr>
        <w:commentReference w:id="486"/>
      </w:r>
      <w:r w:rsidRPr="002F457B">
        <w:rPr>
          <w:rFonts w:eastAsiaTheme="minorHAnsi"/>
          <w:lang w:eastAsia="en-US"/>
        </w:rPr>
        <w:t xml:space="preserve">улучшает удобство разработки новых задач. </w:t>
      </w:r>
      <w:ins w:id="492" w:author="Автор">
        <w:r w:rsidR="008D05E2">
          <w:rPr>
            <w:rFonts w:eastAsiaTheme="minorHAnsi"/>
            <w:lang w:eastAsia="en-US"/>
          </w:rPr>
          <w:t>Например, п</w:t>
        </w:r>
      </w:ins>
      <w:del w:id="493" w:author="Автор">
        <w:r w:rsidRPr="002F457B" w:rsidDel="008D05E2">
          <w:rPr>
            <w:rFonts w:eastAsiaTheme="minorHAnsi"/>
            <w:lang w:eastAsia="en-US"/>
          </w:rPr>
          <w:delText>П</w:delText>
        </w:r>
      </w:del>
      <w:r w:rsidRPr="002F457B">
        <w:rPr>
          <w:rFonts w:eastAsiaTheme="minorHAnsi"/>
          <w:lang w:eastAsia="en-US"/>
        </w:rPr>
        <w:t xml:space="preserve">оддержка </w:t>
      </w:r>
      <w:ins w:id="494" w:author="Автор">
        <w:r w:rsidR="008D05E2">
          <w:rPr>
            <w:rFonts w:eastAsiaTheme="minorHAnsi"/>
            <w:lang w:val="en-US" w:eastAsia="en-US"/>
          </w:rPr>
          <w:t>IntelliJ</w:t>
        </w:r>
        <w:r w:rsidR="008D05E2" w:rsidRPr="008D05E2">
          <w:rPr>
            <w:rFonts w:eastAsiaTheme="minorHAnsi"/>
            <w:lang w:eastAsia="en-US"/>
            <w:rPrChange w:id="495" w:author="Автор">
              <w:rPr>
                <w:rFonts w:eastAsiaTheme="minorHAnsi"/>
                <w:lang w:val="en-US" w:eastAsia="en-US"/>
              </w:rPr>
            </w:rPrChange>
          </w:rPr>
          <w:t xml:space="preserve"> </w:t>
        </w:r>
      </w:ins>
      <w:r w:rsidRPr="002F457B">
        <w:rPr>
          <w:rFonts w:eastAsiaTheme="minorHAnsi"/>
          <w:lang w:eastAsia="en-US"/>
        </w:rPr>
        <w:t>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 xml:space="preserve">). Элементы массива могут быть только </w:t>
      </w:r>
      <w:r w:rsidR="004B55AD" w:rsidRPr="004B55AD">
        <w:rPr>
          <w:rFonts w:eastAsiaTheme="minorHAnsi"/>
          <w:lang w:eastAsia="en-US"/>
        </w:rPr>
        <w:lastRenderedPageBreak/>
        <w:t>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>") и должны соответствовать одному 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496" w:name="_Toc16762350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496"/>
    </w:p>
    <w:p w14:paraId="68638B45" w14:textId="7F125625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</w:t>
      </w:r>
      <w:ins w:id="497" w:author="Автор">
        <w:r w:rsidR="00BA7AB0">
          <w:t xml:space="preserve"> связей между ними. </w:t>
        </w:r>
      </w:ins>
      <w:del w:id="498" w:author="Автор">
        <w:r w:rsidRPr="000B72FC" w:rsidDel="00BA7AB0">
          <w:delText xml:space="preserve"> </w:delText>
        </w:r>
        <w:commentRangeStart w:id="499"/>
        <w:r w:rsidRPr="000B72FC" w:rsidDel="00BA7AB0">
          <w:delText xml:space="preserve">их методов, указаны типы входных параметров и возвращаемых </w:delText>
        </w:r>
        <w:commentRangeStart w:id="500"/>
        <w:commentRangeStart w:id="501"/>
        <w:r w:rsidRPr="000B72FC" w:rsidDel="00BA7AB0">
          <w:delText>значений</w:delText>
        </w:r>
        <w:commentRangeEnd w:id="499"/>
        <w:r w:rsidR="00806EB3" w:rsidDel="00BA7AB0">
          <w:rPr>
            <w:rStyle w:val="aff9"/>
          </w:rPr>
          <w:commentReference w:id="499"/>
        </w:r>
        <w:commentRangeEnd w:id="500"/>
        <w:r w:rsidR="00255842" w:rsidDel="00BA7AB0">
          <w:rPr>
            <w:rStyle w:val="aff9"/>
          </w:rPr>
          <w:commentReference w:id="500"/>
        </w:r>
        <w:commentRangeEnd w:id="501"/>
        <w:r w:rsidR="00BA7AB0" w:rsidDel="00BA7AB0">
          <w:rPr>
            <w:rStyle w:val="aff9"/>
          </w:rPr>
          <w:commentReference w:id="501"/>
        </w:r>
      </w:del>
      <w:r w:rsidRPr="000B72FC">
        <w:t>.</w:t>
      </w:r>
    </w:p>
    <w:p w14:paraId="69F63A78" w14:textId="1C45F8C9" w:rsidR="002E3199" w:rsidRDefault="002E3199" w:rsidP="002E3199">
      <w:pPr>
        <w:pStyle w:val="1"/>
      </w:pPr>
      <w:bookmarkStart w:id="502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502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503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503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</w:t>
      </w:r>
      <w:commentRangeStart w:id="504"/>
      <w:r>
        <w:rPr>
          <w:rFonts w:eastAsia="Calibri"/>
        </w:rPr>
        <w:t xml:space="preserve">Можно заметить, что у каждого из пользователей появился второй курсор оранжевого цвета </w:t>
      </w:r>
      <w:commentRangeEnd w:id="504"/>
      <w:r w:rsidR="000F23DC">
        <w:rPr>
          <w:rStyle w:val="aff9"/>
        </w:rPr>
        <w:commentReference w:id="504"/>
      </w:r>
      <w:r>
        <w:rPr>
          <w:rFonts w:eastAsia="Calibri"/>
        </w:rPr>
        <w:t xml:space="preserve">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505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505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506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506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507" w:name="_Toc167623513"/>
      <w:r>
        <w:rPr>
          <w:rFonts w:eastAsia="Calibri"/>
        </w:rPr>
        <w:t>5.1 Основные аспекты реализации работы</w:t>
      </w:r>
      <w:bookmarkEnd w:id="507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508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508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509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509"/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3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510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510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bookmarkStart w:id="511" w:name="_Toc167623517"/>
      <w:r>
        <w:t>5.5 Определение затрат на разработку и внедрение программного продукта</w:t>
      </w:r>
      <w:bookmarkEnd w:id="511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3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4247E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4247E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512" w:name="_Toc136296796"/>
      <w:bookmarkStart w:id="513" w:name="_Toc167623518"/>
      <w:r>
        <w:t>5.7 Выводы по главе</w:t>
      </w:r>
      <w:bookmarkEnd w:id="512"/>
      <w:bookmarkEnd w:id="513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3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514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514"/>
    </w:p>
    <w:p w14:paraId="3604B6DA" w14:textId="34A5C642" w:rsidR="00D249BD" w:rsidRPr="00594332" w:rsidRDefault="00D249BD" w:rsidP="00594332">
      <w:pPr>
        <w:pStyle w:val="2"/>
      </w:pPr>
      <w:bookmarkStart w:id="515" w:name="_Toc167623520"/>
      <w:r w:rsidRPr="00594332">
        <w:t>6.1 Анализ вредных и опасных факторов, влияющих на здоровье программиста</w:t>
      </w:r>
      <w:bookmarkEnd w:id="515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5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516" w:name="_Toc167623521"/>
      <w:r w:rsidRPr="00594332">
        <w:t>6.2 Расчет системы искусственного освещения помещений</w:t>
      </w:r>
      <w:bookmarkEnd w:id="516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44942F3A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 w:rsidR="006934AA">
        <w:t>534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2F330612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</w:t>
            </w:r>
            <w:r w:rsidR="006934AA">
              <w:t>светильника</w:t>
            </w:r>
            <w:r w:rsidRPr="00C1212E"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587A046D" w:rsidR="00D249BD" w:rsidRDefault="00D249BD" w:rsidP="0016740B">
            <w:pPr>
              <w:pStyle w:val="afe"/>
              <w:shd w:val="clear" w:color="auto" w:fill="auto"/>
            </w:pPr>
            <w:r>
              <w:t>1,</w:t>
            </w:r>
            <w:r w:rsidR="006934AA">
              <w:t>534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37F8691D" w:rsidR="00D249BD" w:rsidRDefault="0009382A" w:rsidP="0016740B">
            <w:pPr>
              <w:pStyle w:val="afe"/>
              <w:shd w:val="clear" w:color="auto" w:fill="auto"/>
            </w:pPr>
            <w:r>
              <w:t>3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27808EF3" w:rsidR="00D249BD" w:rsidRPr="005C191C" w:rsidRDefault="009A5DF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1840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5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5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4247ED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5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5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5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5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5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1D1C5403" w:rsidR="00D249BD" w:rsidRDefault="00D249BD" w:rsidP="00D249BD">
      <w:pPr>
        <w:pStyle w:val="afff5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(6 - 1,534)</m:t>
            </m:r>
          </m:num>
          <m:den>
            <m:r>
              <m:rPr>
                <m:sty m:val="p"/>
              </m:rPr>
              <m:t>1,534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5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5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5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5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492D2D76" w:rsidR="00D249BD" w:rsidRPr="004E39B0" w:rsidRDefault="004247ED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=1840</m:t>
        </m:r>
      </m:oMath>
      <w:r w:rsidR="00D249BD" w:rsidRPr="004E39B0">
        <w:t xml:space="preserve"> – световой поток, лм, табличное значение; </w:t>
      </w:r>
    </w:p>
    <w:p w14:paraId="4A2476A8" w14:textId="5105D84C" w:rsidR="00D249BD" w:rsidRPr="004E39B0" w:rsidRDefault="00A92744" w:rsidP="00D249BD">
      <w:pPr>
        <w:pStyle w:val="afff5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2A2C3B" w:rsidRPr="006934AA">
        <w:rPr>
          <w:rFonts w:eastAsia="Times New Roman"/>
        </w:rPr>
        <w:t>1840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5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3A77E866" w:rsidR="00D249BD" w:rsidRPr="005747B8" w:rsidRDefault="00D249BD" w:rsidP="00D249BD">
      <w:pPr>
        <w:pStyle w:val="afff5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1840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≈311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669F175A" w:rsidR="00D249BD" w:rsidRPr="006934AA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5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0E19C5A2" w:rsidR="00D249BD" w:rsidRPr="005747B8" w:rsidRDefault="00D249BD" w:rsidP="00D249BD">
      <w:pPr>
        <w:pStyle w:val="afff5"/>
      </w:pPr>
      <w:r w:rsidRPr="005747B8">
        <w:t xml:space="preserve"> </w:t>
      </w:r>
      <w:r>
        <w:tab/>
      </w:r>
      <m:oMath>
        <m:r>
          <m:rPr>
            <m:sty m:val="p"/>
          </m:rPr>
          <m:t>P=3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1,25=450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DA3132" w:rsidRDefault="004247ED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517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517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518" w:name="_Toc167623523"/>
      <w:r>
        <w:lastRenderedPageBreak/>
        <w:t>Заключение</w:t>
      </w:r>
      <w:bookmarkEnd w:id="518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519" w:name="_Toc167623524"/>
      <w:r>
        <w:lastRenderedPageBreak/>
        <w:t>Перечень использованных информационных ресурсов</w:t>
      </w:r>
      <w:bookmarkEnd w:id="519"/>
    </w:p>
    <w:p w14:paraId="53BBFC1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1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520" w:name="_Toc167623525"/>
      <w:r>
        <w:lastRenderedPageBreak/>
        <w:t>Приложение А Техническое задание</w:t>
      </w:r>
      <w:bookmarkEnd w:id="52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521" w:name="_Toc188761991"/>
      <w:bookmarkStart w:id="522" w:name="_Toc188608391"/>
      <w:bookmarkStart w:id="523" w:name="_Toc186306366"/>
      <w:bookmarkStart w:id="524" w:name="_Toc184998513"/>
      <w:bookmarkStart w:id="525" w:name="_Toc184991077"/>
      <w:bookmarkStart w:id="526" w:name="_Toc166412943"/>
      <w:bookmarkStart w:id="527" w:name="_Toc166914886"/>
      <w:bookmarkStart w:id="528" w:name="_Toc167623526"/>
      <w:r>
        <w:t>А.1. Общие сведения</w:t>
      </w:r>
      <w:bookmarkEnd w:id="521"/>
      <w:bookmarkEnd w:id="522"/>
      <w:bookmarkEnd w:id="523"/>
      <w:bookmarkEnd w:id="524"/>
      <w:bookmarkEnd w:id="525"/>
      <w:bookmarkEnd w:id="526"/>
      <w:bookmarkEnd w:id="527"/>
      <w:bookmarkEnd w:id="528"/>
    </w:p>
    <w:p w14:paraId="3D03658A" w14:textId="0D9490A1" w:rsidR="000E62F1" w:rsidRDefault="000E62F1" w:rsidP="002935FA">
      <w:pPr>
        <w:pStyle w:val="3"/>
      </w:pPr>
      <w:bookmarkStart w:id="529" w:name="_Toc188761992"/>
      <w:bookmarkStart w:id="530" w:name="_Toc188608392"/>
      <w:bookmarkStart w:id="531" w:name="_Toc186306367"/>
      <w:bookmarkStart w:id="532" w:name="_Toc184998514"/>
      <w:bookmarkStart w:id="533" w:name="_Toc184991078"/>
      <w:bookmarkStart w:id="534" w:name="_Toc166412944"/>
      <w:bookmarkStart w:id="535" w:name="_Toc166914887"/>
      <w:bookmarkStart w:id="536" w:name="_Toc167623527"/>
      <w:r>
        <w:t xml:space="preserve">А.1.1 </w:t>
      </w:r>
      <w:bookmarkEnd w:id="529"/>
      <w:bookmarkEnd w:id="530"/>
      <w:bookmarkEnd w:id="531"/>
      <w:bookmarkEnd w:id="532"/>
      <w:bookmarkEnd w:id="533"/>
      <w:r w:rsidR="009B3735">
        <w:t>Имя сайта</w:t>
      </w:r>
      <w:bookmarkEnd w:id="534"/>
      <w:bookmarkEnd w:id="535"/>
      <w:bookmarkEnd w:id="536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537" w:name="_Toc188761993"/>
      <w:bookmarkStart w:id="538" w:name="_Toc188608393"/>
      <w:bookmarkStart w:id="539" w:name="_Toc186306368"/>
      <w:bookmarkStart w:id="540" w:name="_Toc184998515"/>
      <w:bookmarkStart w:id="541" w:name="_Toc184991079"/>
      <w:bookmarkStart w:id="542" w:name="_Toc166412945"/>
      <w:bookmarkStart w:id="543" w:name="_Toc166914888"/>
      <w:bookmarkStart w:id="544" w:name="_Toc167623528"/>
      <w:r>
        <w:t xml:space="preserve">А.1.2 </w:t>
      </w:r>
      <w:bookmarkEnd w:id="537"/>
      <w:bookmarkEnd w:id="538"/>
      <w:bookmarkEnd w:id="539"/>
      <w:bookmarkEnd w:id="540"/>
      <w:bookmarkEnd w:id="541"/>
      <w:r w:rsidR="009B3735">
        <w:t>Полное наименование системы</w:t>
      </w:r>
      <w:bookmarkEnd w:id="542"/>
      <w:bookmarkEnd w:id="543"/>
      <w:bookmarkEnd w:id="544"/>
    </w:p>
    <w:p w14:paraId="3D40324A" w14:textId="4713A59E" w:rsidR="000E62F1" w:rsidRDefault="00742EC2" w:rsidP="000E62F1">
      <w:bookmarkStart w:id="545" w:name="_Toc188761994"/>
      <w:bookmarkStart w:id="546" w:name="_Toc188608394"/>
      <w:bookmarkStart w:id="547" w:name="_Toc186306369"/>
      <w:bookmarkStart w:id="548" w:name="_Toc184998516"/>
      <w:bookmarkStart w:id="549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550" w:name="_Toc188761995"/>
      <w:bookmarkStart w:id="551" w:name="_Toc188608395"/>
      <w:bookmarkStart w:id="552" w:name="_Toc186306370"/>
      <w:bookmarkStart w:id="553" w:name="_Toc184998517"/>
      <w:bookmarkStart w:id="554" w:name="_Toc184991081"/>
      <w:bookmarkStart w:id="555" w:name="_Toc166412946"/>
      <w:bookmarkStart w:id="556" w:name="_Toc166914889"/>
      <w:bookmarkStart w:id="557" w:name="_Toc167623529"/>
      <w:bookmarkStart w:id="558" w:name="_Toc48928712"/>
      <w:bookmarkStart w:id="559" w:name="_Toc43860365"/>
      <w:bookmarkStart w:id="560" w:name="_Toc43771930"/>
      <w:bookmarkStart w:id="561" w:name="_Toc43094095"/>
      <w:bookmarkStart w:id="562" w:name="_Toc43051117"/>
      <w:bookmarkStart w:id="563" w:name="_Toc43050046"/>
      <w:bookmarkEnd w:id="545"/>
      <w:bookmarkEnd w:id="546"/>
      <w:bookmarkEnd w:id="547"/>
      <w:bookmarkEnd w:id="548"/>
      <w:bookmarkEnd w:id="549"/>
      <w:r>
        <w:t>А.1.3 Перечень документов, на основании которых создается система</w:t>
      </w:r>
      <w:bookmarkEnd w:id="550"/>
      <w:bookmarkEnd w:id="551"/>
      <w:bookmarkEnd w:id="552"/>
      <w:bookmarkEnd w:id="553"/>
      <w:bookmarkEnd w:id="554"/>
      <w:bookmarkEnd w:id="555"/>
      <w:bookmarkEnd w:id="556"/>
      <w:bookmarkEnd w:id="557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del w:id="564" w:author="Автор">
        <w:r w:rsidDel="00766D1E">
          <w:delText>-</w:delText>
        </w:r>
      </w:del>
      <w:r>
        <w:t>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565" w:name="_Toc188761997"/>
      <w:bookmarkStart w:id="566" w:name="_Toc188608397"/>
      <w:bookmarkStart w:id="567" w:name="_Toc186306372"/>
      <w:bookmarkStart w:id="568" w:name="_Toc184998519"/>
      <w:bookmarkStart w:id="569" w:name="_Toc184991083"/>
      <w:bookmarkStart w:id="570" w:name="_Toc166412947"/>
      <w:bookmarkStart w:id="571" w:name="_Toc166914890"/>
      <w:bookmarkStart w:id="572" w:name="_Toc167623530"/>
      <w:bookmarkEnd w:id="558"/>
      <w:bookmarkEnd w:id="559"/>
      <w:bookmarkEnd w:id="560"/>
      <w:bookmarkEnd w:id="561"/>
      <w:bookmarkEnd w:id="562"/>
      <w:bookmarkEnd w:id="563"/>
      <w:r>
        <w:lastRenderedPageBreak/>
        <w:t>А.1.4 Порядок оформления и предъявления заказчику результатов работ по созданию системы</w:t>
      </w:r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573" w:name="_Toc188761998"/>
      <w:bookmarkStart w:id="574" w:name="_Toc188608398"/>
      <w:bookmarkStart w:id="575" w:name="_Toc186306373"/>
      <w:bookmarkStart w:id="576" w:name="_Toc184998520"/>
      <w:bookmarkStart w:id="577" w:name="_Toc184991084"/>
      <w:bookmarkStart w:id="578" w:name="_Toc166412948"/>
      <w:bookmarkStart w:id="579" w:name="_Toc166914891"/>
      <w:bookmarkStart w:id="580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581" w:name="_Toc188761999"/>
      <w:bookmarkStart w:id="582" w:name="_Toc188608399"/>
      <w:bookmarkStart w:id="583" w:name="_Toc186306374"/>
      <w:bookmarkStart w:id="584" w:name="_Toc184998522"/>
      <w:bookmarkStart w:id="585" w:name="_Toc184991086"/>
      <w:bookmarkStart w:id="586" w:name="_Toc87949480"/>
      <w:bookmarkStart w:id="587" w:name="_Toc166412949"/>
      <w:bookmarkStart w:id="588" w:name="_Toc166914892"/>
      <w:bookmarkStart w:id="589" w:name="_Toc167623532"/>
      <w:r>
        <w:t xml:space="preserve">А.2 </w:t>
      </w:r>
      <w:bookmarkEnd w:id="581"/>
      <w:bookmarkEnd w:id="582"/>
      <w:bookmarkEnd w:id="583"/>
      <w:bookmarkEnd w:id="584"/>
      <w:bookmarkEnd w:id="585"/>
      <w:bookmarkEnd w:id="586"/>
      <w:r>
        <w:t>На</w:t>
      </w:r>
      <w:r w:rsidR="009B3735">
        <w:t>значение информационной системы</w:t>
      </w:r>
      <w:bookmarkEnd w:id="587"/>
      <w:bookmarkEnd w:id="588"/>
      <w:bookmarkEnd w:id="589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590" w:name="_Toc188762002"/>
      <w:bookmarkStart w:id="591" w:name="_Toc188608402"/>
      <w:bookmarkStart w:id="592" w:name="_Toc186306377"/>
      <w:bookmarkStart w:id="593" w:name="_Toc184998526"/>
      <w:bookmarkStart w:id="594" w:name="_Toc184991090"/>
      <w:bookmarkStart w:id="595" w:name="_Toc166412950"/>
      <w:bookmarkStart w:id="596" w:name="_Toc166914893"/>
      <w:bookmarkStart w:id="597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590"/>
      <w:bookmarkEnd w:id="591"/>
      <w:bookmarkEnd w:id="592"/>
      <w:bookmarkEnd w:id="593"/>
      <w:bookmarkEnd w:id="594"/>
      <w:r>
        <w:rPr>
          <w:rFonts w:eastAsiaTheme="minorEastAsia"/>
        </w:rPr>
        <w:t>информационной системе</w:t>
      </w:r>
      <w:bookmarkEnd w:id="595"/>
      <w:bookmarkEnd w:id="596"/>
      <w:bookmarkEnd w:id="597"/>
    </w:p>
    <w:p w14:paraId="1F2B14D6" w14:textId="77777777" w:rsidR="000E62F1" w:rsidRDefault="000E62F1" w:rsidP="002935FA">
      <w:pPr>
        <w:pStyle w:val="3"/>
      </w:pPr>
      <w:bookmarkStart w:id="598" w:name="_Toc184991091"/>
      <w:bookmarkStart w:id="599" w:name="_Toc188762003"/>
      <w:bookmarkStart w:id="600" w:name="_Toc188608403"/>
      <w:bookmarkStart w:id="601" w:name="_Toc186306378"/>
      <w:bookmarkStart w:id="602" w:name="_Toc184998527"/>
      <w:bookmarkStart w:id="603" w:name="_Toc166412951"/>
      <w:bookmarkStart w:id="604" w:name="_Toc166914894"/>
      <w:bookmarkStart w:id="605" w:name="_Toc167623534"/>
      <w:r>
        <w:t>А.3.1 Требования к системе в цело</w:t>
      </w:r>
      <w:bookmarkEnd w:id="598"/>
      <w:r>
        <w:t>м</w:t>
      </w:r>
      <w:bookmarkEnd w:id="599"/>
      <w:bookmarkEnd w:id="600"/>
      <w:bookmarkEnd w:id="601"/>
      <w:bookmarkEnd w:id="602"/>
      <w:bookmarkEnd w:id="603"/>
      <w:bookmarkEnd w:id="604"/>
      <w:bookmarkEnd w:id="605"/>
    </w:p>
    <w:p w14:paraId="52CB0851" w14:textId="77777777" w:rsidR="000E62F1" w:rsidRDefault="000E62F1" w:rsidP="007B2CF5">
      <w:pPr>
        <w:pStyle w:val="4"/>
      </w:pPr>
      <w:bookmarkStart w:id="606" w:name="_Toc186306380"/>
      <w:bookmarkStart w:id="607" w:name="_Toc184998529"/>
      <w:bookmarkStart w:id="608" w:name="_Toc184991093"/>
      <w:r>
        <w:t xml:space="preserve">А.3.1.1 Требования к графическому дизайну </w:t>
      </w:r>
      <w:bookmarkEnd w:id="606"/>
      <w:bookmarkEnd w:id="607"/>
      <w:bookmarkEnd w:id="608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609" w:name="_Toc186306381"/>
      <w:bookmarkStart w:id="610" w:name="_Toc184998530"/>
      <w:bookmarkStart w:id="611" w:name="_Toc184991094"/>
      <w:r>
        <w:t xml:space="preserve">А.3.1.2 Требования к шрифтовому оформлению </w:t>
      </w:r>
      <w:bookmarkEnd w:id="609"/>
      <w:bookmarkEnd w:id="610"/>
      <w:bookmarkEnd w:id="611"/>
      <w:r>
        <w:t>ИС</w:t>
      </w:r>
    </w:p>
    <w:p w14:paraId="24EC6743" w14:textId="77777777" w:rsidR="000E62F1" w:rsidRDefault="000E62F1" w:rsidP="000E62F1">
      <w:commentRangeStart w:id="612"/>
      <w:r>
        <w:t xml:space="preserve">Основным шрифтом должен стать Times New </w:t>
      </w:r>
      <w:proofErr w:type="spellStart"/>
      <w:r>
        <w:t>Roman</w:t>
      </w:r>
      <w:commentRangeEnd w:id="612"/>
      <w:proofErr w:type="spellEnd"/>
      <w:r w:rsidR="00924F5C">
        <w:rPr>
          <w:rStyle w:val="aff9"/>
        </w:rPr>
        <w:commentReference w:id="612"/>
      </w:r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613" w:name="_Toc186306382"/>
      <w:bookmarkStart w:id="614" w:name="_Toc184998531"/>
      <w:bookmarkStart w:id="615" w:name="_Toc184991095"/>
      <w:r>
        <w:t>А.3.1.3 Требования к средствам просмотра Сайта</w:t>
      </w:r>
      <w:bookmarkEnd w:id="613"/>
      <w:bookmarkEnd w:id="614"/>
      <w:bookmarkEnd w:id="615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616" w:name="_Toc186306383"/>
      <w:bookmarkStart w:id="617" w:name="_Toc184998532"/>
      <w:bookmarkStart w:id="618" w:name="_Toc184991096"/>
      <w:r>
        <w:t xml:space="preserve">А.3.1.4 Требования к контенту и наполнению </w:t>
      </w:r>
      <w:bookmarkEnd w:id="616"/>
      <w:bookmarkEnd w:id="617"/>
      <w:bookmarkEnd w:id="618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619" w:name="_Toc186306384"/>
      <w:bookmarkStart w:id="620" w:name="_Toc184998533"/>
      <w:bookmarkStart w:id="621" w:name="_Toc184991097"/>
      <w:r>
        <w:lastRenderedPageBreak/>
        <w:t xml:space="preserve">А.3.1.5 Требования к компоновке страниц </w:t>
      </w:r>
      <w:bookmarkEnd w:id="619"/>
      <w:bookmarkEnd w:id="620"/>
      <w:bookmarkEnd w:id="621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622" w:name="_Toc188762004"/>
      <w:bookmarkStart w:id="623" w:name="_Toc188608404"/>
      <w:bookmarkStart w:id="624" w:name="_Toc186306385"/>
      <w:bookmarkStart w:id="625" w:name="_Toc184998534"/>
      <w:bookmarkStart w:id="626" w:name="_Toc184991098"/>
      <w:bookmarkStart w:id="627" w:name="_Toc166412952"/>
      <w:bookmarkStart w:id="628" w:name="_Toc166914895"/>
      <w:bookmarkStart w:id="629" w:name="_Toc167623535"/>
      <w:r>
        <w:t>А.3.2 Требования к функциям (возможностям), выполняемых сайтом</w:t>
      </w:r>
      <w:bookmarkEnd w:id="622"/>
      <w:bookmarkEnd w:id="623"/>
      <w:bookmarkEnd w:id="624"/>
      <w:bookmarkEnd w:id="625"/>
      <w:bookmarkEnd w:id="626"/>
      <w:bookmarkEnd w:id="627"/>
      <w:bookmarkEnd w:id="628"/>
      <w:bookmarkEnd w:id="62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630" w:name="_Toc166412953"/>
      <w:bookmarkStart w:id="631" w:name="_Toc166914896"/>
      <w:bookmarkStart w:id="632" w:name="_Toc167623536"/>
      <w:r>
        <w:rPr>
          <w:lang w:eastAsia="en-US"/>
        </w:rPr>
        <w:t>A.4 Требования к программе или программному изделию</w:t>
      </w:r>
      <w:bookmarkEnd w:id="630"/>
      <w:bookmarkEnd w:id="631"/>
      <w:bookmarkEnd w:id="632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633" w:name="_Toc166412954"/>
      <w:bookmarkStart w:id="634" w:name="_Toc166914897"/>
      <w:bookmarkStart w:id="635" w:name="_Toc167623537"/>
      <w:r>
        <w:rPr>
          <w:lang w:eastAsia="en-US"/>
        </w:rPr>
        <w:t>А.4.1 Требования к функциональным характеристикам</w:t>
      </w:r>
      <w:bookmarkEnd w:id="633"/>
      <w:bookmarkEnd w:id="634"/>
      <w:bookmarkEnd w:id="635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636" w:name="_Toc166412955"/>
      <w:bookmarkStart w:id="637" w:name="_Toc166914898"/>
      <w:bookmarkStart w:id="638" w:name="_Toc167623538"/>
      <w:r>
        <w:rPr>
          <w:lang w:eastAsia="en-US"/>
        </w:rPr>
        <w:t>А.4.2 Требования к надежности</w:t>
      </w:r>
      <w:bookmarkEnd w:id="636"/>
      <w:bookmarkEnd w:id="637"/>
      <w:bookmarkEnd w:id="638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639" w:name="_Toc166412956"/>
      <w:bookmarkStart w:id="640" w:name="_Toc166914899"/>
      <w:bookmarkStart w:id="641" w:name="_Toc167623539"/>
      <w:r>
        <w:rPr>
          <w:lang w:eastAsia="en-US"/>
        </w:rPr>
        <w:t>А.4.3 Условия эксплуатации</w:t>
      </w:r>
      <w:bookmarkEnd w:id="639"/>
      <w:bookmarkEnd w:id="640"/>
      <w:bookmarkEnd w:id="64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642" w:name="_Toc166412957"/>
      <w:bookmarkStart w:id="643" w:name="_Toc166914900"/>
      <w:bookmarkStart w:id="644" w:name="_Toc167623540"/>
      <w:r>
        <w:rPr>
          <w:lang w:eastAsia="en-US"/>
        </w:rPr>
        <w:t>А.4.4 Требования к составу и параметрам технических средств</w:t>
      </w:r>
      <w:bookmarkEnd w:id="642"/>
      <w:bookmarkEnd w:id="643"/>
      <w:bookmarkEnd w:id="64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</w:t>
      </w:r>
      <w:commentRangeStart w:id="645"/>
      <w:r w:rsidR="008C53CA">
        <w:rPr>
          <w:lang w:eastAsia="en-US"/>
        </w:rPr>
        <w:t>персональный</w:t>
      </w:r>
      <w:commentRangeEnd w:id="645"/>
      <w:r w:rsidR="00096305">
        <w:rPr>
          <w:rStyle w:val="aff9"/>
        </w:rPr>
        <w:commentReference w:id="645"/>
      </w:r>
      <w:r w:rsidR="008C53CA">
        <w:rPr>
          <w:lang w:eastAsia="en-US"/>
        </w:rPr>
        <w:t xml:space="preserve"> компьютер с возможностью выхода в </w:t>
      </w:r>
      <w:commentRangeStart w:id="646"/>
      <w:r w:rsidR="008C53CA">
        <w:rPr>
          <w:lang w:eastAsia="en-US"/>
        </w:rPr>
        <w:t>интернет</w:t>
      </w:r>
      <w:commentRangeEnd w:id="646"/>
      <w:r w:rsidR="004C1CEC">
        <w:rPr>
          <w:rStyle w:val="aff9"/>
        </w:rPr>
        <w:commentReference w:id="646"/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647" w:name="_Toc166412958"/>
      <w:bookmarkStart w:id="648" w:name="_Toc166914901"/>
      <w:bookmarkStart w:id="649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647"/>
      <w:bookmarkEnd w:id="648"/>
      <w:bookmarkEnd w:id="649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</w:t>
      </w:r>
      <w:commentRangeStart w:id="650"/>
      <w:r w:rsidR="00DF21C4">
        <w:rPr>
          <w:lang w:eastAsia="en-US"/>
        </w:rPr>
        <w:t>браузер</w:t>
      </w:r>
      <w:commentRangeEnd w:id="650"/>
      <w:r w:rsidR="006D4077">
        <w:rPr>
          <w:rStyle w:val="aff9"/>
        </w:rPr>
        <w:commentReference w:id="650"/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651" w:name="_Toc166412959"/>
      <w:bookmarkStart w:id="652" w:name="_Toc166914902"/>
      <w:bookmarkStart w:id="653" w:name="_Toc167623542"/>
      <w:r>
        <w:rPr>
          <w:lang w:eastAsia="en-US"/>
        </w:rPr>
        <w:t>А.4.6 Требования к упаковке и маркировке</w:t>
      </w:r>
      <w:bookmarkEnd w:id="651"/>
      <w:bookmarkEnd w:id="652"/>
      <w:bookmarkEnd w:id="653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654" w:name="_Toc166412960"/>
      <w:bookmarkStart w:id="655" w:name="_Toc166914903"/>
      <w:bookmarkStart w:id="656" w:name="_Toc167623543"/>
      <w:r>
        <w:rPr>
          <w:lang w:eastAsia="en-US"/>
        </w:rPr>
        <w:t>А.4.7 Требования к транспортировке и хранению</w:t>
      </w:r>
      <w:bookmarkEnd w:id="654"/>
      <w:bookmarkEnd w:id="655"/>
      <w:bookmarkEnd w:id="656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657" w:name="_Toc166412961"/>
      <w:bookmarkStart w:id="658" w:name="_Toc166914904"/>
      <w:bookmarkStart w:id="659" w:name="_Toc167623544"/>
      <w:r>
        <w:rPr>
          <w:lang w:eastAsia="en-US"/>
        </w:rPr>
        <w:t>А.4.8 Специальные требования</w:t>
      </w:r>
      <w:bookmarkEnd w:id="657"/>
      <w:bookmarkEnd w:id="658"/>
      <w:bookmarkEnd w:id="659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660" w:name="_Toc166412962"/>
      <w:bookmarkStart w:id="661" w:name="_Toc166914905"/>
      <w:bookmarkStart w:id="662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660"/>
      <w:bookmarkEnd w:id="661"/>
      <w:bookmarkEnd w:id="662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663" w:name="_Toc166412963"/>
      <w:bookmarkStart w:id="664" w:name="_Toc166914906"/>
      <w:bookmarkStart w:id="665" w:name="_Toc167623546"/>
      <w:r>
        <w:rPr>
          <w:lang w:eastAsia="en-US"/>
        </w:rPr>
        <w:t>А.6 Стадии и этапы разработки</w:t>
      </w:r>
      <w:bookmarkEnd w:id="663"/>
      <w:bookmarkEnd w:id="664"/>
      <w:bookmarkEnd w:id="665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666" w:name="_Toc166412964"/>
      <w:bookmarkStart w:id="667" w:name="_Toc166914907"/>
      <w:bookmarkStart w:id="668" w:name="_Toc167623547"/>
      <w:r>
        <w:rPr>
          <w:lang w:eastAsia="en-US"/>
        </w:rPr>
        <w:t>А.7 Порядок контроля и приемки</w:t>
      </w:r>
      <w:bookmarkEnd w:id="666"/>
      <w:bookmarkEnd w:id="667"/>
      <w:bookmarkEnd w:id="668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669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669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670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670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proofErr w:type="spellStart"/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proofErr w:type="spellEnd"/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9"/>
      <w:headerReference w:type="first" r:id="rId40"/>
      <w:footerReference w:type="first" r:id="rId41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втор" w:initials="A">
    <w:p w14:paraId="5C29AE79" w14:textId="31748BA1" w:rsidR="00DA3132" w:rsidRPr="00DA3132" w:rsidRDefault="00DA3132">
      <w:pPr>
        <w:pStyle w:val="affa"/>
      </w:pPr>
      <w:r>
        <w:rPr>
          <w:rStyle w:val="aff9"/>
        </w:rPr>
        <w:annotationRef/>
      </w:r>
      <w:r>
        <w:t>В содержании межстрочный интервал больше 1,5. Возможно за счет отступов после каждого абзаца.</w:t>
      </w:r>
    </w:p>
  </w:comment>
  <w:comment w:id="78" w:author="Автор" w:initials="A">
    <w:p w14:paraId="279462FC" w14:textId="4FADE126" w:rsidR="00065374" w:rsidRDefault="00065374">
      <w:pPr>
        <w:pStyle w:val="affa"/>
      </w:pPr>
      <w:r>
        <w:rPr>
          <w:rStyle w:val="aff9"/>
        </w:rPr>
        <w:annotationRef/>
      </w:r>
      <w:r>
        <w:t>смысловой повтор: разные задачи разные задачи</w:t>
      </w:r>
      <w:r w:rsidR="00F63B01">
        <w:t>. Или уточнить первую часть или убрать повтор</w:t>
      </w:r>
    </w:p>
  </w:comment>
  <w:comment w:id="81" w:author="Автор" w:initials="A">
    <w:p w14:paraId="66CDCECA" w14:textId="5358BD10" w:rsidR="00794410" w:rsidRDefault="00794410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85" w:author="Автор" w:initials="A">
    <w:p w14:paraId="5B9C4FA5" w14:textId="00A7EB39" w:rsidR="005F5136" w:rsidRDefault="005F5136">
      <w:pPr>
        <w:pStyle w:val="affa"/>
      </w:pPr>
      <w:r>
        <w:rPr>
          <w:rStyle w:val="aff9"/>
        </w:rPr>
        <w:annotationRef/>
      </w:r>
      <w:r>
        <w:t xml:space="preserve">Целью является «предоставление» платформы или </w:t>
      </w:r>
      <w:proofErr w:type="gramStart"/>
      <w:r>
        <w:t>все таки</w:t>
      </w:r>
      <w:proofErr w:type="gramEnd"/>
      <w:r>
        <w:t xml:space="preserve"> её проектирование и разработка?</w:t>
      </w:r>
    </w:p>
  </w:comment>
  <w:comment w:id="87" w:author="Автор" w:initials="A">
    <w:p w14:paraId="07EE5377" w14:textId="16DA4EBF" w:rsidR="00604CF7" w:rsidRDefault="00604CF7">
      <w:pPr>
        <w:pStyle w:val="affa"/>
      </w:pPr>
      <w:r>
        <w:rPr>
          <w:rStyle w:val="aff9"/>
        </w:rPr>
        <w:annotationRef/>
      </w:r>
      <w:r>
        <w:t xml:space="preserve">В одном месте у вас «программное средство», а в другом «информационная система». Выберите что-то одно и используйте везде в документе по отношению в вашей работе. </w:t>
      </w:r>
    </w:p>
  </w:comment>
  <w:comment w:id="90" w:author="Автор" w:initials="A">
    <w:p w14:paraId="41B07613" w14:textId="0D0412CA" w:rsidR="008250E2" w:rsidRDefault="008250E2">
      <w:pPr>
        <w:pStyle w:val="affa"/>
      </w:pPr>
      <w:r>
        <w:rPr>
          <w:rStyle w:val="aff9"/>
        </w:rPr>
        <w:annotationRef/>
      </w:r>
      <w:r>
        <w:t xml:space="preserve">Вторая глава содержит </w:t>
      </w:r>
      <w:proofErr w:type="gramStart"/>
      <w:r>
        <w:t>больше</w:t>
      </w:r>
      <w:proofErr w:type="gramEnd"/>
      <w:r>
        <w:t xml:space="preserve"> чем тут написано. </w:t>
      </w:r>
    </w:p>
  </w:comment>
  <w:comment w:id="97" w:author="Автор" w:initials="A">
    <w:p w14:paraId="0C5D3112" w14:textId="0F7875D5" w:rsidR="00857128" w:rsidRDefault="00857128">
      <w:pPr>
        <w:pStyle w:val="affa"/>
      </w:pPr>
      <w:r>
        <w:t xml:space="preserve">Название </w:t>
      </w:r>
      <w:r>
        <w:rPr>
          <w:rStyle w:val="aff9"/>
        </w:rPr>
        <w:annotationRef/>
      </w:r>
      <w:r>
        <w:t>не соответствует содержанию раздела, в нем нет никаких теоретических сведений. Скорее это «Аналитический обзор</w:t>
      </w:r>
      <w:proofErr w:type="gramStart"/>
      <w:r>
        <w:t xml:space="preserve"> ….</w:t>
      </w:r>
      <w:proofErr w:type="gramEnd"/>
      <w:r>
        <w:t>»</w:t>
      </w:r>
    </w:p>
  </w:comment>
  <w:comment w:id="106" w:author="Автор" w:initials="A">
    <w:p w14:paraId="43303840" w14:textId="5193D97A" w:rsidR="009A5635" w:rsidRDefault="009A5635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11" w:author="Автор" w:initials="A">
    <w:p w14:paraId="7B85AB01" w14:textId="58E6ADBA" w:rsidR="00DE632E" w:rsidRDefault="00DE632E">
      <w:pPr>
        <w:pStyle w:val="affa"/>
      </w:pPr>
      <w:r>
        <w:rPr>
          <w:rStyle w:val="aff9"/>
        </w:rPr>
        <w:annotationRef/>
      </w:r>
      <w:r>
        <w:t>оценка кода не может обеспечить ни его точность, ни его производительность</w:t>
      </w:r>
      <w:r w:rsidR="0032332A">
        <w:t>. Это только лишь оценка</w:t>
      </w:r>
    </w:p>
  </w:comment>
  <w:comment w:id="112" w:author="Автор" w:initials="A">
    <w:p w14:paraId="370D9735" w14:textId="58B60304" w:rsidR="00234B06" w:rsidRDefault="00234B06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19" w:author="Автор" w:initials="A">
    <w:p w14:paraId="114F5B02" w14:textId="7A052AA4" w:rsidR="008723EE" w:rsidRDefault="008723EE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133" w:author="Автор" w:initials="A">
    <w:p w14:paraId="0FC4E4EA" w14:textId="72DCE10A" w:rsidR="004731CF" w:rsidRDefault="004731CF">
      <w:pPr>
        <w:pStyle w:val="affa"/>
      </w:pPr>
      <w:r>
        <w:rPr>
          <w:rStyle w:val="aff9"/>
        </w:rPr>
        <w:annotationRef/>
      </w:r>
      <w:r>
        <w:t>в российском сегменте чего?</w:t>
      </w:r>
    </w:p>
  </w:comment>
  <w:comment w:id="148" w:author="Автор" w:initials="A">
    <w:p w14:paraId="1AB38DC6" w14:textId="74F7A4D8" w:rsidR="00355F9F" w:rsidRDefault="00355F9F">
      <w:pPr>
        <w:pStyle w:val="affa"/>
      </w:pPr>
      <w:r>
        <w:rPr>
          <w:rStyle w:val="aff9"/>
        </w:rPr>
        <w:annotationRef/>
      </w:r>
      <w:r>
        <w:t>падеж?</w:t>
      </w:r>
    </w:p>
  </w:comment>
  <w:comment w:id="153" w:author="Автор" w:initials="A">
    <w:p w14:paraId="098E50A8" w14:textId="1363A929" w:rsidR="00545072" w:rsidRDefault="00545072">
      <w:pPr>
        <w:pStyle w:val="affa"/>
      </w:pPr>
      <w:r>
        <w:rPr>
          <w:rStyle w:val="aff9"/>
        </w:rPr>
        <w:annotationRef/>
      </w:r>
      <w:r>
        <w:t>Платформы еще нет, характеристики кого и как «проанализированы»?</w:t>
      </w:r>
    </w:p>
  </w:comment>
  <w:comment w:id="162" w:author="Автор" w:initials="A">
    <w:p w14:paraId="276BD5A7" w14:textId="3FEB8FC7" w:rsidR="001D39E4" w:rsidRDefault="001D39E4">
      <w:pPr>
        <w:pStyle w:val="affa"/>
      </w:pPr>
      <w:r>
        <w:rPr>
          <w:rStyle w:val="aff9"/>
        </w:rPr>
        <w:annotationRef/>
      </w:r>
      <w:r w:rsidR="00E46FD4">
        <w:t>не описаны. В пункте «Постановка задачи» их нет.</w:t>
      </w:r>
    </w:p>
  </w:comment>
  <w:comment w:id="188" w:author="Автор" w:initials="A">
    <w:p w14:paraId="11B7DE98" w14:textId="7F45B07C" w:rsidR="00FC7B72" w:rsidRDefault="00FC7B72">
      <w:pPr>
        <w:pStyle w:val="affa"/>
      </w:pPr>
      <w:r>
        <w:rPr>
          <w:rStyle w:val="aff9"/>
        </w:rPr>
        <w:annotationRef/>
      </w:r>
      <w:r w:rsidR="00172F68">
        <w:rPr>
          <w:rStyle w:val="aff9"/>
        </w:rPr>
        <w:t>З</w:t>
      </w:r>
      <w:r>
        <w:t>аголовк</w:t>
      </w:r>
      <w:r w:rsidR="00172F68">
        <w:t>и</w:t>
      </w:r>
      <w:r>
        <w:t xml:space="preserve"> таблиц пишутся посередине. Далее везде.</w:t>
      </w:r>
    </w:p>
  </w:comment>
  <w:comment w:id="196" w:author="Автор" w:initials="A">
    <w:p w14:paraId="0923A7D2" w14:textId="532DE2F6" w:rsidR="00891016" w:rsidRDefault="00891016">
      <w:pPr>
        <w:pStyle w:val="affa"/>
      </w:pPr>
      <w:r>
        <w:rPr>
          <w:rStyle w:val="aff9"/>
        </w:rPr>
        <w:annotationRef/>
      </w:r>
      <w:r>
        <w:t>Из этого описания мало что понятно. Зачем эта структура, какова её роль в системе и т.д.</w:t>
      </w:r>
    </w:p>
  </w:comment>
  <w:comment w:id="197" w:author="Автор" w:initials="A">
    <w:p w14:paraId="5F256664" w14:textId="2C08888F" w:rsidR="00310C05" w:rsidRDefault="00310C05">
      <w:pPr>
        <w:pStyle w:val="affa"/>
      </w:pPr>
      <w:r>
        <w:rPr>
          <w:rStyle w:val="aff9"/>
        </w:rPr>
        <w:annotationRef/>
      </w:r>
    </w:p>
  </w:comment>
  <w:comment w:id="203" w:author="Автор" w:initials="A">
    <w:p w14:paraId="7D762573" w14:textId="66CE2A4A" w:rsidR="00891016" w:rsidRDefault="00891016">
      <w:pPr>
        <w:pStyle w:val="affa"/>
      </w:pPr>
      <w:r>
        <w:rPr>
          <w:rStyle w:val="aff9"/>
        </w:rPr>
        <w:annotationRef/>
      </w:r>
      <w:r>
        <w:t xml:space="preserve">На мой вкус не хватает как минимум поля «дата и время отправки», а еще </w:t>
      </w:r>
      <w:r w:rsidR="009F699D">
        <w:t xml:space="preserve">из опыта </w:t>
      </w:r>
      <w:proofErr w:type="gramStart"/>
      <w:r>
        <w:t xml:space="preserve">можно </w:t>
      </w:r>
      <w:r w:rsidR="009F699D">
        <w:t xml:space="preserve">сетевой </w:t>
      </w:r>
      <w:r>
        <w:t>адрес</w:t>
      </w:r>
      <w:proofErr w:type="gramEnd"/>
      <w:r>
        <w:t xml:space="preserve"> с которого была произведена отправка. </w:t>
      </w:r>
    </w:p>
  </w:comment>
  <w:comment w:id="215" w:author="Автор" w:initials="A">
    <w:p w14:paraId="17C623F0" w14:textId="23D3B4A6" w:rsidR="00126608" w:rsidRDefault="00126608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219" w:author="Автор" w:initials="A">
    <w:p w14:paraId="56F1DE81" w14:textId="40CDC3BE" w:rsidR="004834C0" w:rsidRDefault="004834C0">
      <w:pPr>
        <w:pStyle w:val="affa"/>
      </w:pPr>
      <w:r>
        <w:rPr>
          <w:rStyle w:val="aff9"/>
        </w:rPr>
        <w:annotationRef/>
      </w:r>
      <w:r>
        <w:t>Интересно, что вы говорите о времени создания, но ни у Решения, ни у Результатов это время нигде не хранится.</w:t>
      </w:r>
    </w:p>
  </w:comment>
  <w:comment w:id="228" w:author="Автор" w:initials="A">
    <w:p w14:paraId="73BE9875" w14:textId="2A1C86C7" w:rsidR="007C32F4" w:rsidRDefault="007C32F4">
      <w:pPr>
        <w:pStyle w:val="affa"/>
      </w:pPr>
      <w:r>
        <w:rPr>
          <w:rStyle w:val="aff9"/>
        </w:rPr>
        <w:annotationRef/>
      </w:r>
      <w:r>
        <w:t>Просто количества недостаточно. Обязательно нужно знать точно (списком) какие тесты пройдены и за сколько, а какие – нет и по какой причине (лимит времени, лимит памяти, некорректный ответ и т.д.)</w:t>
      </w:r>
    </w:p>
  </w:comment>
  <w:comment w:id="258" w:author="Автор" w:initials="A">
    <w:p w14:paraId="671F2151" w14:textId="67AA5FDF" w:rsidR="00503B8A" w:rsidRDefault="00503B8A">
      <w:pPr>
        <w:pStyle w:val="affa"/>
      </w:pPr>
      <w:r>
        <w:rPr>
          <w:rStyle w:val="aff9"/>
        </w:rPr>
        <w:annotationRef/>
      </w:r>
      <w:r>
        <w:t>съехало. И вообще «Окончание …» можно не писать, если есть повторяющийся заголовок</w:t>
      </w:r>
    </w:p>
  </w:comment>
  <w:comment w:id="292" w:author="Автор" w:initials="A">
    <w:p w14:paraId="05FB9EB2" w14:textId="5D340981" w:rsidR="008504E4" w:rsidRDefault="008504E4">
      <w:pPr>
        <w:pStyle w:val="affa"/>
      </w:pPr>
      <w:r>
        <w:rPr>
          <w:rStyle w:val="aff9"/>
        </w:rPr>
        <w:annotationRef/>
      </w:r>
      <w:r>
        <w:t xml:space="preserve">Простоя – хорошо. А для чего она? </w:t>
      </w:r>
    </w:p>
  </w:comment>
  <w:comment w:id="296" w:author="Автор" w:initials="A">
    <w:p w14:paraId="11DA23A6" w14:textId="653E4625" w:rsidR="009C41E5" w:rsidRDefault="009C41E5">
      <w:pPr>
        <w:pStyle w:val="affa"/>
      </w:pPr>
      <w:r>
        <w:rPr>
          <w:rStyle w:val="aff9"/>
        </w:rPr>
        <w:annotationRef/>
      </w:r>
      <w:r>
        <w:t>А где всякая статистика о пользователе? Сколько решил задач, какое место занимает и т.д.</w:t>
      </w:r>
    </w:p>
  </w:comment>
  <w:comment w:id="297" w:author="Автор" w:initials="A">
    <w:p w14:paraId="0D04CBD2" w14:textId="4E3A3B92" w:rsidR="005B219C" w:rsidRDefault="005B219C">
      <w:pPr>
        <w:pStyle w:val="affa"/>
      </w:pPr>
      <w:r>
        <w:rPr>
          <w:rStyle w:val="aff9"/>
        </w:rPr>
        <w:annotationRef/>
      </w:r>
      <w:r>
        <w:t>В полях не хранится, вычисляется.</w:t>
      </w:r>
    </w:p>
  </w:comment>
  <w:comment w:id="304" w:author="Автор" w:initials="A">
    <w:p w14:paraId="6FD3F79F" w14:textId="23EE20BE" w:rsidR="00F24855" w:rsidRDefault="00682980">
      <w:pPr>
        <w:pStyle w:val="affa"/>
      </w:pPr>
      <w:r>
        <w:t xml:space="preserve">А где </w:t>
      </w:r>
      <w:r w:rsidR="00F24855">
        <w:rPr>
          <w:rStyle w:val="aff9"/>
        </w:rPr>
        <w:annotationRef/>
      </w:r>
      <w:r w:rsidR="00F24855">
        <w:t>Соль</w:t>
      </w:r>
      <w:r>
        <w:t xml:space="preserve"> для хэша</w:t>
      </w:r>
      <w:r w:rsidR="00F24855">
        <w:t>?</w:t>
      </w:r>
    </w:p>
  </w:comment>
  <w:comment w:id="305" w:author="Автор" w:initials="A">
    <w:p w14:paraId="513AFE6B" w14:textId="158A892A" w:rsidR="005B219C" w:rsidRDefault="005B219C">
      <w:pPr>
        <w:pStyle w:val="affa"/>
      </w:pPr>
      <w:r>
        <w:rPr>
          <w:rStyle w:val="aff9"/>
        </w:rPr>
        <w:annotationRef/>
      </w:r>
      <w:r>
        <w:t>Одна на всех</w:t>
      </w:r>
    </w:p>
  </w:comment>
  <w:comment w:id="310" w:author="Автор" w:initials="A">
    <w:p w14:paraId="30050C80" w14:textId="0DCEF2FA" w:rsidR="00D45E26" w:rsidRDefault="00D45E26">
      <w:pPr>
        <w:pStyle w:val="affa"/>
      </w:pPr>
      <w:r>
        <w:rPr>
          <w:rStyle w:val="aff9"/>
        </w:rPr>
        <w:annotationRef/>
      </w:r>
      <w:r>
        <w:t xml:space="preserve">Схема? </w:t>
      </w:r>
      <w:r w:rsidR="00E52E6C">
        <w:t xml:space="preserve">Кратко о назначении </w:t>
      </w:r>
      <w:r>
        <w:t>каждого из сервисов?</w:t>
      </w:r>
    </w:p>
  </w:comment>
  <w:comment w:id="317" w:author="Автор" w:initials="A">
    <w:p w14:paraId="54FE8061" w14:textId="1CE17C02" w:rsidR="003341CE" w:rsidRPr="003341CE" w:rsidRDefault="003341CE">
      <w:pPr>
        <w:pStyle w:val="affa"/>
      </w:pPr>
      <w:r>
        <w:rPr>
          <w:rStyle w:val="aff9"/>
        </w:rPr>
        <w:annotationRef/>
      </w:r>
      <w:r>
        <w:t xml:space="preserve">Хорошо бы чтобы ранее была представлена общая схема разрабатываемой ИС, т.к. </w:t>
      </w:r>
      <w:r>
        <w:rPr>
          <w:lang w:val="en-US"/>
        </w:rPr>
        <w:t>Kafka</w:t>
      </w:r>
      <w:r w:rsidRPr="003341CE">
        <w:t xml:space="preserve"> </w:t>
      </w:r>
      <w:r>
        <w:t>появляется «вдруг»</w:t>
      </w:r>
    </w:p>
  </w:comment>
  <w:comment w:id="318" w:author="Автор" w:initials="A">
    <w:p w14:paraId="36177D38" w14:textId="2E080A62" w:rsidR="00557E2A" w:rsidRPr="00557E2A" w:rsidRDefault="00557E2A">
      <w:pPr>
        <w:pStyle w:val="affa"/>
      </w:pPr>
      <w:r>
        <w:rPr>
          <w:rStyle w:val="aff9"/>
        </w:rPr>
        <w:annotationRef/>
      </w:r>
      <w:r>
        <w:t xml:space="preserve">Почему </w:t>
      </w:r>
      <w:proofErr w:type="spellStart"/>
      <w:r>
        <w:t>имеено</w:t>
      </w:r>
      <w:proofErr w:type="spellEnd"/>
      <w:r>
        <w:t xml:space="preserve"> </w:t>
      </w:r>
      <w:proofErr w:type="spellStart"/>
      <w:r>
        <w:rPr>
          <w:lang w:val="en-US"/>
        </w:rPr>
        <w:t>kafka</w:t>
      </w:r>
      <w:proofErr w:type="spellEnd"/>
      <w:r w:rsidRPr="00557E2A">
        <w:t xml:space="preserve"> </w:t>
      </w:r>
      <w:r>
        <w:t xml:space="preserve">никак не обоснованно. Почему не </w:t>
      </w:r>
      <w:r>
        <w:rPr>
          <w:lang w:val="en-US"/>
        </w:rPr>
        <w:t>Rabbit</w:t>
      </w:r>
      <w:r w:rsidRPr="00557E2A">
        <w:t xml:space="preserve"> </w:t>
      </w:r>
      <w:r>
        <w:rPr>
          <w:lang w:val="en-US"/>
        </w:rPr>
        <w:t>MQ</w:t>
      </w:r>
      <w:r>
        <w:t xml:space="preserve">, не </w:t>
      </w:r>
      <w:r>
        <w:rPr>
          <w:lang w:val="en-US"/>
        </w:rPr>
        <w:t>NATS</w:t>
      </w:r>
      <w:r w:rsidRPr="00557E2A">
        <w:t>?</w:t>
      </w:r>
      <w:r>
        <w:t xml:space="preserve"> </w:t>
      </w:r>
      <w:r>
        <w:rPr>
          <w:lang w:val="en-US"/>
        </w:rPr>
        <w:t>Kafka</w:t>
      </w:r>
      <w:r w:rsidRPr="00557E2A">
        <w:t xml:space="preserve"> </w:t>
      </w:r>
      <w:r>
        <w:t>сложнее в развертывании, для нее сложнее делать клиентов. Какие преимущества</w:t>
      </w:r>
      <w:r w:rsidR="002211F6">
        <w:t xml:space="preserve"> применительно к решаемой задаче</w:t>
      </w:r>
      <w:r>
        <w:t>?</w:t>
      </w:r>
    </w:p>
  </w:comment>
  <w:comment w:id="324" w:author="Автор" w:initials="A">
    <w:p w14:paraId="31F8F940" w14:textId="34DF396E" w:rsidR="00060290" w:rsidRDefault="00060290">
      <w:pPr>
        <w:pStyle w:val="affa"/>
      </w:pPr>
      <w:r>
        <w:rPr>
          <w:rStyle w:val="aff9"/>
        </w:rPr>
        <w:annotationRef/>
      </w:r>
      <w:r>
        <w:t>В чем отличие от предыдущего сервиса? И тот и тот запускает пользовательскую задачу</w:t>
      </w:r>
    </w:p>
  </w:comment>
  <w:comment w:id="325" w:author="Автор" w:initials="A">
    <w:p w14:paraId="652011DF" w14:textId="2CC2222B" w:rsidR="00072E00" w:rsidRPr="00072E00" w:rsidRDefault="00072E00">
      <w:pPr>
        <w:pStyle w:val="affa"/>
      </w:pPr>
      <w:r>
        <w:rPr>
          <w:rStyle w:val="aff9"/>
        </w:rPr>
        <w:annotationRef/>
      </w:r>
      <w:r>
        <w:rPr>
          <w:lang w:val="en-US"/>
        </w:rPr>
        <w:t>Test</w:t>
      </w:r>
      <w:r w:rsidRPr="00072E00">
        <w:t>-</w:t>
      </w:r>
      <w:r>
        <w:rPr>
          <w:lang w:val="en-US"/>
        </w:rPr>
        <w:t>runner</w:t>
      </w:r>
      <w:r w:rsidRPr="00072E00">
        <w:t xml:space="preserve"> </w:t>
      </w:r>
      <w:r>
        <w:t xml:space="preserve">запускает </w:t>
      </w:r>
      <w:proofErr w:type="spellStart"/>
      <w:r>
        <w:t>автотесты</w:t>
      </w:r>
      <w:proofErr w:type="spellEnd"/>
      <w:r>
        <w:t xml:space="preserve"> для решения задачи и извлекает результаты тестов. </w:t>
      </w:r>
      <w:r>
        <w:rPr>
          <w:lang w:val="en-US"/>
        </w:rPr>
        <w:t>Task</w:t>
      </w:r>
      <w:r w:rsidRPr="00072E00">
        <w:t>-</w:t>
      </w:r>
      <w:r>
        <w:rPr>
          <w:lang w:val="en-US"/>
        </w:rPr>
        <w:t>runner</w:t>
      </w:r>
      <w:r w:rsidRPr="00072E00">
        <w:t xml:space="preserve"> </w:t>
      </w:r>
      <w:r>
        <w:t xml:space="preserve">запускает программу пользователя вне решения задачи и стримит ее </w:t>
      </w:r>
      <w:proofErr w:type="spellStart"/>
      <w:r>
        <w:t>логи</w:t>
      </w:r>
      <w:proofErr w:type="spellEnd"/>
      <w:r>
        <w:t>.</w:t>
      </w:r>
      <w:r w:rsidRPr="00072E00">
        <w:t xml:space="preserve"> </w:t>
      </w:r>
    </w:p>
  </w:comment>
  <w:comment w:id="332" w:author="Автор" w:initials="A">
    <w:p w14:paraId="6972F41F" w14:textId="3E93E9F6" w:rsidR="002324BC" w:rsidRDefault="002324BC">
      <w:pPr>
        <w:pStyle w:val="affa"/>
      </w:pPr>
      <w:r>
        <w:rPr>
          <w:rStyle w:val="aff9"/>
        </w:rPr>
        <w:annotationRef/>
      </w:r>
      <w:r>
        <w:t>представляет собой или включает?</w:t>
      </w:r>
    </w:p>
  </w:comment>
  <w:comment w:id="333" w:author="Автор" w:initials="A">
    <w:p w14:paraId="51F2CD6A" w14:textId="2C52E625" w:rsidR="00F916E6" w:rsidRDefault="00F916E6">
      <w:pPr>
        <w:pStyle w:val="affa"/>
      </w:pPr>
      <w:r>
        <w:rPr>
          <w:rStyle w:val="aff9"/>
        </w:rPr>
        <w:annotationRef/>
      </w:r>
      <w:r>
        <w:t xml:space="preserve">Биржевого брокера? Брокера сообщений? </w:t>
      </w:r>
    </w:p>
  </w:comment>
  <w:comment w:id="334" w:author="Автор" w:initials="A">
    <w:p w14:paraId="7BF3492C" w14:textId="654A97DB" w:rsidR="00F916E6" w:rsidRDefault="00F916E6">
      <w:pPr>
        <w:pStyle w:val="affa"/>
      </w:pPr>
      <w:r>
        <w:rPr>
          <w:rStyle w:val="aff9"/>
        </w:rPr>
        <w:annotationRef/>
      </w:r>
      <w:r>
        <w:t>Что это? Передача сообщения в брокер само по себе не может обеспечить распределение нагрузки.</w:t>
      </w:r>
    </w:p>
  </w:comment>
  <w:comment w:id="336" w:author="Автор" w:initials="A">
    <w:p w14:paraId="02D218AC" w14:textId="1B0462FB" w:rsidR="00301FEA" w:rsidRDefault="00301FEA">
      <w:pPr>
        <w:pStyle w:val="affa"/>
      </w:pPr>
      <w:r>
        <w:rPr>
          <w:rStyle w:val="aff9"/>
        </w:rPr>
        <w:annotationRef/>
      </w:r>
      <w:r>
        <w:t>Это уже где-то шестой раз написано, а должно быть в одном месте, где идет описание общей архитектуры ИС.</w:t>
      </w:r>
    </w:p>
  </w:comment>
  <w:comment w:id="343" w:author="Автор" w:initials="A">
    <w:p w14:paraId="72D60D33" w14:textId="792351B7" w:rsidR="00886AE9" w:rsidRDefault="00886AE9">
      <w:pPr>
        <w:pStyle w:val="affa"/>
      </w:pPr>
      <w:r>
        <w:rPr>
          <w:rStyle w:val="aff9"/>
        </w:rPr>
        <w:annotationRef/>
      </w:r>
      <w:r>
        <w:t>Как это относится к описанию алгоритма?</w:t>
      </w:r>
      <w:r w:rsidR="00A43981">
        <w:t xml:space="preserve"> Личное оценочное суждение вне пункта выводов или заключения.</w:t>
      </w:r>
    </w:p>
  </w:comment>
  <w:comment w:id="344" w:author="Автор" w:initials="A">
    <w:p w14:paraId="3F0C7709" w14:textId="22C8FB51" w:rsidR="002E7A13" w:rsidRDefault="002E7A13">
      <w:pPr>
        <w:pStyle w:val="affa"/>
      </w:pPr>
      <w:r>
        <w:rPr>
          <w:rStyle w:val="aff9"/>
        </w:rPr>
        <w:annotationRef/>
      </w:r>
      <w:r>
        <w:t>А других способ нет?</w:t>
      </w:r>
    </w:p>
  </w:comment>
  <w:comment w:id="345" w:author="Автор" w:initials="A">
    <w:p w14:paraId="4957992E" w14:textId="2EC9FB66" w:rsidR="000A3A1A" w:rsidRDefault="000A3A1A">
      <w:pPr>
        <w:pStyle w:val="affa"/>
      </w:pPr>
      <w:r>
        <w:rPr>
          <w:rStyle w:val="aff9"/>
        </w:rPr>
        <w:annotationRef/>
      </w:r>
      <w:r>
        <w:t xml:space="preserve">Ну или сам падает </w:t>
      </w:r>
    </w:p>
  </w:comment>
  <w:comment w:id="347" w:author="Автор" w:initials="A">
    <w:p w14:paraId="5D6E35CE" w14:textId="0275F36B" w:rsidR="00A10671" w:rsidRDefault="00A10671">
      <w:pPr>
        <w:pStyle w:val="affa"/>
      </w:pPr>
      <w:r>
        <w:rPr>
          <w:rStyle w:val="aff9"/>
        </w:rPr>
        <w:annotationRef/>
      </w:r>
      <w:r>
        <w:t>Указанный алгоритм нигде не описан</w:t>
      </w:r>
    </w:p>
  </w:comment>
  <w:comment w:id="348" w:author="Автор" w:initials="A">
    <w:p w14:paraId="15BE52A5" w14:textId="6BB2E7DF" w:rsidR="000A3A1A" w:rsidRPr="005429C4" w:rsidRDefault="000A3A1A">
      <w:pPr>
        <w:pStyle w:val="affa"/>
      </w:pPr>
      <w:r>
        <w:rPr>
          <w:rStyle w:val="aff9"/>
        </w:rPr>
        <w:annotationRef/>
      </w:r>
      <w:r>
        <w:t>Убрал «алгоритм»</w:t>
      </w:r>
    </w:p>
  </w:comment>
  <w:comment w:id="350" w:author="Автор" w:initials="A">
    <w:p w14:paraId="062D1FE2" w14:textId="0C11EFC0" w:rsidR="00AC484A" w:rsidRDefault="00AC484A">
      <w:pPr>
        <w:pStyle w:val="affa"/>
      </w:pPr>
      <w:r>
        <w:rPr>
          <w:rStyle w:val="aff9"/>
        </w:rPr>
        <w:annotationRef/>
      </w:r>
      <w:r>
        <w:t>Внешнее по отношению к алгоритму действие не может относится к алгоритму.</w:t>
      </w:r>
      <w:r w:rsidR="009250A3">
        <w:t xml:space="preserve"> Алгоритм всегда является </w:t>
      </w:r>
      <w:proofErr w:type="spellStart"/>
      <w:r w:rsidR="009250A3">
        <w:t>проактивной</w:t>
      </w:r>
      <w:proofErr w:type="spellEnd"/>
      <w:r w:rsidR="009250A3">
        <w:t xml:space="preserve"> единицей.</w:t>
      </w:r>
    </w:p>
  </w:comment>
  <w:comment w:id="365" w:author="Автор" w:initials="A">
    <w:p w14:paraId="08CEBD5D" w14:textId="6BD6113B" w:rsidR="0077507B" w:rsidRDefault="0077507B">
      <w:pPr>
        <w:pStyle w:val="affa"/>
      </w:pPr>
      <w:r>
        <w:rPr>
          <w:rStyle w:val="aff9"/>
        </w:rPr>
        <w:annotationRef/>
      </w:r>
      <w:r>
        <w:t>В пункте нет обоснования. Только перечисление и краткое описание из Интернета.</w:t>
      </w:r>
    </w:p>
  </w:comment>
  <w:comment w:id="381" w:author="Автор" w:initials="A">
    <w:p w14:paraId="62B1D198" w14:textId="26A5D64D" w:rsidR="00A261D5" w:rsidRDefault="00A261D5">
      <w:pPr>
        <w:pStyle w:val="affa"/>
      </w:pPr>
      <w:r>
        <w:rPr>
          <w:rStyle w:val="aff9"/>
        </w:rPr>
        <w:annotationRef/>
      </w:r>
      <w:r>
        <w:t>пропущено «и»?</w:t>
      </w:r>
    </w:p>
  </w:comment>
  <w:comment w:id="383" w:author="Автор" w:initials="A">
    <w:p w14:paraId="1042B055" w14:textId="5946A52B" w:rsidR="00B315C1" w:rsidRDefault="00B315C1">
      <w:pPr>
        <w:pStyle w:val="affa"/>
      </w:pPr>
      <w:r>
        <w:rPr>
          <w:rStyle w:val="aff9"/>
        </w:rPr>
        <w:annotationRef/>
      </w:r>
      <w:r>
        <w:t>диаграмма классов чего?</w:t>
      </w:r>
    </w:p>
  </w:comment>
  <w:comment w:id="386" w:author="Автор" w:initials="A">
    <w:p w14:paraId="1D4F832B" w14:textId="1620D0A8" w:rsidR="00057AEA" w:rsidRDefault="00057AEA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390" w:author="Автор" w:initials="A">
    <w:p w14:paraId="783F10FA" w14:textId="203E248C" w:rsidR="008F508F" w:rsidRDefault="008F508F">
      <w:pPr>
        <w:pStyle w:val="affa"/>
      </w:pPr>
      <w:r>
        <w:rPr>
          <w:rStyle w:val="aff9"/>
        </w:rPr>
        <w:annotationRef/>
      </w:r>
      <w:r>
        <w:t>падеж</w:t>
      </w:r>
    </w:p>
  </w:comment>
  <w:comment w:id="393" w:author="Автор" w:initials="A">
    <w:p w14:paraId="543F845B" w14:textId="06EBEC0B" w:rsidR="00AE2A13" w:rsidRDefault="00AE2A13">
      <w:pPr>
        <w:pStyle w:val="affa"/>
      </w:pPr>
      <w:r>
        <w:rPr>
          <w:rStyle w:val="aff9"/>
        </w:rPr>
        <w:annotationRef/>
      </w:r>
      <w:r>
        <w:t>лишняя пустая строка</w:t>
      </w:r>
    </w:p>
  </w:comment>
  <w:comment w:id="396" w:author="Автор" w:initials="A">
    <w:p w14:paraId="77F98C2D" w14:textId="3913EB37" w:rsidR="00D53A2B" w:rsidRPr="00D53A2B" w:rsidRDefault="00D53A2B">
      <w:pPr>
        <w:pStyle w:val="affa"/>
      </w:pPr>
      <w:r>
        <w:rPr>
          <w:rStyle w:val="aff9"/>
        </w:rPr>
        <w:annotationRef/>
      </w:r>
      <w:r>
        <w:t xml:space="preserve">Это модуль или пакет в модуле </w:t>
      </w:r>
      <w:r>
        <w:rPr>
          <w:lang w:val="en-US"/>
        </w:rPr>
        <w:t>problem</w:t>
      </w:r>
      <w:r>
        <w:t>? Если модуль, то почему без своего заголовка?</w:t>
      </w:r>
    </w:p>
  </w:comment>
  <w:comment w:id="399" w:author="Автор" w:initials="A">
    <w:p w14:paraId="039848A5" w14:textId="77777777" w:rsidR="00C923B3" w:rsidRDefault="00C923B3" w:rsidP="00C923B3">
      <w:pPr>
        <w:pStyle w:val="affa"/>
      </w:pPr>
      <w:r>
        <w:rPr>
          <w:rStyle w:val="aff9"/>
        </w:rPr>
        <w:annotationRef/>
      </w:r>
      <w:r>
        <w:t>На каком основании опущено? Для кого не представляет интереса?</w:t>
      </w:r>
    </w:p>
  </w:comment>
  <w:comment w:id="400" w:author="Автор" w:initials="A">
    <w:p w14:paraId="5FD6F486" w14:textId="49760E9A" w:rsidR="007B02F7" w:rsidRDefault="007B02F7">
      <w:pPr>
        <w:pStyle w:val="affa"/>
      </w:pPr>
      <w:r>
        <w:rPr>
          <w:rStyle w:val="aff9"/>
        </w:rPr>
        <w:annotationRef/>
      </w:r>
      <w:r>
        <w:t>Тоже оценочное суждение получается, но лучше не придумал</w:t>
      </w:r>
    </w:p>
  </w:comment>
  <w:comment w:id="397" w:author="Автор" w:initials="A">
    <w:p w14:paraId="75A4DC3D" w14:textId="2242FAAB" w:rsidR="00B05723" w:rsidRDefault="00B05723">
      <w:pPr>
        <w:pStyle w:val="affa"/>
      </w:pPr>
      <w:r>
        <w:rPr>
          <w:rStyle w:val="aff9"/>
        </w:rPr>
        <w:annotationRef/>
      </w:r>
      <w:r>
        <w:t>На каком основании</w:t>
      </w:r>
      <w:r w:rsidR="00D65074">
        <w:t xml:space="preserve"> опущено</w:t>
      </w:r>
      <w:r>
        <w:t>? Для кого не представляет интереса?</w:t>
      </w:r>
    </w:p>
  </w:comment>
  <w:comment w:id="406" w:author="Автор" w:initials="A">
    <w:p w14:paraId="437634D6" w14:textId="73131AD9" w:rsidR="0001587F" w:rsidRPr="0001587F" w:rsidRDefault="0001587F">
      <w:pPr>
        <w:pStyle w:val="affa"/>
      </w:pPr>
      <w:r>
        <w:rPr>
          <w:rStyle w:val="aff9"/>
        </w:rPr>
        <w:annotationRef/>
      </w:r>
      <w:r>
        <w:t>какого пакета?</w:t>
      </w:r>
    </w:p>
  </w:comment>
  <w:comment w:id="410" w:author="Автор" w:initials="A">
    <w:p w14:paraId="73BE3BC4" w14:textId="05EB75EB" w:rsidR="008D114A" w:rsidRPr="00F974BD" w:rsidRDefault="008D114A">
      <w:pPr>
        <w:pStyle w:val="affa"/>
      </w:pPr>
      <w:r>
        <w:rPr>
          <w:rStyle w:val="aff9"/>
        </w:rPr>
        <w:annotationRef/>
      </w:r>
      <w:r>
        <w:t>модуль или пакет?</w:t>
      </w:r>
      <w:r w:rsidRPr="00F974BD">
        <w:t xml:space="preserve"> </w:t>
      </w:r>
    </w:p>
  </w:comment>
  <w:comment w:id="412" w:author="Автор" w:initials="A">
    <w:p w14:paraId="7E427102" w14:textId="6BACE4D7" w:rsidR="00B315C1" w:rsidRDefault="00B315C1">
      <w:pPr>
        <w:pStyle w:val="affa"/>
      </w:pPr>
      <w:r>
        <w:rPr>
          <w:rStyle w:val="aff9"/>
        </w:rPr>
        <w:annotationRef/>
      </w:r>
      <w:r>
        <w:t>диаграмма классов чего?</w:t>
      </w:r>
    </w:p>
  </w:comment>
  <w:comment w:id="414" w:author="Автор" w:initials="A">
    <w:p w14:paraId="552D2975" w14:textId="5CD80F3B" w:rsidR="00062DBF" w:rsidRDefault="00062DBF">
      <w:pPr>
        <w:pStyle w:val="affa"/>
      </w:pPr>
      <w:r>
        <w:rPr>
          <w:rStyle w:val="aff9"/>
        </w:rPr>
        <w:annotationRef/>
      </w:r>
      <w:r>
        <w:t>Т.е. если 100 пользователей захотят посмотреть статистику, то они положат сервер? Потому что результаты статистики (как я уже писал ваше) нигде не хранятся.</w:t>
      </w:r>
    </w:p>
  </w:comment>
  <w:comment w:id="415" w:author="Автор" w:initials="A">
    <w:p w14:paraId="4D0893E9" w14:textId="186C7ED1" w:rsidR="001937FB" w:rsidRDefault="001937FB">
      <w:pPr>
        <w:pStyle w:val="affa"/>
      </w:pPr>
      <w:r>
        <w:rPr>
          <w:rStyle w:val="aff9"/>
        </w:rPr>
        <w:annotationRef/>
      </w:r>
      <w:r>
        <w:t xml:space="preserve">Знаю об этом. Могу добавить </w:t>
      </w:r>
      <w:proofErr w:type="spellStart"/>
      <w:r>
        <w:t>кеш</w:t>
      </w:r>
      <w:proofErr w:type="spellEnd"/>
      <w:r>
        <w:t xml:space="preserve"> на уровне </w:t>
      </w:r>
      <w:proofErr w:type="spellStart"/>
      <w:r>
        <w:t>вебсервера</w:t>
      </w:r>
      <w:proofErr w:type="spellEnd"/>
      <w:r>
        <w:t xml:space="preserve">. </w:t>
      </w:r>
    </w:p>
  </w:comment>
  <w:comment w:id="416" w:author="Автор" w:initials="A">
    <w:p w14:paraId="1BB89A59" w14:textId="64B0B9DE" w:rsidR="00062DBF" w:rsidRDefault="00062DBF">
      <w:pPr>
        <w:pStyle w:val="affa"/>
      </w:pPr>
      <w:r>
        <w:t xml:space="preserve">Такой оборот - </w:t>
      </w:r>
      <w:r>
        <w:rPr>
          <w:rStyle w:val="aff9"/>
        </w:rPr>
        <w:annotationRef/>
      </w:r>
      <w:r>
        <w:t>это все равно что послать подальше читателя. Или вы приводите тексты запросов в Приложениях, или вообще ничего подобного не пишите. И</w:t>
      </w:r>
      <w:r w:rsidR="005D5DFE">
        <w:t xml:space="preserve"> </w:t>
      </w:r>
      <w:r>
        <w:t>так понятно, что где-то в коде это есть.</w:t>
      </w:r>
    </w:p>
  </w:comment>
  <w:comment w:id="418" w:author="Автор" w:initials="A">
    <w:p w14:paraId="45290EB1" w14:textId="61772860" w:rsidR="00B81166" w:rsidRDefault="00B81166">
      <w:pPr>
        <w:pStyle w:val="affa"/>
      </w:pPr>
      <w:r>
        <w:rPr>
          <w:rStyle w:val="aff9"/>
        </w:rPr>
        <w:annotationRef/>
      </w:r>
      <w:r>
        <w:t>Он один отвечает за бизнес-логику? Нигде больше в тексте такого нет?</w:t>
      </w:r>
    </w:p>
  </w:comment>
  <w:comment w:id="423" w:author="Автор" w:initials="A">
    <w:p w14:paraId="756AC84A" w14:textId="4827E907" w:rsidR="00A36E05" w:rsidRDefault="00A36E05">
      <w:pPr>
        <w:pStyle w:val="affa"/>
      </w:pPr>
      <w:r>
        <w:rPr>
          <w:rStyle w:val="aff9"/>
        </w:rPr>
        <w:annotationRef/>
      </w:r>
      <w:r>
        <w:t>Модуль взаимодействует с пользователем? Как?</w:t>
      </w:r>
    </w:p>
  </w:comment>
  <w:comment w:id="436" w:author="Автор" w:initials="A">
    <w:p w14:paraId="35D1A65C" w14:textId="77777777" w:rsidR="00C42044" w:rsidRDefault="00C42044" w:rsidP="00C42044">
      <w:pPr>
        <w:pStyle w:val="affa"/>
      </w:pPr>
      <w:r>
        <w:rPr>
          <w:rStyle w:val="aff9"/>
        </w:rPr>
        <w:annotationRef/>
      </w:r>
      <w:r>
        <w:rPr>
          <w:rStyle w:val="aff9"/>
        </w:rPr>
        <w:annotationRef/>
      </w:r>
      <w:r>
        <w:t>Модуль взаимодействует с пользователем? Как?</w:t>
      </w:r>
    </w:p>
    <w:p w14:paraId="30ABD98A" w14:textId="4BC55867" w:rsidR="00C42044" w:rsidRDefault="00C42044" w:rsidP="00C42044">
      <w:pPr>
        <w:pStyle w:val="affa"/>
        <w:ind w:firstLine="0"/>
      </w:pPr>
    </w:p>
  </w:comment>
  <w:comment w:id="439" w:author="Автор" w:initials="A">
    <w:p w14:paraId="36E9FC27" w14:textId="39912DBD" w:rsidR="002158EB" w:rsidRDefault="002158EB">
      <w:pPr>
        <w:pStyle w:val="affa"/>
      </w:pPr>
      <w:r>
        <w:rPr>
          <w:rStyle w:val="aff9"/>
        </w:rPr>
        <w:annotationRef/>
      </w:r>
      <w:r>
        <w:t>Почему половина листа пуст</w:t>
      </w:r>
      <w:r w:rsidR="00D46544">
        <w:t>ая</w:t>
      </w:r>
      <w:r>
        <w:t>?</w:t>
      </w:r>
    </w:p>
  </w:comment>
  <w:comment w:id="440" w:author="Автор" w:initials="A">
    <w:p w14:paraId="07B5B4D7" w14:textId="41ADC304" w:rsidR="00D3770A" w:rsidRDefault="00D3770A">
      <w:pPr>
        <w:pStyle w:val="affa"/>
      </w:pPr>
      <w:r>
        <w:rPr>
          <w:rStyle w:val="aff9"/>
        </w:rPr>
        <w:annotationRef/>
      </w:r>
      <w:r w:rsidR="005D24D9">
        <w:t>Три типа ЧЕГО</w:t>
      </w:r>
      <w:r>
        <w:t>?</w:t>
      </w:r>
    </w:p>
  </w:comment>
  <w:comment w:id="443" w:author="Автор" w:initials="A">
    <w:p w14:paraId="1D8C3C11" w14:textId="1B66570E" w:rsidR="00701DF3" w:rsidRDefault="00701DF3">
      <w:pPr>
        <w:pStyle w:val="affa"/>
      </w:pPr>
      <w:r>
        <w:rPr>
          <w:rStyle w:val="aff9"/>
        </w:rPr>
        <w:annotationRef/>
      </w:r>
      <w:r>
        <w:t>Возвращает ЧТО?</w:t>
      </w:r>
    </w:p>
  </w:comment>
  <w:comment w:id="444" w:author="Автор" w:initials="A">
    <w:p w14:paraId="547A7387" w14:textId="65210078" w:rsidR="005540D4" w:rsidRDefault="005540D4">
      <w:pPr>
        <w:pStyle w:val="affa"/>
      </w:pPr>
      <w:r>
        <w:rPr>
          <w:rStyle w:val="aff9"/>
        </w:rPr>
        <w:annotationRef/>
      </w:r>
      <w:r>
        <w:t>Название типа убрал, его некуда вставить</w:t>
      </w:r>
    </w:p>
  </w:comment>
  <w:comment w:id="454" w:author="Автор" w:initials="A">
    <w:p w14:paraId="0ADE6EC3" w14:textId="406BE491" w:rsidR="0021451F" w:rsidRDefault="0021451F">
      <w:pPr>
        <w:pStyle w:val="affa"/>
      </w:pPr>
      <w:r>
        <w:rPr>
          <w:rStyle w:val="aff9"/>
        </w:rPr>
        <w:annotationRef/>
      </w:r>
      <w:r>
        <w:t>с чем? с кем?</w:t>
      </w:r>
    </w:p>
  </w:comment>
  <w:comment w:id="455" w:author="Автор" w:initials="A">
    <w:p w14:paraId="2225D8AF" w14:textId="0EF89861" w:rsidR="00E40D12" w:rsidRDefault="00E40D12">
      <w:pPr>
        <w:pStyle w:val="affa"/>
      </w:pPr>
      <w:r>
        <w:rPr>
          <w:rStyle w:val="aff9"/>
        </w:rPr>
        <w:annotationRef/>
      </w:r>
      <w:r>
        <w:t>С материалами. С Пользователями.</w:t>
      </w:r>
    </w:p>
  </w:comment>
  <w:comment w:id="456" w:author="Автор" w:initials="A">
    <w:p w14:paraId="1CE99D7E" w14:textId="293C9AF2" w:rsidR="00F679D6" w:rsidRDefault="00F679D6" w:rsidP="00F679D6">
      <w:pPr>
        <w:pStyle w:val="affa"/>
      </w:pPr>
      <w:r>
        <w:rPr>
          <w:rStyle w:val="aff9"/>
        </w:rPr>
        <w:annotationRef/>
      </w:r>
      <w:r>
        <w:rPr>
          <w:rStyle w:val="aff9"/>
        </w:rPr>
        <w:annotationRef/>
      </w:r>
      <w:r>
        <w:t>Ссылка на исследования, подтверждающие такое утверждение.</w:t>
      </w:r>
    </w:p>
  </w:comment>
  <w:comment w:id="460" w:author="Автор" w:initials="A">
    <w:p w14:paraId="24122170" w14:textId="3D144E7D" w:rsidR="005B6BD2" w:rsidRDefault="005B6BD2">
      <w:pPr>
        <w:pStyle w:val="affa"/>
      </w:pPr>
      <w:r>
        <w:rPr>
          <w:rStyle w:val="aff9"/>
        </w:rPr>
        <w:annotationRef/>
      </w:r>
      <w:r>
        <w:t>жаргонизм</w:t>
      </w:r>
    </w:p>
  </w:comment>
  <w:comment w:id="461" w:author="Автор" w:initials="A">
    <w:p w14:paraId="0077DCFC" w14:textId="24C5BA06" w:rsidR="006B47E0" w:rsidRDefault="006B47E0">
      <w:pPr>
        <w:pStyle w:val="affa"/>
      </w:pPr>
      <w:r>
        <w:rPr>
          <w:rStyle w:val="aff9"/>
        </w:rPr>
        <w:annotationRef/>
      </w:r>
      <w:r>
        <w:t>книжного синонима подобрать не могу.</w:t>
      </w:r>
    </w:p>
  </w:comment>
  <w:comment w:id="462" w:author="Автор" w:initials="A">
    <w:p w14:paraId="19CD91BE" w14:textId="6D48ACED" w:rsidR="00B17E27" w:rsidRPr="00B17E27" w:rsidRDefault="00B17E27">
      <w:pPr>
        <w:pStyle w:val="affa"/>
      </w:pPr>
      <w:proofErr w:type="spellStart"/>
      <w:r>
        <w:t>Эммм</w:t>
      </w:r>
      <w:proofErr w:type="spellEnd"/>
      <w:r>
        <w:rPr>
          <w:rStyle w:val="aff9"/>
        </w:rPr>
        <w:annotationRef/>
      </w:r>
      <w:r>
        <w:t xml:space="preserve">??? Где и как это реализовано в системе </w:t>
      </w:r>
      <w:r>
        <w:rPr>
          <w:lang w:val="en-US"/>
        </w:rPr>
        <w:t>Git</w:t>
      </w:r>
      <w:r>
        <w:t>? Можно ссылку на документацию по данной возможности?</w:t>
      </w:r>
    </w:p>
  </w:comment>
  <w:comment w:id="463" w:author="Автор" w:initials="A">
    <w:p w14:paraId="71FA83C6" w14:textId="49A81D73" w:rsidR="00E40D12" w:rsidRPr="00342568" w:rsidRDefault="00E40D12">
      <w:pPr>
        <w:pStyle w:val="affa"/>
      </w:pPr>
      <w:r>
        <w:rPr>
          <w:rStyle w:val="aff9"/>
        </w:rPr>
        <w:annotationRef/>
      </w:r>
      <w:r w:rsidR="00342568">
        <w:t xml:space="preserve">Это скорее заслуга </w:t>
      </w:r>
      <w:proofErr w:type="spellStart"/>
      <w:r w:rsidR="00342568">
        <w:rPr>
          <w:lang w:val="en-US"/>
        </w:rPr>
        <w:t>github</w:t>
      </w:r>
      <w:proofErr w:type="spellEnd"/>
      <w:r w:rsidR="006B47E0" w:rsidRPr="006B47E0">
        <w:t>/</w:t>
      </w:r>
      <w:proofErr w:type="spellStart"/>
      <w:r w:rsidR="006B47E0">
        <w:rPr>
          <w:lang w:val="en-US"/>
        </w:rPr>
        <w:t>gitlab</w:t>
      </w:r>
      <w:proofErr w:type="spellEnd"/>
      <w:r w:rsidR="006B47E0" w:rsidRPr="006B47E0">
        <w:t>/</w:t>
      </w:r>
      <w:r w:rsidR="006B47E0">
        <w:rPr>
          <w:lang w:val="en-US"/>
        </w:rPr>
        <w:t>bb</w:t>
      </w:r>
      <w:r w:rsidR="00342568">
        <w:t xml:space="preserve">, а не самого </w:t>
      </w:r>
      <w:r w:rsidR="00342568">
        <w:rPr>
          <w:lang w:val="en-US"/>
        </w:rPr>
        <w:t>git</w:t>
      </w:r>
      <w:r w:rsidR="00342568">
        <w:t>.</w:t>
      </w:r>
    </w:p>
  </w:comment>
  <w:comment w:id="472" w:author="Автор" w:initials="A">
    <w:p w14:paraId="0A235A03" w14:textId="592AF8E9" w:rsidR="001915EE" w:rsidRPr="001915EE" w:rsidRDefault="001915EE">
      <w:pPr>
        <w:pStyle w:val="affa"/>
      </w:pPr>
      <w:r>
        <w:rPr>
          <w:rStyle w:val="aff9"/>
        </w:rPr>
        <w:annotationRef/>
      </w:r>
      <w:r>
        <w:t xml:space="preserve">содержит что? Что такое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Style w:val="aff9"/>
        </w:rPr>
        <w:annotationRef/>
      </w:r>
      <w:r>
        <w:rPr>
          <w:rFonts w:eastAsia="Calibri"/>
        </w:rPr>
        <w:t xml:space="preserve">? Каждое английское наименование должно при первом упоминании быть описано русскими словами. Это файл? Папка? База? Модуль? Что такое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Style w:val="aff9"/>
        </w:rPr>
        <w:annotationRef/>
      </w:r>
      <w:r>
        <w:rPr>
          <w:rFonts w:eastAsia="Calibri"/>
        </w:rPr>
        <w:t>?</w:t>
      </w:r>
    </w:p>
  </w:comment>
  <w:comment w:id="484" w:author="Автор" w:initials="A">
    <w:p w14:paraId="25941545" w14:textId="22E96FF6" w:rsidR="00D31E0F" w:rsidRDefault="00D31E0F">
      <w:pPr>
        <w:pStyle w:val="affa"/>
      </w:pPr>
      <w:r>
        <w:rPr>
          <w:rStyle w:val="aff9"/>
        </w:rPr>
        <w:annotationRef/>
      </w:r>
      <w:r>
        <w:t>что под этим понимается?</w:t>
      </w:r>
    </w:p>
  </w:comment>
  <w:comment w:id="486" w:author="Автор" w:initials="A">
    <w:p w14:paraId="3A2CE5F2" w14:textId="539EAEE0" w:rsidR="00563D35" w:rsidRPr="00563D35" w:rsidRDefault="00563D35">
      <w:pPr>
        <w:pStyle w:val="affa"/>
      </w:pPr>
      <w:r>
        <w:rPr>
          <w:rStyle w:val="aff9"/>
        </w:rPr>
        <w:annotationRef/>
      </w:r>
      <w:r>
        <w:t xml:space="preserve">Вы проектируйте ИС только для одной </w:t>
      </w:r>
      <w:r>
        <w:rPr>
          <w:lang w:val="en-US"/>
        </w:rPr>
        <w:t>IDE</w:t>
      </w:r>
      <w:r>
        <w:t xml:space="preserve">? В таком случае вы прямо </w:t>
      </w:r>
      <w:proofErr w:type="gramStart"/>
      <w:r>
        <w:t>пишите</w:t>
      </w:r>
      <w:proofErr w:type="gramEnd"/>
      <w:r>
        <w:t xml:space="preserve"> что заложили сознательные ограничения и должны их обосновать.</w:t>
      </w:r>
    </w:p>
  </w:comment>
  <w:comment w:id="499" w:author="Автор" w:initials="A">
    <w:p w14:paraId="5A5D2100" w14:textId="71C2FE54" w:rsidR="00806EB3" w:rsidRDefault="00806EB3">
      <w:pPr>
        <w:pStyle w:val="affa"/>
      </w:pPr>
      <w:r>
        <w:rPr>
          <w:rStyle w:val="aff9"/>
        </w:rPr>
        <w:annotationRef/>
      </w:r>
      <w:r>
        <w:t>ничего такого в главе нет</w:t>
      </w:r>
    </w:p>
  </w:comment>
  <w:comment w:id="500" w:author="Автор" w:initials="A">
    <w:p w14:paraId="55C42F71" w14:textId="0730BE4E" w:rsidR="00255842" w:rsidRDefault="00255842">
      <w:pPr>
        <w:pStyle w:val="affa"/>
      </w:pPr>
      <w:r>
        <w:rPr>
          <w:rStyle w:val="aff9"/>
        </w:rPr>
        <w:annotationRef/>
      </w:r>
      <w:r>
        <w:t>Где описание реализации фронта? Его писали вы?</w:t>
      </w:r>
    </w:p>
  </w:comment>
  <w:comment w:id="501" w:author="Автор" w:initials="A">
    <w:p w14:paraId="111A5621" w14:textId="28867F7E" w:rsidR="00BA7AB0" w:rsidRPr="004439B0" w:rsidRDefault="00BA7AB0">
      <w:pPr>
        <w:pStyle w:val="affa"/>
      </w:pPr>
      <w:r>
        <w:rPr>
          <w:rStyle w:val="aff9"/>
        </w:rPr>
        <w:annotationRef/>
      </w:r>
      <w:r>
        <w:t xml:space="preserve">Кажется </w:t>
      </w:r>
      <w:r w:rsidR="004439B0">
        <w:t>я</w:t>
      </w:r>
    </w:p>
  </w:comment>
  <w:comment w:id="504" w:author="Автор" w:initials="A">
    <w:p w14:paraId="743534F7" w14:textId="1CD1E5FE" w:rsidR="000F23DC" w:rsidRDefault="000F23DC">
      <w:pPr>
        <w:pStyle w:val="affa"/>
      </w:pPr>
      <w:r>
        <w:rPr>
          <w:rStyle w:val="aff9"/>
        </w:rPr>
        <w:annotationRef/>
      </w:r>
      <w:r>
        <w:t>Как это реализуется в системе? Такой функционал нигде не описан ранее.</w:t>
      </w:r>
    </w:p>
  </w:comment>
  <w:comment w:id="612" w:author="Автор" w:initials="A">
    <w:p w14:paraId="11033606" w14:textId="561A6309" w:rsidR="00924F5C" w:rsidRPr="00924F5C" w:rsidRDefault="00924F5C">
      <w:pPr>
        <w:pStyle w:val="affa"/>
      </w:pPr>
      <w:r>
        <w:rPr>
          <w:rStyle w:val="aff9"/>
        </w:rPr>
        <w:annotationRef/>
      </w:r>
      <w:r w:rsidR="006B3EDE">
        <w:t>Это выполнено в проекте</w:t>
      </w:r>
      <w:r>
        <w:t xml:space="preserve">? Весь сайт отображается шрифтом </w:t>
      </w:r>
      <w:r>
        <w:rPr>
          <w:lang w:val="en-US"/>
        </w:rPr>
        <w:t>Times</w:t>
      </w:r>
      <w:r>
        <w:t>?</w:t>
      </w:r>
    </w:p>
  </w:comment>
  <w:comment w:id="645" w:author="Автор" w:initials="A">
    <w:p w14:paraId="71E46F23" w14:textId="1052C437" w:rsidR="00096305" w:rsidRPr="00096305" w:rsidRDefault="00096305">
      <w:pPr>
        <w:pStyle w:val="affa"/>
      </w:pPr>
      <w:r>
        <w:rPr>
          <w:rStyle w:val="aff9"/>
        </w:rPr>
        <w:annotationRef/>
      </w:r>
      <w:r>
        <w:t xml:space="preserve">Процессор </w:t>
      </w:r>
      <w:proofErr w:type="spellStart"/>
      <w:r>
        <w:rPr>
          <w:lang w:val="en-US"/>
        </w:rPr>
        <w:t>i</w:t>
      </w:r>
      <w:proofErr w:type="spellEnd"/>
      <w:r w:rsidRPr="00096305">
        <w:t xml:space="preserve">386 </w:t>
      </w:r>
      <w:r>
        <w:t>1992 года выпуска подойдет? 128 Мб оперативной памяти подойдет? Текстовый дисплей устроит?</w:t>
      </w:r>
    </w:p>
  </w:comment>
  <w:comment w:id="646" w:author="Автор" w:initials="A">
    <w:p w14:paraId="43E49F11" w14:textId="504DEB48" w:rsidR="004C1CEC" w:rsidRDefault="004C1CEC">
      <w:pPr>
        <w:pStyle w:val="affa"/>
      </w:pPr>
      <w:r>
        <w:rPr>
          <w:rStyle w:val="aff9"/>
        </w:rPr>
        <w:annotationRef/>
      </w:r>
      <w:r>
        <w:t>Где требования к сервер</w:t>
      </w:r>
      <w:r w:rsidR="00D622D1">
        <w:t>у</w:t>
      </w:r>
      <w:r>
        <w:t>/серверам?</w:t>
      </w:r>
    </w:p>
  </w:comment>
  <w:comment w:id="650" w:author="Автор" w:initials="A">
    <w:p w14:paraId="25538028" w14:textId="796A57F0" w:rsidR="006D4077" w:rsidRPr="006D4077" w:rsidRDefault="006D4077">
      <w:pPr>
        <w:pStyle w:val="affa"/>
      </w:pPr>
      <w:r>
        <w:rPr>
          <w:rStyle w:val="aff9"/>
        </w:rPr>
        <w:annotationRef/>
      </w:r>
      <w:r>
        <w:t xml:space="preserve">Где требование к ПО серверов? </w:t>
      </w:r>
      <w:r>
        <w:rPr>
          <w:lang w:val="en-US"/>
        </w:rPr>
        <w:t>MS</w:t>
      </w:r>
      <w:r w:rsidRPr="006D4077">
        <w:t xml:space="preserve"> </w:t>
      </w:r>
      <w:r>
        <w:rPr>
          <w:lang w:val="en-US"/>
        </w:rPr>
        <w:t>DOS</w:t>
      </w:r>
      <w:r w:rsidRPr="006D4077">
        <w:t xml:space="preserve"> </w:t>
      </w:r>
      <w:r>
        <w:t>на сервере устроит?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C29AE79" w15:done="0"/>
  <w15:commentEx w15:paraId="279462FC" w15:done="0"/>
  <w15:commentEx w15:paraId="66CDCECA" w15:done="0"/>
  <w15:commentEx w15:paraId="5B9C4FA5" w15:done="0"/>
  <w15:commentEx w15:paraId="07EE5377" w15:done="0"/>
  <w15:commentEx w15:paraId="41B07613" w15:done="0"/>
  <w15:commentEx w15:paraId="0C5D3112" w15:done="0"/>
  <w15:commentEx w15:paraId="43303840" w15:done="0"/>
  <w15:commentEx w15:paraId="7B85AB01" w15:done="0"/>
  <w15:commentEx w15:paraId="370D9735" w15:done="0"/>
  <w15:commentEx w15:paraId="114F5B02" w15:done="0"/>
  <w15:commentEx w15:paraId="0FC4E4EA" w15:done="0"/>
  <w15:commentEx w15:paraId="1AB38DC6" w15:done="0"/>
  <w15:commentEx w15:paraId="098E50A8" w15:done="0"/>
  <w15:commentEx w15:paraId="276BD5A7" w15:done="0"/>
  <w15:commentEx w15:paraId="11B7DE98" w15:done="0"/>
  <w15:commentEx w15:paraId="0923A7D2" w15:done="0"/>
  <w15:commentEx w15:paraId="5F256664" w15:paraIdParent="0923A7D2" w15:done="0"/>
  <w15:commentEx w15:paraId="7D762573" w15:done="0"/>
  <w15:commentEx w15:paraId="17C623F0" w15:done="0"/>
  <w15:commentEx w15:paraId="56F1DE81" w15:done="0"/>
  <w15:commentEx w15:paraId="73BE9875" w15:done="0"/>
  <w15:commentEx w15:paraId="671F2151" w15:done="0"/>
  <w15:commentEx w15:paraId="05FB9EB2" w15:done="0"/>
  <w15:commentEx w15:paraId="11DA23A6" w15:done="0"/>
  <w15:commentEx w15:paraId="0D04CBD2" w15:paraIdParent="11DA23A6" w15:done="0"/>
  <w15:commentEx w15:paraId="6FD3F79F" w15:done="0"/>
  <w15:commentEx w15:paraId="513AFE6B" w15:paraIdParent="6FD3F79F" w15:done="0"/>
  <w15:commentEx w15:paraId="30050C80" w15:done="0"/>
  <w15:commentEx w15:paraId="54FE8061" w15:done="0"/>
  <w15:commentEx w15:paraId="36177D38" w15:done="0"/>
  <w15:commentEx w15:paraId="31F8F940" w15:done="0"/>
  <w15:commentEx w15:paraId="652011DF" w15:paraIdParent="31F8F940" w15:done="0"/>
  <w15:commentEx w15:paraId="6972F41F" w15:done="0"/>
  <w15:commentEx w15:paraId="51F2CD6A" w15:done="0"/>
  <w15:commentEx w15:paraId="7BF3492C" w15:done="0"/>
  <w15:commentEx w15:paraId="02D218AC" w15:done="0"/>
  <w15:commentEx w15:paraId="72D60D33" w15:done="0"/>
  <w15:commentEx w15:paraId="3F0C7709" w15:done="0"/>
  <w15:commentEx w15:paraId="4957992E" w15:paraIdParent="3F0C7709" w15:done="0"/>
  <w15:commentEx w15:paraId="5D6E35CE" w15:done="0"/>
  <w15:commentEx w15:paraId="15BE52A5" w15:paraIdParent="5D6E35CE" w15:done="0"/>
  <w15:commentEx w15:paraId="062D1FE2" w15:done="0"/>
  <w15:commentEx w15:paraId="08CEBD5D" w15:done="0"/>
  <w15:commentEx w15:paraId="62B1D198" w15:done="0"/>
  <w15:commentEx w15:paraId="1042B055" w15:done="0"/>
  <w15:commentEx w15:paraId="1D4F832B" w15:done="0"/>
  <w15:commentEx w15:paraId="783F10FA" w15:done="0"/>
  <w15:commentEx w15:paraId="543F845B" w15:done="0"/>
  <w15:commentEx w15:paraId="77F98C2D" w15:done="0"/>
  <w15:commentEx w15:paraId="039848A5" w15:done="0"/>
  <w15:commentEx w15:paraId="5FD6F486" w15:paraIdParent="039848A5" w15:done="0"/>
  <w15:commentEx w15:paraId="75A4DC3D" w15:done="0"/>
  <w15:commentEx w15:paraId="437634D6" w15:done="0"/>
  <w15:commentEx w15:paraId="73BE3BC4" w15:done="0"/>
  <w15:commentEx w15:paraId="7E427102" w15:done="0"/>
  <w15:commentEx w15:paraId="552D2975" w15:done="0"/>
  <w15:commentEx w15:paraId="4D0893E9" w15:paraIdParent="552D2975" w15:done="0"/>
  <w15:commentEx w15:paraId="1BB89A59" w15:done="0"/>
  <w15:commentEx w15:paraId="45290EB1" w15:done="0"/>
  <w15:commentEx w15:paraId="756AC84A" w15:done="0"/>
  <w15:commentEx w15:paraId="30ABD98A" w15:done="0"/>
  <w15:commentEx w15:paraId="36E9FC27" w15:done="0"/>
  <w15:commentEx w15:paraId="07B5B4D7" w15:done="0"/>
  <w15:commentEx w15:paraId="1D8C3C11" w15:done="0"/>
  <w15:commentEx w15:paraId="547A7387" w15:paraIdParent="1D8C3C11" w15:done="0"/>
  <w15:commentEx w15:paraId="0ADE6EC3" w15:done="0"/>
  <w15:commentEx w15:paraId="2225D8AF" w15:paraIdParent="0ADE6EC3" w15:done="0"/>
  <w15:commentEx w15:paraId="1CE99D7E" w15:done="0"/>
  <w15:commentEx w15:paraId="24122170" w15:done="0"/>
  <w15:commentEx w15:paraId="0077DCFC" w15:paraIdParent="24122170" w15:done="0"/>
  <w15:commentEx w15:paraId="19CD91BE" w15:done="0"/>
  <w15:commentEx w15:paraId="71FA83C6" w15:paraIdParent="19CD91BE" w15:done="0"/>
  <w15:commentEx w15:paraId="0A235A03" w15:done="0"/>
  <w15:commentEx w15:paraId="25941545" w15:done="0"/>
  <w15:commentEx w15:paraId="3A2CE5F2" w15:done="0"/>
  <w15:commentEx w15:paraId="5A5D2100" w15:done="0"/>
  <w15:commentEx w15:paraId="55C42F71" w15:done="0"/>
  <w15:commentEx w15:paraId="111A5621" w15:paraIdParent="55C42F71" w15:done="0"/>
  <w15:commentEx w15:paraId="743534F7" w15:done="0"/>
  <w15:commentEx w15:paraId="11033606" w15:done="0"/>
  <w15:commentEx w15:paraId="71E46F23" w15:done="0"/>
  <w15:commentEx w15:paraId="43E49F11" w15:done="0"/>
  <w15:commentEx w15:paraId="255380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C29AE79" w16cid:durableId="2A08B213"/>
  <w16cid:commentId w16cid:paraId="279462FC" w16cid:durableId="2A08B214"/>
  <w16cid:commentId w16cid:paraId="66CDCECA" w16cid:durableId="2A08B215"/>
  <w16cid:commentId w16cid:paraId="5B9C4FA5" w16cid:durableId="2A08B216"/>
  <w16cid:commentId w16cid:paraId="07EE5377" w16cid:durableId="2A08B217"/>
  <w16cid:commentId w16cid:paraId="41B07613" w16cid:durableId="2A08B218"/>
  <w16cid:commentId w16cid:paraId="0C5D3112" w16cid:durableId="2A08B219"/>
  <w16cid:commentId w16cid:paraId="43303840" w16cid:durableId="2A08B21A"/>
  <w16cid:commentId w16cid:paraId="7B85AB01" w16cid:durableId="2A08B21B"/>
  <w16cid:commentId w16cid:paraId="370D9735" w16cid:durableId="2A08B21C"/>
  <w16cid:commentId w16cid:paraId="114F5B02" w16cid:durableId="2A08B21D"/>
  <w16cid:commentId w16cid:paraId="0FC4E4EA" w16cid:durableId="2A08B21E"/>
  <w16cid:commentId w16cid:paraId="1AB38DC6" w16cid:durableId="2A08B21F"/>
  <w16cid:commentId w16cid:paraId="098E50A8" w16cid:durableId="2A08B220"/>
  <w16cid:commentId w16cid:paraId="276BD5A7" w16cid:durableId="2A08B221"/>
  <w16cid:commentId w16cid:paraId="11B7DE98" w16cid:durableId="2A08B222"/>
  <w16cid:commentId w16cid:paraId="0923A7D2" w16cid:durableId="2A08B223"/>
  <w16cid:commentId w16cid:paraId="5F256664" w16cid:durableId="2A08C719"/>
  <w16cid:commentId w16cid:paraId="7D762573" w16cid:durableId="2A08B224"/>
  <w16cid:commentId w16cid:paraId="17C623F0" w16cid:durableId="2A08B225"/>
  <w16cid:commentId w16cid:paraId="56F1DE81" w16cid:durableId="2A08B226"/>
  <w16cid:commentId w16cid:paraId="73BE9875" w16cid:durableId="2A08B227"/>
  <w16cid:commentId w16cid:paraId="671F2151" w16cid:durableId="2A08B228"/>
  <w16cid:commentId w16cid:paraId="05FB9EB2" w16cid:durableId="2A08B229"/>
  <w16cid:commentId w16cid:paraId="11DA23A6" w16cid:durableId="2A08B22A"/>
  <w16cid:commentId w16cid:paraId="0D04CBD2" w16cid:durableId="2A08CA8B"/>
  <w16cid:commentId w16cid:paraId="6FD3F79F" w16cid:durableId="2A08B22B"/>
  <w16cid:commentId w16cid:paraId="513AFE6B" w16cid:durableId="2A08CA7C"/>
  <w16cid:commentId w16cid:paraId="30050C80" w16cid:durableId="2A08B22C"/>
  <w16cid:commentId w16cid:paraId="54FE8061" w16cid:durableId="2A08B22D"/>
  <w16cid:commentId w16cid:paraId="36177D38" w16cid:durableId="2A08B22E"/>
  <w16cid:commentId w16cid:paraId="31F8F940" w16cid:durableId="2A08B22F"/>
  <w16cid:commentId w16cid:paraId="652011DF" w16cid:durableId="2A08CBF3"/>
  <w16cid:commentId w16cid:paraId="6972F41F" w16cid:durableId="2A08B230"/>
  <w16cid:commentId w16cid:paraId="51F2CD6A" w16cid:durableId="2A08B231"/>
  <w16cid:commentId w16cid:paraId="7BF3492C" w16cid:durableId="2A08B232"/>
  <w16cid:commentId w16cid:paraId="02D218AC" w16cid:durableId="2A08B233"/>
  <w16cid:commentId w16cid:paraId="72D60D33" w16cid:durableId="2A08B234"/>
  <w16cid:commentId w16cid:paraId="3F0C7709" w16cid:durableId="2A08B235"/>
  <w16cid:commentId w16cid:paraId="4957992E" w16cid:durableId="2A08CEA5"/>
  <w16cid:commentId w16cid:paraId="5D6E35CE" w16cid:durableId="2A08B236"/>
  <w16cid:commentId w16cid:paraId="15BE52A5" w16cid:durableId="2A08CEFD"/>
  <w16cid:commentId w16cid:paraId="062D1FE2" w16cid:durableId="2A08B237"/>
  <w16cid:commentId w16cid:paraId="08CEBD5D" w16cid:durableId="2A08B238"/>
  <w16cid:commentId w16cid:paraId="62B1D198" w16cid:durableId="2A08B239"/>
  <w16cid:commentId w16cid:paraId="1042B055" w16cid:durableId="2A08B23A"/>
  <w16cid:commentId w16cid:paraId="1D4F832B" w16cid:durableId="2A08B23B"/>
  <w16cid:commentId w16cid:paraId="783F10FA" w16cid:durableId="2A08B23C"/>
  <w16cid:commentId w16cid:paraId="543F845B" w16cid:durableId="2A08B23D"/>
  <w16cid:commentId w16cid:paraId="77F98C2D" w16cid:durableId="2A08B23E"/>
  <w16cid:commentId w16cid:paraId="039848A5" w16cid:durableId="2A08D20C"/>
  <w16cid:commentId w16cid:paraId="5FD6F486" w16cid:durableId="2A08D279"/>
  <w16cid:commentId w16cid:paraId="75A4DC3D" w16cid:durableId="2A08B23F"/>
  <w16cid:commentId w16cid:paraId="437634D6" w16cid:durableId="2A08B240"/>
  <w16cid:commentId w16cid:paraId="73BE3BC4" w16cid:durableId="2A08B241"/>
  <w16cid:commentId w16cid:paraId="7E427102" w16cid:durableId="2A08B242"/>
  <w16cid:commentId w16cid:paraId="552D2975" w16cid:durableId="2A08B243"/>
  <w16cid:commentId w16cid:paraId="4D0893E9" w16cid:durableId="2A08D69D"/>
  <w16cid:commentId w16cid:paraId="1BB89A59" w16cid:durableId="2A08B244"/>
  <w16cid:commentId w16cid:paraId="45290EB1" w16cid:durableId="2A08B245"/>
  <w16cid:commentId w16cid:paraId="756AC84A" w16cid:durableId="2A08B246"/>
  <w16cid:commentId w16cid:paraId="30ABD98A" w16cid:durableId="2A08B247"/>
  <w16cid:commentId w16cid:paraId="36E9FC27" w16cid:durableId="2A08B248"/>
  <w16cid:commentId w16cid:paraId="07B5B4D7" w16cid:durableId="2A08B249"/>
  <w16cid:commentId w16cid:paraId="1D8C3C11" w16cid:durableId="2A08B24A"/>
  <w16cid:commentId w16cid:paraId="547A7387" w16cid:durableId="2A0A087B"/>
  <w16cid:commentId w16cid:paraId="0ADE6EC3" w16cid:durableId="2A08B24B"/>
  <w16cid:commentId w16cid:paraId="2225D8AF" w16cid:durableId="2A0A0999"/>
  <w16cid:commentId w16cid:paraId="1CE99D7E" w16cid:durableId="2A08B24C"/>
  <w16cid:commentId w16cid:paraId="24122170" w16cid:durableId="2A08B24D"/>
  <w16cid:commentId w16cid:paraId="0077DCFC" w16cid:durableId="2A0A0D46"/>
  <w16cid:commentId w16cid:paraId="19CD91BE" w16cid:durableId="2A08B24E"/>
  <w16cid:commentId w16cid:paraId="71FA83C6" w16cid:durableId="2A0A0BA1"/>
  <w16cid:commentId w16cid:paraId="0A235A03" w16cid:durableId="2A08B24F"/>
  <w16cid:commentId w16cid:paraId="25941545" w16cid:durableId="2A08B250"/>
  <w16cid:commentId w16cid:paraId="3A2CE5F2" w16cid:durableId="2A08B251"/>
  <w16cid:commentId w16cid:paraId="5A5D2100" w16cid:durableId="2A08B252"/>
  <w16cid:commentId w16cid:paraId="55C42F71" w16cid:durableId="2A08B253"/>
  <w16cid:commentId w16cid:paraId="111A5621" w16cid:durableId="2A0A0F42"/>
  <w16cid:commentId w16cid:paraId="743534F7" w16cid:durableId="2A08B254"/>
  <w16cid:commentId w16cid:paraId="11033606" w16cid:durableId="2A08B255"/>
  <w16cid:commentId w16cid:paraId="71E46F23" w16cid:durableId="2A08B256"/>
  <w16cid:commentId w16cid:paraId="43E49F11" w16cid:durableId="2A08B257"/>
  <w16cid:commentId w16cid:paraId="25538028" w16cid:durableId="2A08B2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1057" w14:textId="77777777" w:rsidR="004247ED" w:rsidRDefault="004247ED" w:rsidP="00027AF6">
      <w:r>
        <w:separator/>
      </w:r>
    </w:p>
  </w:endnote>
  <w:endnote w:type="continuationSeparator" w:id="0">
    <w:p w14:paraId="5F961057" w14:textId="77777777" w:rsidR="004247ED" w:rsidRDefault="004247ED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6CD23622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D4077">
                              <w:rPr>
                                <w:noProof/>
                                <w:sz w:val="24"/>
                              </w:rPr>
                              <w:t>7</w:t>
                            </w:r>
                            <w:r w:rsidR="006D4077">
                              <w:rPr>
                                <w:noProof/>
                                <w:sz w:val="24"/>
                              </w:rPr>
                              <w:t>5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6CD23622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D4077">
                        <w:rPr>
                          <w:noProof/>
                          <w:sz w:val="24"/>
                        </w:rPr>
                        <w:t>7</w:t>
                      </w:r>
                      <w:r w:rsidR="006D4077">
                        <w:rPr>
                          <w:noProof/>
                          <w:sz w:val="24"/>
                        </w:rPr>
                        <w:t>5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824B4" w14:textId="77777777" w:rsidR="004247ED" w:rsidRDefault="004247ED" w:rsidP="00027AF6">
      <w:r>
        <w:separator/>
      </w:r>
    </w:p>
  </w:footnote>
  <w:footnote w:type="continuationSeparator" w:id="0">
    <w:p w14:paraId="43ED9610" w14:textId="77777777" w:rsidR="004247ED" w:rsidRDefault="004247ED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587F"/>
    <w:rsid w:val="0001641F"/>
    <w:rsid w:val="000177A0"/>
    <w:rsid w:val="000206F5"/>
    <w:rsid w:val="00022333"/>
    <w:rsid w:val="00024079"/>
    <w:rsid w:val="00025149"/>
    <w:rsid w:val="00025C1C"/>
    <w:rsid w:val="00026467"/>
    <w:rsid w:val="0002673A"/>
    <w:rsid w:val="00027AF6"/>
    <w:rsid w:val="00027E0C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045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53E76"/>
    <w:rsid w:val="00057AEA"/>
    <w:rsid w:val="00060290"/>
    <w:rsid w:val="00060672"/>
    <w:rsid w:val="00061016"/>
    <w:rsid w:val="000616ED"/>
    <w:rsid w:val="000620BB"/>
    <w:rsid w:val="00062DBF"/>
    <w:rsid w:val="00065374"/>
    <w:rsid w:val="0006797A"/>
    <w:rsid w:val="0007089D"/>
    <w:rsid w:val="000719FB"/>
    <w:rsid w:val="0007257E"/>
    <w:rsid w:val="00072B26"/>
    <w:rsid w:val="00072E00"/>
    <w:rsid w:val="0007307C"/>
    <w:rsid w:val="00074109"/>
    <w:rsid w:val="00076BFC"/>
    <w:rsid w:val="00080664"/>
    <w:rsid w:val="00082946"/>
    <w:rsid w:val="00083A2A"/>
    <w:rsid w:val="00083EB6"/>
    <w:rsid w:val="0008559F"/>
    <w:rsid w:val="00086177"/>
    <w:rsid w:val="00086F80"/>
    <w:rsid w:val="00091445"/>
    <w:rsid w:val="0009330C"/>
    <w:rsid w:val="0009382A"/>
    <w:rsid w:val="00096253"/>
    <w:rsid w:val="00096305"/>
    <w:rsid w:val="000978B8"/>
    <w:rsid w:val="00097EFF"/>
    <w:rsid w:val="000A0457"/>
    <w:rsid w:val="000A13A1"/>
    <w:rsid w:val="000A2783"/>
    <w:rsid w:val="000A2F4F"/>
    <w:rsid w:val="000A3680"/>
    <w:rsid w:val="000A3A1A"/>
    <w:rsid w:val="000A5EC9"/>
    <w:rsid w:val="000A648A"/>
    <w:rsid w:val="000A7806"/>
    <w:rsid w:val="000B0560"/>
    <w:rsid w:val="000B5A9E"/>
    <w:rsid w:val="000B5BB5"/>
    <w:rsid w:val="000B662A"/>
    <w:rsid w:val="000B72FC"/>
    <w:rsid w:val="000B742A"/>
    <w:rsid w:val="000B7AC3"/>
    <w:rsid w:val="000C00AB"/>
    <w:rsid w:val="000C0412"/>
    <w:rsid w:val="000C10BA"/>
    <w:rsid w:val="000C4C68"/>
    <w:rsid w:val="000C60E3"/>
    <w:rsid w:val="000D14F8"/>
    <w:rsid w:val="000D3A91"/>
    <w:rsid w:val="000D3A94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23DC"/>
    <w:rsid w:val="000F6F25"/>
    <w:rsid w:val="000F72DE"/>
    <w:rsid w:val="00101E06"/>
    <w:rsid w:val="00104624"/>
    <w:rsid w:val="0010524E"/>
    <w:rsid w:val="001053DA"/>
    <w:rsid w:val="0010635D"/>
    <w:rsid w:val="0011127A"/>
    <w:rsid w:val="0011234E"/>
    <w:rsid w:val="001128C5"/>
    <w:rsid w:val="001143B6"/>
    <w:rsid w:val="00114402"/>
    <w:rsid w:val="001155F3"/>
    <w:rsid w:val="00115E01"/>
    <w:rsid w:val="00126608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2F68"/>
    <w:rsid w:val="00173AEE"/>
    <w:rsid w:val="00173C9D"/>
    <w:rsid w:val="00174ADB"/>
    <w:rsid w:val="00175EE0"/>
    <w:rsid w:val="00175FC2"/>
    <w:rsid w:val="00177795"/>
    <w:rsid w:val="0017783C"/>
    <w:rsid w:val="00180A94"/>
    <w:rsid w:val="00182163"/>
    <w:rsid w:val="00186D01"/>
    <w:rsid w:val="00187C53"/>
    <w:rsid w:val="001900AA"/>
    <w:rsid w:val="0019072B"/>
    <w:rsid w:val="00190EC1"/>
    <w:rsid w:val="001915EE"/>
    <w:rsid w:val="001918E9"/>
    <w:rsid w:val="00192AB4"/>
    <w:rsid w:val="001930A3"/>
    <w:rsid w:val="001937FB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34DE"/>
    <w:rsid w:val="001B50BF"/>
    <w:rsid w:val="001B606E"/>
    <w:rsid w:val="001B6B10"/>
    <w:rsid w:val="001B7CE6"/>
    <w:rsid w:val="001C1015"/>
    <w:rsid w:val="001C10D9"/>
    <w:rsid w:val="001C3CB0"/>
    <w:rsid w:val="001C5930"/>
    <w:rsid w:val="001C6593"/>
    <w:rsid w:val="001D05F1"/>
    <w:rsid w:val="001D07CA"/>
    <w:rsid w:val="001D0B7B"/>
    <w:rsid w:val="001D188B"/>
    <w:rsid w:val="001D35B1"/>
    <w:rsid w:val="001D39E4"/>
    <w:rsid w:val="001E2807"/>
    <w:rsid w:val="001E3119"/>
    <w:rsid w:val="001E3541"/>
    <w:rsid w:val="001E3D41"/>
    <w:rsid w:val="001E4ABB"/>
    <w:rsid w:val="001E56AD"/>
    <w:rsid w:val="001E62EA"/>
    <w:rsid w:val="001F182F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07B1C"/>
    <w:rsid w:val="0021038B"/>
    <w:rsid w:val="002117A8"/>
    <w:rsid w:val="002122FA"/>
    <w:rsid w:val="0021394B"/>
    <w:rsid w:val="00213DAB"/>
    <w:rsid w:val="0021451F"/>
    <w:rsid w:val="00214DD0"/>
    <w:rsid w:val="002158EB"/>
    <w:rsid w:val="002173B4"/>
    <w:rsid w:val="002211F6"/>
    <w:rsid w:val="0022196C"/>
    <w:rsid w:val="00221986"/>
    <w:rsid w:val="0022247E"/>
    <w:rsid w:val="002313AB"/>
    <w:rsid w:val="00232104"/>
    <w:rsid w:val="002324BC"/>
    <w:rsid w:val="00233388"/>
    <w:rsid w:val="002348FE"/>
    <w:rsid w:val="00234B06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1E71"/>
    <w:rsid w:val="00252635"/>
    <w:rsid w:val="0025296E"/>
    <w:rsid w:val="002535BE"/>
    <w:rsid w:val="00253B47"/>
    <w:rsid w:val="002546A1"/>
    <w:rsid w:val="00255842"/>
    <w:rsid w:val="002570E8"/>
    <w:rsid w:val="0025730E"/>
    <w:rsid w:val="0026126E"/>
    <w:rsid w:val="00262CE7"/>
    <w:rsid w:val="00263098"/>
    <w:rsid w:val="00265C16"/>
    <w:rsid w:val="002679C6"/>
    <w:rsid w:val="0027159F"/>
    <w:rsid w:val="00273127"/>
    <w:rsid w:val="0027515C"/>
    <w:rsid w:val="00284055"/>
    <w:rsid w:val="002857A4"/>
    <w:rsid w:val="00287CBC"/>
    <w:rsid w:val="00287DC2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2C3B"/>
    <w:rsid w:val="002A454D"/>
    <w:rsid w:val="002A56BB"/>
    <w:rsid w:val="002A621D"/>
    <w:rsid w:val="002A661E"/>
    <w:rsid w:val="002A701F"/>
    <w:rsid w:val="002B1128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726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81E"/>
    <w:rsid w:val="002E1EDE"/>
    <w:rsid w:val="002E2A4B"/>
    <w:rsid w:val="002E3199"/>
    <w:rsid w:val="002E55D7"/>
    <w:rsid w:val="002E7A13"/>
    <w:rsid w:val="002F04D2"/>
    <w:rsid w:val="002F0FFE"/>
    <w:rsid w:val="002F2C50"/>
    <w:rsid w:val="002F33C8"/>
    <w:rsid w:val="002F457B"/>
    <w:rsid w:val="002F47F8"/>
    <w:rsid w:val="002F5444"/>
    <w:rsid w:val="002F5657"/>
    <w:rsid w:val="002F58F9"/>
    <w:rsid w:val="002F60EF"/>
    <w:rsid w:val="002F7675"/>
    <w:rsid w:val="002F7F36"/>
    <w:rsid w:val="0030114B"/>
    <w:rsid w:val="00301FEA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0C05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332A"/>
    <w:rsid w:val="003243FE"/>
    <w:rsid w:val="00324A38"/>
    <w:rsid w:val="00324C76"/>
    <w:rsid w:val="00327BD5"/>
    <w:rsid w:val="00330556"/>
    <w:rsid w:val="003314EE"/>
    <w:rsid w:val="00331A2F"/>
    <w:rsid w:val="0033411E"/>
    <w:rsid w:val="003341CE"/>
    <w:rsid w:val="00336B6C"/>
    <w:rsid w:val="00337E9A"/>
    <w:rsid w:val="00342568"/>
    <w:rsid w:val="00344279"/>
    <w:rsid w:val="003453C4"/>
    <w:rsid w:val="00346A43"/>
    <w:rsid w:val="00347C8A"/>
    <w:rsid w:val="00353242"/>
    <w:rsid w:val="0035374F"/>
    <w:rsid w:val="00355F9F"/>
    <w:rsid w:val="003560F3"/>
    <w:rsid w:val="0035631B"/>
    <w:rsid w:val="00356BD0"/>
    <w:rsid w:val="0036360B"/>
    <w:rsid w:val="0036430A"/>
    <w:rsid w:val="0036476B"/>
    <w:rsid w:val="00366B84"/>
    <w:rsid w:val="003679A3"/>
    <w:rsid w:val="00371A5A"/>
    <w:rsid w:val="00371DBE"/>
    <w:rsid w:val="00373D73"/>
    <w:rsid w:val="00374AF8"/>
    <w:rsid w:val="0037507E"/>
    <w:rsid w:val="003750D5"/>
    <w:rsid w:val="0037682E"/>
    <w:rsid w:val="00377F27"/>
    <w:rsid w:val="003803D1"/>
    <w:rsid w:val="00383BAE"/>
    <w:rsid w:val="0038450D"/>
    <w:rsid w:val="00385AD6"/>
    <w:rsid w:val="00386262"/>
    <w:rsid w:val="0038665A"/>
    <w:rsid w:val="00387446"/>
    <w:rsid w:val="0039002E"/>
    <w:rsid w:val="003930EC"/>
    <w:rsid w:val="003937C1"/>
    <w:rsid w:val="00393CD6"/>
    <w:rsid w:val="00396B9B"/>
    <w:rsid w:val="00397B87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4CB9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8D"/>
    <w:rsid w:val="003E23A0"/>
    <w:rsid w:val="003E244A"/>
    <w:rsid w:val="003E42CC"/>
    <w:rsid w:val="003E69DD"/>
    <w:rsid w:val="003F1DE0"/>
    <w:rsid w:val="003F5C72"/>
    <w:rsid w:val="003F7B70"/>
    <w:rsid w:val="0040039D"/>
    <w:rsid w:val="004078C9"/>
    <w:rsid w:val="00412ACE"/>
    <w:rsid w:val="00414708"/>
    <w:rsid w:val="00417A56"/>
    <w:rsid w:val="00417FE6"/>
    <w:rsid w:val="00421412"/>
    <w:rsid w:val="0042203A"/>
    <w:rsid w:val="00423D13"/>
    <w:rsid w:val="004243AF"/>
    <w:rsid w:val="004247ED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9B0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31CF"/>
    <w:rsid w:val="00474311"/>
    <w:rsid w:val="0047472D"/>
    <w:rsid w:val="00475E34"/>
    <w:rsid w:val="00477D22"/>
    <w:rsid w:val="004806FF"/>
    <w:rsid w:val="004819E9"/>
    <w:rsid w:val="004834C0"/>
    <w:rsid w:val="004855A7"/>
    <w:rsid w:val="0048619A"/>
    <w:rsid w:val="00487BF8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1CEC"/>
    <w:rsid w:val="004C3411"/>
    <w:rsid w:val="004C4219"/>
    <w:rsid w:val="004C4474"/>
    <w:rsid w:val="004C6F89"/>
    <w:rsid w:val="004D350B"/>
    <w:rsid w:val="004D3806"/>
    <w:rsid w:val="004D61C4"/>
    <w:rsid w:val="004D69BD"/>
    <w:rsid w:val="004D7267"/>
    <w:rsid w:val="004E06B1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3B8A"/>
    <w:rsid w:val="00506315"/>
    <w:rsid w:val="00513371"/>
    <w:rsid w:val="00513C68"/>
    <w:rsid w:val="0051474F"/>
    <w:rsid w:val="00514E90"/>
    <w:rsid w:val="005172E9"/>
    <w:rsid w:val="00517644"/>
    <w:rsid w:val="0052148C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0BF4"/>
    <w:rsid w:val="00541D1D"/>
    <w:rsid w:val="005429BC"/>
    <w:rsid w:val="005429C4"/>
    <w:rsid w:val="00544952"/>
    <w:rsid w:val="00545072"/>
    <w:rsid w:val="00552211"/>
    <w:rsid w:val="00552851"/>
    <w:rsid w:val="005540D4"/>
    <w:rsid w:val="0055466F"/>
    <w:rsid w:val="005554A7"/>
    <w:rsid w:val="00557E2A"/>
    <w:rsid w:val="00562557"/>
    <w:rsid w:val="00562B78"/>
    <w:rsid w:val="00563D35"/>
    <w:rsid w:val="00563DE5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655E"/>
    <w:rsid w:val="005771CC"/>
    <w:rsid w:val="00581254"/>
    <w:rsid w:val="0058176A"/>
    <w:rsid w:val="005827FF"/>
    <w:rsid w:val="0058542A"/>
    <w:rsid w:val="00585EE8"/>
    <w:rsid w:val="00586225"/>
    <w:rsid w:val="00586FF0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3D1"/>
    <w:rsid w:val="005A56D0"/>
    <w:rsid w:val="005A6FF6"/>
    <w:rsid w:val="005A7533"/>
    <w:rsid w:val="005B0BF9"/>
    <w:rsid w:val="005B219C"/>
    <w:rsid w:val="005B21A6"/>
    <w:rsid w:val="005B33A5"/>
    <w:rsid w:val="005B4DDE"/>
    <w:rsid w:val="005B4E17"/>
    <w:rsid w:val="005B5392"/>
    <w:rsid w:val="005B58D8"/>
    <w:rsid w:val="005B6BD2"/>
    <w:rsid w:val="005B79D0"/>
    <w:rsid w:val="005C19DE"/>
    <w:rsid w:val="005C333C"/>
    <w:rsid w:val="005C77C1"/>
    <w:rsid w:val="005D08F8"/>
    <w:rsid w:val="005D24D9"/>
    <w:rsid w:val="005D287A"/>
    <w:rsid w:val="005D341B"/>
    <w:rsid w:val="005D47B7"/>
    <w:rsid w:val="005D47BB"/>
    <w:rsid w:val="005D560E"/>
    <w:rsid w:val="005D5DFE"/>
    <w:rsid w:val="005D6907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20D4"/>
    <w:rsid w:val="005F4553"/>
    <w:rsid w:val="005F5136"/>
    <w:rsid w:val="005F7408"/>
    <w:rsid w:val="0060196A"/>
    <w:rsid w:val="0060200F"/>
    <w:rsid w:val="00602051"/>
    <w:rsid w:val="00602EAB"/>
    <w:rsid w:val="00603887"/>
    <w:rsid w:val="0060444E"/>
    <w:rsid w:val="00604CF7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16B53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2DB6"/>
    <w:rsid w:val="006638C6"/>
    <w:rsid w:val="00665474"/>
    <w:rsid w:val="00665608"/>
    <w:rsid w:val="00666D81"/>
    <w:rsid w:val="00666E07"/>
    <w:rsid w:val="006673EA"/>
    <w:rsid w:val="00667E20"/>
    <w:rsid w:val="00670884"/>
    <w:rsid w:val="00673499"/>
    <w:rsid w:val="00676858"/>
    <w:rsid w:val="00677572"/>
    <w:rsid w:val="00682980"/>
    <w:rsid w:val="00683270"/>
    <w:rsid w:val="00692891"/>
    <w:rsid w:val="006934AA"/>
    <w:rsid w:val="006934E3"/>
    <w:rsid w:val="00694AF2"/>
    <w:rsid w:val="006966BC"/>
    <w:rsid w:val="00696B78"/>
    <w:rsid w:val="0069761D"/>
    <w:rsid w:val="006A061F"/>
    <w:rsid w:val="006A1FAB"/>
    <w:rsid w:val="006A2BA9"/>
    <w:rsid w:val="006A39B4"/>
    <w:rsid w:val="006A3DF2"/>
    <w:rsid w:val="006A4977"/>
    <w:rsid w:val="006A4AB2"/>
    <w:rsid w:val="006A7C4C"/>
    <w:rsid w:val="006A7D6B"/>
    <w:rsid w:val="006B3619"/>
    <w:rsid w:val="006B3EDE"/>
    <w:rsid w:val="006B47E0"/>
    <w:rsid w:val="006B59F0"/>
    <w:rsid w:val="006B6A79"/>
    <w:rsid w:val="006B729C"/>
    <w:rsid w:val="006C1B1D"/>
    <w:rsid w:val="006C3233"/>
    <w:rsid w:val="006C4BA1"/>
    <w:rsid w:val="006C5DA7"/>
    <w:rsid w:val="006D14BE"/>
    <w:rsid w:val="006D4077"/>
    <w:rsid w:val="006D5891"/>
    <w:rsid w:val="006D5C75"/>
    <w:rsid w:val="006D743F"/>
    <w:rsid w:val="006D79EC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1DF3"/>
    <w:rsid w:val="0070477F"/>
    <w:rsid w:val="00704C8A"/>
    <w:rsid w:val="007052B1"/>
    <w:rsid w:val="00705B91"/>
    <w:rsid w:val="00710FFC"/>
    <w:rsid w:val="007128BB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A51"/>
    <w:rsid w:val="00745DD1"/>
    <w:rsid w:val="00745F04"/>
    <w:rsid w:val="007512ED"/>
    <w:rsid w:val="00751C86"/>
    <w:rsid w:val="00752064"/>
    <w:rsid w:val="00752F3F"/>
    <w:rsid w:val="00753C78"/>
    <w:rsid w:val="00754223"/>
    <w:rsid w:val="00760B1C"/>
    <w:rsid w:val="007623C2"/>
    <w:rsid w:val="00763634"/>
    <w:rsid w:val="00765FDF"/>
    <w:rsid w:val="00766D1E"/>
    <w:rsid w:val="00770D47"/>
    <w:rsid w:val="00771433"/>
    <w:rsid w:val="00772549"/>
    <w:rsid w:val="00772D9F"/>
    <w:rsid w:val="007742D5"/>
    <w:rsid w:val="0077507B"/>
    <w:rsid w:val="0077583D"/>
    <w:rsid w:val="00777513"/>
    <w:rsid w:val="00777F26"/>
    <w:rsid w:val="0078186A"/>
    <w:rsid w:val="007837CD"/>
    <w:rsid w:val="00783DAD"/>
    <w:rsid w:val="007843AC"/>
    <w:rsid w:val="00785891"/>
    <w:rsid w:val="00786037"/>
    <w:rsid w:val="00786AAC"/>
    <w:rsid w:val="007918AC"/>
    <w:rsid w:val="00793683"/>
    <w:rsid w:val="00794410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2F7"/>
    <w:rsid w:val="007B0829"/>
    <w:rsid w:val="007B1364"/>
    <w:rsid w:val="007B2129"/>
    <w:rsid w:val="007B2CF5"/>
    <w:rsid w:val="007B5B53"/>
    <w:rsid w:val="007B774D"/>
    <w:rsid w:val="007B7E8A"/>
    <w:rsid w:val="007C083D"/>
    <w:rsid w:val="007C0E1F"/>
    <w:rsid w:val="007C0F08"/>
    <w:rsid w:val="007C32F4"/>
    <w:rsid w:val="007C3C6F"/>
    <w:rsid w:val="007C4702"/>
    <w:rsid w:val="007C5EBE"/>
    <w:rsid w:val="007D1044"/>
    <w:rsid w:val="007D590E"/>
    <w:rsid w:val="007D5D03"/>
    <w:rsid w:val="007E0397"/>
    <w:rsid w:val="007E170B"/>
    <w:rsid w:val="007E1E1C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06EB3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2A3A"/>
    <w:rsid w:val="008250E2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409"/>
    <w:rsid w:val="00842B51"/>
    <w:rsid w:val="0084699F"/>
    <w:rsid w:val="00847C3C"/>
    <w:rsid w:val="00847DC4"/>
    <w:rsid w:val="008504E4"/>
    <w:rsid w:val="00850B24"/>
    <w:rsid w:val="00851AA2"/>
    <w:rsid w:val="00852403"/>
    <w:rsid w:val="008542C0"/>
    <w:rsid w:val="00854D96"/>
    <w:rsid w:val="00856D8A"/>
    <w:rsid w:val="00857128"/>
    <w:rsid w:val="008602BD"/>
    <w:rsid w:val="008609E2"/>
    <w:rsid w:val="008615B5"/>
    <w:rsid w:val="008621DA"/>
    <w:rsid w:val="00863083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23EE"/>
    <w:rsid w:val="0087424C"/>
    <w:rsid w:val="00875440"/>
    <w:rsid w:val="0087611E"/>
    <w:rsid w:val="00881A6D"/>
    <w:rsid w:val="00881DBB"/>
    <w:rsid w:val="008827A0"/>
    <w:rsid w:val="00882FA4"/>
    <w:rsid w:val="008846CA"/>
    <w:rsid w:val="00886AE9"/>
    <w:rsid w:val="00886E2A"/>
    <w:rsid w:val="00887713"/>
    <w:rsid w:val="00890FC2"/>
    <w:rsid w:val="00891016"/>
    <w:rsid w:val="00891BE3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05E2"/>
    <w:rsid w:val="008D114A"/>
    <w:rsid w:val="008D12D0"/>
    <w:rsid w:val="008D1447"/>
    <w:rsid w:val="008D55A9"/>
    <w:rsid w:val="008D7D37"/>
    <w:rsid w:val="008E1B9C"/>
    <w:rsid w:val="008E1BE8"/>
    <w:rsid w:val="008E2DBB"/>
    <w:rsid w:val="008E2DD2"/>
    <w:rsid w:val="008E351D"/>
    <w:rsid w:val="008E4321"/>
    <w:rsid w:val="008E6D4D"/>
    <w:rsid w:val="008E72AB"/>
    <w:rsid w:val="008E7EEA"/>
    <w:rsid w:val="008F05A6"/>
    <w:rsid w:val="008F2207"/>
    <w:rsid w:val="008F3556"/>
    <w:rsid w:val="008F3A04"/>
    <w:rsid w:val="008F43BD"/>
    <w:rsid w:val="008F4FE5"/>
    <w:rsid w:val="008F508F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24F5C"/>
    <w:rsid w:val="009250A3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61D"/>
    <w:rsid w:val="00965B2A"/>
    <w:rsid w:val="009664FF"/>
    <w:rsid w:val="00966EBC"/>
    <w:rsid w:val="0097006E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5635"/>
    <w:rsid w:val="009A5DF9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8CC"/>
    <w:rsid w:val="009B69C2"/>
    <w:rsid w:val="009B7999"/>
    <w:rsid w:val="009C41E5"/>
    <w:rsid w:val="009C7721"/>
    <w:rsid w:val="009D032A"/>
    <w:rsid w:val="009D32C1"/>
    <w:rsid w:val="009D5327"/>
    <w:rsid w:val="009D5CAB"/>
    <w:rsid w:val="009E287C"/>
    <w:rsid w:val="009E4920"/>
    <w:rsid w:val="009E5C6C"/>
    <w:rsid w:val="009E72F9"/>
    <w:rsid w:val="009E7665"/>
    <w:rsid w:val="009F015E"/>
    <w:rsid w:val="009F048F"/>
    <w:rsid w:val="009F064D"/>
    <w:rsid w:val="009F0C29"/>
    <w:rsid w:val="009F619E"/>
    <w:rsid w:val="009F699D"/>
    <w:rsid w:val="00A10671"/>
    <w:rsid w:val="00A11277"/>
    <w:rsid w:val="00A11341"/>
    <w:rsid w:val="00A13BAF"/>
    <w:rsid w:val="00A14D41"/>
    <w:rsid w:val="00A15525"/>
    <w:rsid w:val="00A17F60"/>
    <w:rsid w:val="00A2116D"/>
    <w:rsid w:val="00A21E0F"/>
    <w:rsid w:val="00A23889"/>
    <w:rsid w:val="00A238B7"/>
    <w:rsid w:val="00A25126"/>
    <w:rsid w:val="00A2581F"/>
    <w:rsid w:val="00A261D5"/>
    <w:rsid w:val="00A274DD"/>
    <w:rsid w:val="00A321BD"/>
    <w:rsid w:val="00A32D64"/>
    <w:rsid w:val="00A33217"/>
    <w:rsid w:val="00A33EE8"/>
    <w:rsid w:val="00A344A7"/>
    <w:rsid w:val="00A345A8"/>
    <w:rsid w:val="00A34DC9"/>
    <w:rsid w:val="00A362CE"/>
    <w:rsid w:val="00A36E05"/>
    <w:rsid w:val="00A4266B"/>
    <w:rsid w:val="00A42DE7"/>
    <w:rsid w:val="00A434D8"/>
    <w:rsid w:val="00A43981"/>
    <w:rsid w:val="00A470E0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77D5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484A"/>
    <w:rsid w:val="00AC6C4E"/>
    <w:rsid w:val="00AC6EB1"/>
    <w:rsid w:val="00AD0D47"/>
    <w:rsid w:val="00AD0FE9"/>
    <w:rsid w:val="00AD4737"/>
    <w:rsid w:val="00AD4C8A"/>
    <w:rsid w:val="00AD4D99"/>
    <w:rsid w:val="00AD520C"/>
    <w:rsid w:val="00AD521C"/>
    <w:rsid w:val="00AE0276"/>
    <w:rsid w:val="00AE2A13"/>
    <w:rsid w:val="00AE3BBE"/>
    <w:rsid w:val="00AE4025"/>
    <w:rsid w:val="00AE6E4F"/>
    <w:rsid w:val="00AE7BFF"/>
    <w:rsid w:val="00AF01AF"/>
    <w:rsid w:val="00AF08F0"/>
    <w:rsid w:val="00AF2908"/>
    <w:rsid w:val="00AF3D0A"/>
    <w:rsid w:val="00AF41B9"/>
    <w:rsid w:val="00AF49F9"/>
    <w:rsid w:val="00B04851"/>
    <w:rsid w:val="00B04FD7"/>
    <w:rsid w:val="00B05371"/>
    <w:rsid w:val="00B05723"/>
    <w:rsid w:val="00B0722E"/>
    <w:rsid w:val="00B07523"/>
    <w:rsid w:val="00B07669"/>
    <w:rsid w:val="00B07B6B"/>
    <w:rsid w:val="00B1129C"/>
    <w:rsid w:val="00B117F5"/>
    <w:rsid w:val="00B13A6E"/>
    <w:rsid w:val="00B159C4"/>
    <w:rsid w:val="00B17E27"/>
    <w:rsid w:val="00B17E76"/>
    <w:rsid w:val="00B20C71"/>
    <w:rsid w:val="00B23ADF"/>
    <w:rsid w:val="00B23D83"/>
    <w:rsid w:val="00B24514"/>
    <w:rsid w:val="00B25ED2"/>
    <w:rsid w:val="00B27904"/>
    <w:rsid w:val="00B310FE"/>
    <w:rsid w:val="00B315C1"/>
    <w:rsid w:val="00B34B80"/>
    <w:rsid w:val="00B34E83"/>
    <w:rsid w:val="00B35848"/>
    <w:rsid w:val="00B36F84"/>
    <w:rsid w:val="00B379EF"/>
    <w:rsid w:val="00B37C70"/>
    <w:rsid w:val="00B41161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255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166"/>
    <w:rsid w:val="00B816EC"/>
    <w:rsid w:val="00B821FE"/>
    <w:rsid w:val="00B82E15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384C"/>
    <w:rsid w:val="00BA4527"/>
    <w:rsid w:val="00BA5900"/>
    <w:rsid w:val="00BA7AB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2DE9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2CB3"/>
    <w:rsid w:val="00C33831"/>
    <w:rsid w:val="00C33911"/>
    <w:rsid w:val="00C33C9A"/>
    <w:rsid w:val="00C33D89"/>
    <w:rsid w:val="00C347D9"/>
    <w:rsid w:val="00C37448"/>
    <w:rsid w:val="00C4130F"/>
    <w:rsid w:val="00C42044"/>
    <w:rsid w:val="00C476E8"/>
    <w:rsid w:val="00C478E8"/>
    <w:rsid w:val="00C47CE7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5B2B"/>
    <w:rsid w:val="00C8606E"/>
    <w:rsid w:val="00C862B4"/>
    <w:rsid w:val="00C868EA"/>
    <w:rsid w:val="00C87AD5"/>
    <w:rsid w:val="00C87C61"/>
    <w:rsid w:val="00C91ADA"/>
    <w:rsid w:val="00C923B3"/>
    <w:rsid w:val="00C94DEC"/>
    <w:rsid w:val="00C9500F"/>
    <w:rsid w:val="00C97A77"/>
    <w:rsid w:val="00CA268B"/>
    <w:rsid w:val="00CA4396"/>
    <w:rsid w:val="00CA46DB"/>
    <w:rsid w:val="00CA6A64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5B44"/>
    <w:rsid w:val="00CC752C"/>
    <w:rsid w:val="00CC7F2C"/>
    <w:rsid w:val="00CD03C4"/>
    <w:rsid w:val="00CD18DA"/>
    <w:rsid w:val="00CD435D"/>
    <w:rsid w:val="00CE01FB"/>
    <w:rsid w:val="00CE1DD4"/>
    <w:rsid w:val="00CE2310"/>
    <w:rsid w:val="00CE2EB7"/>
    <w:rsid w:val="00CE3DFB"/>
    <w:rsid w:val="00CE3EA9"/>
    <w:rsid w:val="00CE5395"/>
    <w:rsid w:val="00CE5BD0"/>
    <w:rsid w:val="00CE75FF"/>
    <w:rsid w:val="00CE7E28"/>
    <w:rsid w:val="00CF0D13"/>
    <w:rsid w:val="00CF1BDD"/>
    <w:rsid w:val="00CF2641"/>
    <w:rsid w:val="00CF56ED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1E0F"/>
    <w:rsid w:val="00D328F1"/>
    <w:rsid w:val="00D33EBF"/>
    <w:rsid w:val="00D352C1"/>
    <w:rsid w:val="00D3770A"/>
    <w:rsid w:val="00D37A10"/>
    <w:rsid w:val="00D37BCE"/>
    <w:rsid w:val="00D37CB8"/>
    <w:rsid w:val="00D409E5"/>
    <w:rsid w:val="00D40B3F"/>
    <w:rsid w:val="00D426A6"/>
    <w:rsid w:val="00D44D3E"/>
    <w:rsid w:val="00D45E26"/>
    <w:rsid w:val="00D46544"/>
    <w:rsid w:val="00D47339"/>
    <w:rsid w:val="00D47350"/>
    <w:rsid w:val="00D4793A"/>
    <w:rsid w:val="00D509DC"/>
    <w:rsid w:val="00D51092"/>
    <w:rsid w:val="00D52075"/>
    <w:rsid w:val="00D52953"/>
    <w:rsid w:val="00D53A2B"/>
    <w:rsid w:val="00D53D68"/>
    <w:rsid w:val="00D5452D"/>
    <w:rsid w:val="00D55E8B"/>
    <w:rsid w:val="00D57FC2"/>
    <w:rsid w:val="00D60A39"/>
    <w:rsid w:val="00D622D1"/>
    <w:rsid w:val="00D627DB"/>
    <w:rsid w:val="00D65074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3618"/>
    <w:rsid w:val="00D857EA"/>
    <w:rsid w:val="00D9024A"/>
    <w:rsid w:val="00D90E22"/>
    <w:rsid w:val="00D917EE"/>
    <w:rsid w:val="00D922EF"/>
    <w:rsid w:val="00D9282B"/>
    <w:rsid w:val="00D92A5B"/>
    <w:rsid w:val="00D95130"/>
    <w:rsid w:val="00D9775D"/>
    <w:rsid w:val="00D978FF"/>
    <w:rsid w:val="00DA05EB"/>
    <w:rsid w:val="00DA21B7"/>
    <w:rsid w:val="00DA3132"/>
    <w:rsid w:val="00DA60C0"/>
    <w:rsid w:val="00DA644C"/>
    <w:rsid w:val="00DA6E4B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C7F02"/>
    <w:rsid w:val="00DD15BE"/>
    <w:rsid w:val="00DD32F1"/>
    <w:rsid w:val="00DD519F"/>
    <w:rsid w:val="00DD6096"/>
    <w:rsid w:val="00DD711F"/>
    <w:rsid w:val="00DE13D6"/>
    <w:rsid w:val="00DE1438"/>
    <w:rsid w:val="00DE1575"/>
    <w:rsid w:val="00DE2DBA"/>
    <w:rsid w:val="00DE2F31"/>
    <w:rsid w:val="00DE32B6"/>
    <w:rsid w:val="00DE3301"/>
    <w:rsid w:val="00DE3BDD"/>
    <w:rsid w:val="00DE62A3"/>
    <w:rsid w:val="00DE632E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1361"/>
    <w:rsid w:val="00E02092"/>
    <w:rsid w:val="00E02C57"/>
    <w:rsid w:val="00E047A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1F32"/>
    <w:rsid w:val="00E23629"/>
    <w:rsid w:val="00E25151"/>
    <w:rsid w:val="00E325A7"/>
    <w:rsid w:val="00E32D90"/>
    <w:rsid w:val="00E364AC"/>
    <w:rsid w:val="00E37C88"/>
    <w:rsid w:val="00E40D12"/>
    <w:rsid w:val="00E44DAB"/>
    <w:rsid w:val="00E44FCB"/>
    <w:rsid w:val="00E46FD4"/>
    <w:rsid w:val="00E50FB7"/>
    <w:rsid w:val="00E516B0"/>
    <w:rsid w:val="00E52C93"/>
    <w:rsid w:val="00E52E6C"/>
    <w:rsid w:val="00E53373"/>
    <w:rsid w:val="00E53E78"/>
    <w:rsid w:val="00E55461"/>
    <w:rsid w:val="00E60394"/>
    <w:rsid w:val="00E6649A"/>
    <w:rsid w:val="00E67107"/>
    <w:rsid w:val="00E67714"/>
    <w:rsid w:val="00E67D79"/>
    <w:rsid w:val="00E70221"/>
    <w:rsid w:val="00E71586"/>
    <w:rsid w:val="00E721B2"/>
    <w:rsid w:val="00E72643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05F0"/>
    <w:rsid w:val="00E91101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13E"/>
    <w:rsid w:val="00ED18E7"/>
    <w:rsid w:val="00ED1E6A"/>
    <w:rsid w:val="00ED2A12"/>
    <w:rsid w:val="00ED35B9"/>
    <w:rsid w:val="00ED3CB6"/>
    <w:rsid w:val="00ED452C"/>
    <w:rsid w:val="00ED475B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3869"/>
    <w:rsid w:val="00F152AA"/>
    <w:rsid w:val="00F165D4"/>
    <w:rsid w:val="00F17A24"/>
    <w:rsid w:val="00F209C1"/>
    <w:rsid w:val="00F220B8"/>
    <w:rsid w:val="00F23E17"/>
    <w:rsid w:val="00F24855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3B01"/>
    <w:rsid w:val="00F64306"/>
    <w:rsid w:val="00F643F1"/>
    <w:rsid w:val="00F65C5F"/>
    <w:rsid w:val="00F6764D"/>
    <w:rsid w:val="00F679D6"/>
    <w:rsid w:val="00F67DB0"/>
    <w:rsid w:val="00F700C9"/>
    <w:rsid w:val="00F70CB8"/>
    <w:rsid w:val="00F720C9"/>
    <w:rsid w:val="00F72EA1"/>
    <w:rsid w:val="00F73250"/>
    <w:rsid w:val="00F74CA3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16E6"/>
    <w:rsid w:val="00F93C97"/>
    <w:rsid w:val="00F974BD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1869"/>
    <w:rsid w:val="00FC3A2C"/>
    <w:rsid w:val="00FC4210"/>
    <w:rsid w:val="00FC5A54"/>
    <w:rsid w:val="00FC762F"/>
    <w:rsid w:val="00FC77EC"/>
    <w:rsid w:val="00FC7B72"/>
    <w:rsid w:val="00FD0B16"/>
    <w:rsid w:val="00FD1BFC"/>
    <w:rsid w:val="00FE0A88"/>
    <w:rsid w:val="00FE1FFF"/>
    <w:rsid w:val="00FE334A"/>
    <w:rsid w:val="00FE4119"/>
    <w:rsid w:val="00FE4768"/>
    <w:rsid w:val="00FE5CAE"/>
    <w:rsid w:val="00FE61BA"/>
    <w:rsid w:val="00FE700F"/>
    <w:rsid w:val="00FF16D1"/>
    <w:rsid w:val="00FF1E3F"/>
    <w:rsid w:val="00FF2C29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1">
    <w:name w:val="пз текст"/>
    <w:basedOn w:val="af1"/>
    <w:link w:val="afff2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2">
    <w:name w:val="пз текст Знак"/>
    <w:basedOn w:val="af3"/>
    <w:link w:val="afff1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3">
    <w:name w:val="Текст ст."/>
    <w:link w:val="afff4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4">
    <w:name w:val="Текст ст. Знак"/>
    <w:basedOn w:val="a1"/>
    <w:link w:val="afff3"/>
    <w:rsid w:val="002173B4"/>
    <w:rPr>
      <w:rFonts w:ascii="Times New Roman" w:hAnsi="Times New Roman"/>
      <w:sz w:val="28"/>
    </w:rPr>
  </w:style>
  <w:style w:type="paragraph" w:customStyle="1" w:styleId="afff5">
    <w:name w:val="ВКР Формула"/>
    <w:basedOn w:val="a0"/>
    <w:link w:val="afff6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6">
    <w:name w:val="ВКР Формула Знак"/>
    <w:basedOn w:val="a1"/>
    <w:link w:val="afff5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cntd.ru/document/573230583" TargetMode="External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E69CD-6F69-4349-8296-AAD265A0B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12874</Words>
  <Characters>73386</Characters>
  <Application>Microsoft Office Word</Application>
  <DocSecurity>0</DocSecurity>
  <Lines>611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2024-06-04T19:36:00Z</dcterms:modified>
</cp:coreProperties>
</file>