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commentRangeStart w:id="0"/>
    <w:p w14:paraId="1CA43FBD" w14:textId="03069DA9" w:rsidR="00D073F4" w:rsidRDefault="009F048F">
      <w:pPr>
        <w:pStyle w:val="12"/>
        <w:tabs>
          <w:tab w:val="right" w:leader="dot" w:pos="9345"/>
        </w:tabs>
        <w:rPr>
          <w:rFonts w:asciiTheme="minorHAnsi" w:eastAsiaTheme="minorEastAsia" w:hAnsiTheme="minorHAnsi" w:cstheme="minorBidi"/>
          <w:noProof/>
          <w:color w:val="auto"/>
          <w:sz w:val="22"/>
          <w:szCs w:val="22"/>
        </w:rPr>
      </w:pPr>
      <w:r w:rsidRPr="009158A9">
        <w:rPr>
          <w:b/>
          <w:color w:val="FF0000"/>
        </w:rPr>
        <w:fldChar w:fldCharType="begin"/>
      </w:r>
      <w:r w:rsidRPr="009158A9">
        <w:rPr>
          <w:b/>
          <w:color w:val="FF0000"/>
        </w:rPr>
        <w:instrText xml:space="preserve"> TOC \o "1-3" \u </w:instrText>
      </w:r>
      <w:r w:rsidRPr="009158A9">
        <w:rPr>
          <w:b/>
          <w:color w:val="FF0000"/>
        </w:rPr>
        <w:fldChar w:fldCharType="separate"/>
      </w:r>
      <w:r w:rsidR="00D073F4">
        <w:rPr>
          <w:noProof/>
        </w:rPr>
        <w:t>Введение</w:t>
      </w:r>
      <w:r w:rsidR="00D073F4">
        <w:rPr>
          <w:noProof/>
        </w:rPr>
        <w:tab/>
      </w:r>
      <w:r w:rsidR="00D073F4">
        <w:rPr>
          <w:noProof/>
        </w:rPr>
        <w:fldChar w:fldCharType="begin"/>
      </w:r>
      <w:r w:rsidR="00D073F4">
        <w:rPr>
          <w:noProof/>
        </w:rPr>
        <w:instrText xml:space="preserve"> PAGEREF _Toc167623476 \h </w:instrText>
      </w:r>
      <w:r w:rsidR="00D073F4">
        <w:rPr>
          <w:noProof/>
        </w:rPr>
      </w:r>
      <w:r w:rsidR="00D073F4">
        <w:rPr>
          <w:noProof/>
        </w:rPr>
        <w:fldChar w:fldCharType="separate"/>
      </w:r>
      <w:ins w:id="1" w:author="Автор">
        <w:r w:rsidR="001E3D41">
          <w:rPr>
            <w:noProof/>
          </w:rPr>
          <w:t>7</w:t>
        </w:r>
      </w:ins>
      <w:del w:id="2" w:author="Автор">
        <w:r w:rsidR="00D073F4" w:rsidDel="001E3D41">
          <w:rPr>
            <w:noProof/>
          </w:rPr>
          <w:delText>8</w:delText>
        </w:r>
      </w:del>
      <w:r w:rsidR="00D073F4">
        <w:rPr>
          <w:noProof/>
        </w:rPr>
        <w:fldChar w:fldCharType="end"/>
      </w:r>
    </w:p>
    <w:p w14:paraId="642DF413" w14:textId="041077C4"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1 Теоретический раздел</w:t>
      </w:r>
      <w:r>
        <w:rPr>
          <w:noProof/>
        </w:rPr>
        <w:tab/>
      </w:r>
      <w:r>
        <w:rPr>
          <w:noProof/>
        </w:rPr>
        <w:fldChar w:fldCharType="begin"/>
      </w:r>
      <w:r>
        <w:rPr>
          <w:noProof/>
        </w:rPr>
        <w:instrText xml:space="preserve"> PAGEREF _Toc167623477 \h </w:instrText>
      </w:r>
      <w:r>
        <w:rPr>
          <w:noProof/>
        </w:rPr>
      </w:r>
      <w:r>
        <w:rPr>
          <w:noProof/>
        </w:rPr>
        <w:fldChar w:fldCharType="separate"/>
      </w:r>
      <w:ins w:id="3" w:author="Автор">
        <w:r w:rsidR="001E3D41">
          <w:rPr>
            <w:noProof/>
          </w:rPr>
          <w:t>9</w:t>
        </w:r>
      </w:ins>
      <w:del w:id="4" w:author="Автор">
        <w:r w:rsidDel="001E3D41">
          <w:rPr>
            <w:noProof/>
          </w:rPr>
          <w:delText>10</w:delText>
        </w:r>
      </w:del>
      <w:r>
        <w:rPr>
          <w:noProof/>
        </w:rPr>
        <w:fldChar w:fldCharType="end"/>
      </w:r>
    </w:p>
    <w:p w14:paraId="51F96281" w14:textId="584030C3" w:rsidR="00D073F4" w:rsidRDefault="00D073F4" w:rsidP="00DA3132">
      <w:pPr>
        <w:pStyle w:val="21"/>
        <w:tabs>
          <w:tab w:val="right" w:leader="dot" w:pos="9345"/>
        </w:tabs>
        <w:spacing w:after="0"/>
        <w:ind w:left="278"/>
        <w:rPr>
          <w:rFonts w:asciiTheme="minorHAnsi" w:eastAsiaTheme="minorEastAsia" w:hAnsiTheme="minorHAnsi" w:cstheme="minorBidi"/>
          <w:noProof/>
          <w:color w:val="auto"/>
          <w:sz w:val="22"/>
          <w:szCs w:val="22"/>
        </w:rPr>
      </w:pPr>
      <w:r>
        <w:rPr>
          <w:noProof/>
        </w:rPr>
        <w:t>1.1 Обзор предметной области</w:t>
      </w:r>
      <w:r>
        <w:rPr>
          <w:noProof/>
        </w:rPr>
        <w:tab/>
      </w:r>
      <w:r>
        <w:rPr>
          <w:noProof/>
        </w:rPr>
        <w:fldChar w:fldCharType="begin"/>
      </w:r>
      <w:r>
        <w:rPr>
          <w:noProof/>
        </w:rPr>
        <w:instrText xml:space="preserve"> PAGEREF _Toc167623478 \h </w:instrText>
      </w:r>
      <w:r>
        <w:rPr>
          <w:noProof/>
        </w:rPr>
      </w:r>
      <w:r>
        <w:rPr>
          <w:noProof/>
        </w:rPr>
        <w:fldChar w:fldCharType="separate"/>
      </w:r>
      <w:ins w:id="5" w:author="Автор">
        <w:r w:rsidR="001E3D41">
          <w:rPr>
            <w:noProof/>
          </w:rPr>
          <w:t>9</w:t>
        </w:r>
      </w:ins>
      <w:del w:id="6" w:author="Автор">
        <w:r w:rsidDel="001E3D41">
          <w:rPr>
            <w:noProof/>
          </w:rPr>
          <w:delText>10</w:delText>
        </w:r>
      </w:del>
      <w:r>
        <w:rPr>
          <w:noProof/>
        </w:rPr>
        <w:fldChar w:fldCharType="end"/>
      </w:r>
    </w:p>
    <w:p w14:paraId="6744D464" w14:textId="39CDF265"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1.2 Аналитический обзор механизма автоматизированной проверки решений</w:t>
      </w:r>
      <w:r>
        <w:rPr>
          <w:noProof/>
        </w:rPr>
        <w:tab/>
      </w:r>
      <w:r>
        <w:rPr>
          <w:noProof/>
        </w:rPr>
        <w:fldChar w:fldCharType="begin"/>
      </w:r>
      <w:r>
        <w:rPr>
          <w:noProof/>
        </w:rPr>
        <w:instrText xml:space="preserve"> PAGEREF _Toc167623479 \h </w:instrText>
      </w:r>
      <w:r>
        <w:rPr>
          <w:noProof/>
        </w:rPr>
      </w:r>
      <w:r>
        <w:rPr>
          <w:noProof/>
        </w:rPr>
        <w:fldChar w:fldCharType="separate"/>
      </w:r>
      <w:ins w:id="7" w:author="Автор">
        <w:r w:rsidR="001E3D41">
          <w:rPr>
            <w:noProof/>
          </w:rPr>
          <w:t>10</w:t>
        </w:r>
      </w:ins>
      <w:del w:id="8" w:author="Автор">
        <w:r w:rsidDel="001E3D41">
          <w:rPr>
            <w:noProof/>
          </w:rPr>
          <w:delText>11</w:delText>
        </w:r>
      </w:del>
      <w:r>
        <w:rPr>
          <w:noProof/>
        </w:rPr>
        <w:fldChar w:fldCharType="end"/>
      </w:r>
    </w:p>
    <w:p w14:paraId="5694DEE3" w14:textId="18447EC1"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_Toc167623480 \h </w:instrText>
      </w:r>
      <w:r>
        <w:rPr>
          <w:noProof/>
        </w:rPr>
      </w:r>
      <w:r>
        <w:rPr>
          <w:noProof/>
        </w:rPr>
        <w:fldChar w:fldCharType="separate"/>
      </w:r>
      <w:ins w:id="9" w:author="Автор">
        <w:r w:rsidR="001E3D41">
          <w:rPr>
            <w:noProof/>
          </w:rPr>
          <w:t>11</w:t>
        </w:r>
      </w:ins>
      <w:del w:id="10" w:author="Автор">
        <w:r w:rsidDel="001E3D41">
          <w:rPr>
            <w:noProof/>
          </w:rPr>
          <w:delText>12</w:delText>
        </w:r>
      </w:del>
      <w:r>
        <w:rPr>
          <w:noProof/>
        </w:rPr>
        <w:fldChar w:fldCharType="end"/>
      </w:r>
    </w:p>
    <w:p w14:paraId="28378D26" w14:textId="47F99FE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_Toc167623481 \h </w:instrText>
      </w:r>
      <w:r>
        <w:rPr>
          <w:noProof/>
        </w:rPr>
      </w:r>
      <w:r>
        <w:rPr>
          <w:noProof/>
        </w:rPr>
        <w:fldChar w:fldCharType="separate"/>
      </w:r>
      <w:ins w:id="11" w:author="Автор">
        <w:r w:rsidR="001E3D41">
          <w:rPr>
            <w:noProof/>
          </w:rPr>
          <w:t>12</w:t>
        </w:r>
      </w:ins>
      <w:del w:id="12" w:author="Автор">
        <w:r w:rsidDel="001E3D41">
          <w:rPr>
            <w:noProof/>
          </w:rPr>
          <w:delText>13</w:delText>
        </w:r>
      </w:del>
      <w:r>
        <w:rPr>
          <w:noProof/>
        </w:rPr>
        <w:fldChar w:fldCharType="end"/>
      </w:r>
    </w:p>
    <w:p w14:paraId="762EA6BF" w14:textId="7B15F539"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1.5 Постановка задачи</w:t>
      </w:r>
      <w:r>
        <w:rPr>
          <w:noProof/>
        </w:rPr>
        <w:tab/>
      </w:r>
      <w:r>
        <w:rPr>
          <w:noProof/>
        </w:rPr>
        <w:fldChar w:fldCharType="begin"/>
      </w:r>
      <w:r>
        <w:rPr>
          <w:noProof/>
        </w:rPr>
        <w:instrText xml:space="preserve"> PAGEREF _Toc167623482 \h </w:instrText>
      </w:r>
      <w:r>
        <w:rPr>
          <w:noProof/>
        </w:rPr>
      </w:r>
      <w:r>
        <w:rPr>
          <w:noProof/>
        </w:rPr>
        <w:fldChar w:fldCharType="separate"/>
      </w:r>
      <w:ins w:id="13" w:author="Автор">
        <w:r w:rsidR="001E3D41">
          <w:rPr>
            <w:noProof/>
          </w:rPr>
          <w:t>16</w:t>
        </w:r>
      </w:ins>
      <w:del w:id="14" w:author="Автор">
        <w:r w:rsidDel="001E3D41">
          <w:rPr>
            <w:noProof/>
          </w:rPr>
          <w:delText>17</w:delText>
        </w:r>
      </w:del>
      <w:r>
        <w:rPr>
          <w:noProof/>
        </w:rPr>
        <w:fldChar w:fldCharType="end"/>
      </w:r>
    </w:p>
    <w:p w14:paraId="76BFD336" w14:textId="49F93741"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1.6 Вывод по главе</w:t>
      </w:r>
      <w:r>
        <w:rPr>
          <w:noProof/>
        </w:rPr>
        <w:tab/>
      </w:r>
      <w:r>
        <w:rPr>
          <w:noProof/>
        </w:rPr>
        <w:fldChar w:fldCharType="begin"/>
      </w:r>
      <w:r>
        <w:rPr>
          <w:noProof/>
        </w:rPr>
        <w:instrText xml:space="preserve"> PAGEREF _Toc167623483 \h </w:instrText>
      </w:r>
      <w:r>
        <w:rPr>
          <w:noProof/>
        </w:rPr>
      </w:r>
      <w:r>
        <w:rPr>
          <w:noProof/>
        </w:rPr>
        <w:fldChar w:fldCharType="separate"/>
      </w:r>
      <w:ins w:id="15" w:author="Автор">
        <w:r w:rsidR="001E3D41">
          <w:rPr>
            <w:noProof/>
          </w:rPr>
          <w:t>17</w:t>
        </w:r>
      </w:ins>
      <w:del w:id="16" w:author="Автор">
        <w:r w:rsidDel="001E3D41">
          <w:rPr>
            <w:noProof/>
          </w:rPr>
          <w:delText>18</w:delText>
        </w:r>
      </w:del>
      <w:r>
        <w:rPr>
          <w:noProof/>
        </w:rPr>
        <w:fldChar w:fldCharType="end"/>
      </w:r>
    </w:p>
    <w:p w14:paraId="3816B920" w14:textId="667A6F87"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_Toc167623484 \h </w:instrText>
      </w:r>
      <w:r>
        <w:rPr>
          <w:noProof/>
        </w:rPr>
      </w:r>
      <w:r>
        <w:rPr>
          <w:noProof/>
        </w:rPr>
        <w:fldChar w:fldCharType="separate"/>
      </w:r>
      <w:ins w:id="17" w:author="Автор">
        <w:r w:rsidR="001E3D41">
          <w:rPr>
            <w:noProof/>
          </w:rPr>
          <w:t>18</w:t>
        </w:r>
      </w:ins>
      <w:del w:id="18" w:author="Автор">
        <w:r w:rsidDel="001E3D41">
          <w:rPr>
            <w:noProof/>
          </w:rPr>
          <w:delText>19</w:delText>
        </w:r>
      </w:del>
      <w:r>
        <w:rPr>
          <w:noProof/>
        </w:rPr>
        <w:fldChar w:fldCharType="end"/>
      </w:r>
    </w:p>
    <w:p w14:paraId="5AC8D9DD" w14:textId="0E4FABF6"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2.1 Проектирование структур данных</w:t>
      </w:r>
      <w:r>
        <w:rPr>
          <w:noProof/>
        </w:rPr>
        <w:tab/>
      </w:r>
      <w:r>
        <w:rPr>
          <w:noProof/>
        </w:rPr>
        <w:fldChar w:fldCharType="begin"/>
      </w:r>
      <w:r>
        <w:rPr>
          <w:noProof/>
        </w:rPr>
        <w:instrText xml:space="preserve"> PAGEREF _Toc167623485 \h </w:instrText>
      </w:r>
      <w:r>
        <w:rPr>
          <w:noProof/>
        </w:rPr>
      </w:r>
      <w:r>
        <w:rPr>
          <w:noProof/>
        </w:rPr>
        <w:fldChar w:fldCharType="separate"/>
      </w:r>
      <w:ins w:id="19" w:author="Автор">
        <w:r w:rsidR="001E3D41">
          <w:rPr>
            <w:noProof/>
          </w:rPr>
          <w:t>18</w:t>
        </w:r>
      </w:ins>
      <w:del w:id="20" w:author="Автор">
        <w:r w:rsidDel="001E3D41">
          <w:rPr>
            <w:noProof/>
          </w:rPr>
          <w:delText>19</w:delText>
        </w:r>
      </w:del>
      <w:r>
        <w:rPr>
          <w:noProof/>
        </w:rPr>
        <w:fldChar w:fldCharType="end"/>
      </w:r>
    </w:p>
    <w:p w14:paraId="5A6D81EB" w14:textId="7AF0536A"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2.3 Проектирование базы данных</w:t>
      </w:r>
      <w:r>
        <w:rPr>
          <w:noProof/>
        </w:rPr>
        <w:tab/>
      </w:r>
      <w:r>
        <w:rPr>
          <w:noProof/>
        </w:rPr>
        <w:fldChar w:fldCharType="begin"/>
      </w:r>
      <w:r>
        <w:rPr>
          <w:noProof/>
        </w:rPr>
        <w:instrText xml:space="preserve"> PAGEREF _Toc167623490 \h </w:instrText>
      </w:r>
      <w:r>
        <w:rPr>
          <w:noProof/>
        </w:rPr>
      </w:r>
      <w:r>
        <w:rPr>
          <w:noProof/>
        </w:rPr>
        <w:fldChar w:fldCharType="separate"/>
      </w:r>
      <w:ins w:id="21" w:author="Автор">
        <w:r w:rsidR="001E3D41">
          <w:rPr>
            <w:noProof/>
          </w:rPr>
          <w:t>20</w:t>
        </w:r>
      </w:ins>
      <w:del w:id="22" w:author="Автор">
        <w:r w:rsidDel="001E3D41">
          <w:rPr>
            <w:noProof/>
          </w:rPr>
          <w:delText>21</w:delText>
        </w:r>
      </w:del>
      <w:r>
        <w:rPr>
          <w:noProof/>
        </w:rPr>
        <w:fldChar w:fldCharType="end"/>
      </w:r>
    </w:p>
    <w:p w14:paraId="361E0CA2" w14:textId="201EB1CC"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2.4 Проектирование микросервисной архитектуры приложения</w:t>
      </w:r>
      <w:r>
        <w:rPr>
          <w:noProof/>
        </w:rPr>
        <w:tab/>
      </w:r>
      <w:r>
        <w:rPr>
          <w:noProof/>
        </w:rPr>
        <w:fldChar w:fldCharType="begin"/>
      </w:r>
      <w:r>
        <w:rPr>
          <w:noProof/>
        </w:rPr>
        <w:instrText xml:space="preserve"> PAGEREF _Toc167623491 \h </w:instrText>
      </w:r>
      <w:r>
        <w:rPr>
          <w:noProof/>
        </w:rPr>
      </w:r>
      <w:r>
        <w:rPr>
          <w:noProof/>
        </w:rPr>
        <w:fldChar w:fldCharType="separate"/>
      </w:r>
      <w:ins w:id="23" w:author="Автор">
        <w:r w:rsidR="001E3D41">
          <w:rPr>
            <w:noProof/>
          </w:rPr>
          <w:t>21</w:t>
        </w:r>
      </w:ins>
      <w:del w:id="24" w:author="Автор">
        <w:r w:rsidDel="001E3D41">
          <w:rPr>
            <w:noProof/>
          </w:rPr>
          <w:delText>22</w:delText>
        </w:r>
      </w:del>
      <w:r>
        <w:rPr>
          <w:noProof/>
        </w:rPr>
        <w:fldChar w:fldCharType="end"/>
      </w:r>
    </w:p>
    <w:p w14:paraId="4E711298" w14:textId="5AD01D42"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2.5 Проектирования алгоритмов</w:t>
      </w:r>
      <w:r>
        <w:rPr>
          <w:noProof/>
        </w:rPr>
        <w:tab/>
      </w:r>
      <w:r>
        <w:rPr>
          <w:noProof/>
        </w:rPr>
        <w:fldChar w:fldCharType="begin"/>
      </w:r>
      <w:r>
        <w:rPr>
          <w:noProof/>
        </w:rPr>
        <w:instrText xml:space="preserve"> PAGEREF _Toc167623495 \h </w:instrText>
      </w:r>
      <w:r>
        <w:rPr>
          <w:noProof/>
        </w:rPr>
      </w:r>
      <w:r>
        <w:rPr>
          <w:noProof/>
        </w:rPr>
        <w:fldChar w:fldCharType="separate"/>
      </w:r>
      <w:ins w:id="25" w:author="Автор">
        <w:r w:rsidR="001E3D41">
          <w:rPr>
            <w:noProof/>
          </w:rPr>
          <w:t>24</w:t>
        </w:r>
      </w:ins>
      <w:del w:id="26" w:author="Автор">
        <w:r w:rsidDel="001E3D41">
          <w:rPr>
            <w:noProof/>
          </w:rPr>
          <w:delText>25</w:delText>
        </w:r>
      </w:del>
      <w:r>
        <w:rPr>
          <w:noProof/>
        </w:rPr>
        <w:fldChar w:fldCharType="end"/>
      </w:r>
    </w:p>
    <w:p w14:paraId="52C3A09D" w14:textId="6C7421B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2.6 Выводы по главе</w:t>
      </w:r>
      <w:r>
        <w:rPr>
          <w:noProof/>
        </w:rPr>
        <w:tab/>
      </w:r>
      <w:r>
        <w:rPr>
          <w:noProof/>
        </w:rPr>
        <w:fldChar w:fldCharType="begin"/>
      </w:r>
      <w:r>
        <w:rPr>
          <w:noProof/>
        </w:rPr>
        <w:instrText xml:space="preserve"> PAGEREF _Toc167623498 \h </w:instrText>
      </w:r>
      <w:r>
        <w:rPr>
          <w:noProof/>
        </w:rPr>
      </w:r>
      <w:r>
        <w:rPr>
          <w:noProof/>
        </w:rPr>
        <w:fldChar w:fldCharType="separate"/>
      </w:r>
      <w:ins w:id="27" w:author="Автор">
        <w:r w:rsidR="001E3D41">
          <w:rPr>
            <w:noProof/>
          </w:rPr>
          <w:t>27</w:t>
        </w:r>
      </w:ins>
      <w:del w:id="28" w:author="Автор">
        <w:r w:rsidDel="001E3D41">
          <w:rPr>
            <w:noProof/>
          </w:rPr>
          <w:delText>28</w:delText>
        </w:r>
      </w:del>
      <w:r>
        <w:rPr>
          <w:noProof/>
        </w:rPr>
        <w:fldChar w:fldCharType="end"/>
      </w:r>
    </w:p>
    <w:p w14:paraId="35F5964E" w14:textId="250BD0C8"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3 Программное конструирование онлайн-платформы по решению алгоритмических задач</w:t>
      </w:r>
      <w:r>
        <w:rPr>
          <w:noProof/>
        </w:rPr>
        <w:tab/>
      </w:r>
      <w:r>
        <w:rPr>
          <w:noProof/>
        </w:rPr>
        <w:fldChar w:fldCharType="begin"/>
      </w:r>
      <w:r>
        <w:rPr>
          <w:noProof/>
        </w:rPr>
        <w:instrText xml:space="preserve"> PAGEREF _Toc167623499 \h </w:instrText>
      </w:r>
      <w:r>
        <w:rPr>
          <w:noProof/>
        </w:rPr>
      </w:r>
      <w:r>
        <w:rPr>
          <w:noProof/>
        </w:rPr>
        <w:fldChar w:fldCharType="separate"/>
      </w:r>
      <w:ins w:id="29" w:author="Автор">
        <w:r w:rsidR="001E3D41">
          <w:rPr>
            <w:noProof/>
          </w:rPr>
          <w:t>28</w:t>
        </w:r>
      </w:ins>
      <w:del w:id="30" w:author="Автор">
        <w:r w:rsidDel="001E3D41">
          <w:rPr>
            <w:noProof/>
          </w:rPr>
          <w:delText>29</w:delText>
        </w:r>
      </w:del>
      <w:r>
        <w:rPr>
          <w:noProof/>
        </w:rPr>
        <w:fldChar w:fldCharType="end"/>
      </w:r>
    </w:p>
    <w:p w14:paraId="2993FE10" w14:textId="52D31DC4"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3.1 Обоснование выбора средств разработки</w:t>
      </w:r>
      <w:r>
        <w:rPr>
          <w:noProof/>
        </w:rPr>
        <w:tab/>
      </w:r>
      <w:r>
        <w:rPr>
          <w:noProof/>
        </w:rPr>
        <w:fldChar w:fldCharType="begin"/>
      </w:r>
      <w:r>
        <w:rPr>
          <w:noProof/>
        </w:rPr>
        <w:instrText xml:space="preserve"> PAGEREF _Toc167623500 \h </w:instrText>
      </w:r>
      <w:r>
        <w:rPr>
          <w:noProof/>
        </w:rPr>
      </w:r>
      <w:r>
        <w:rPr>
          <w:noProof/>
        </w:rPr>
        <w:fldChar w:fldCharType="separate"/>
      </w:r>
      <w:ins w:id="31" w:author="Автор">
        <w:r w:rsidR="001E3D41">
          <w:rPr>
            <w:noProof/>
          </w:rPr>
          <w:t>28</w:t>
        </w:r>
      </w:ins>
      <w:del w:id="32" w:author="Автор">
        <w:r w:rsidDel="001E3D41">
          <w:rPr>
            <w:noProof/>
          </w:rPr>
          <w:delText>29</w:delText>
        </w:r>
      </w:del>
      <w:r>
        <w:rPr>
          <w:noProof/>
        </w:rPr>
        <w:fldChar w:fldCharType="end"/>
      </w:r>
    </w:p>
    <w:p w14:paraId="2D86697B" w14:textId="4684407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_Toc167623501 \h </w:instrText>
      </w:r>
      <w:r>
        <w:rPr>
          <w:noProof/>
        </w:rPr>
      </w:r>
      <w:r>
        <w:rPr>
          <w:noProof/>
        </w:rPr>
        <w:fldChar w:fldCharType="separate"/>
      </w:r>
      <w:ins w:id="33" w:author="Автор">
        <w:r w:rsidR="001E3D41">
          <w:rPr>
            <w:noProof/>
          </w:rPr>
          <w:t>29</w:t>
        </w:r>
      </w:ins>
      <w:del w:id="34" w:author="Автор">
        <w:r w:rsidDel="001E3D41">
          <w:rPr>
            <w:noProof/>
          </w:rPr>
          <w:delText>30</w:delText>
        </w:r>
      </w:del>
      <w:r>
        <w:rPr>
          <w:noProof/>
        </w:rPr>
        <w:fldChar w:fldCharType="end"/>
      </w:r>
    </w:p>
    <w:p w14:paraId="6D98941B" w14:textId="77777777" w:rsidR="00D073F4" w:rsidRDefault="00D073F4">
      <w:pPr>
        <w:shd w:val="clear" w:color="auto" w:fill="auto"/>
        <w:spacing w:after="160" w:line="259" w:lineRule="auto"/>
        <w:ind w:firstLine="0"/>
        <w:jc w:val="left"/>
        <w:textAlignment w:val="auto"/>
        <w:rPr>
          <w:rFonts w:eastAsiaTheme="minorHAnsi"/>
          <w:noProof/>
          <w:lang w:eastAsia="en-US"/>
        </w:rPr>
      </w:pPr>
      <w:r>
        <w:rPr>
          <w:rFonts w:eastAsiaTheme="minorHAnsi"/>
          <w:noProof/>
          <w:lang w:eastAsia="en-US"/>
        </w:rPr>
        <w:br w:type="page"/>
      </w:r>
    </w:p>
    <w:p w14:paraId="5F114A4B" w14:textId="484D48C8"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lastRenderedPageBreak/>
        <w:t>3.3 Описание структуры хранения контента онлайн-платформы</w:t>
      </w:r>
      <w:r>
        <w:rPr>
          <w:noProof/>
        </w:rPr>
        <w:tab/>
      </w:r>
      <w:r>
        <w:rPr>
          <w:noProof/>
        </w:rPr>
        <w:fldChar w:fldCharType="begin"/>
      </w:r>
      <w:r>
        <w:rPr>
          <w:noProof/>
        </w:rPr>
        <w:instrText xml:space="preserve"> PAGEREF _Toc167623505 \h </w:instrText>
      </w:r>
      <w:r>
        <w:rPr>
          <w:noProof/>
        </w:rPr>
      </w:r>
      <w:r>
        <w:rPr>
          <w:noProof/>
        </w:rPr>
        <w:fldChar w:fldCharType="separate"/>
      </w:r>
      <w:ins w:id="35" w:author="Автор">
        <w:r w:rsidR="001E3D41">
          <w:rPr>
            <w:noProof/>
          </w:rPr>
          <w:t>36</w:t>
        </w:r>
      </w:ins>
      <w:del w:id="36" w:author="Автор">
        <w:r w:rsidDel="001E3D41">
          <w:rPr>
            <w:noProof/>
          </w:rPr>
          <w:delText>36</w:delText>
        </w:r>
      </w:del>
      <w:r>
        <w:rPr>
          <w:noProof/>
        </w:rPr>
        <w:fldChar w:fldCharType="end"/>
      </w:r>
    </w:p>
    <w:p w14:paraId="5AF81BE8" w14:textId="621F6FBE"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3.4 Выводы по главе</w:t>
      </w:r>
      <w:r>
        <w:rPr>
          <w:noProof/>
        </w:rPr>
        <w:tab/>
      </w:r>
      <w:r>
        <w:rPr>
          <w:noProof/>
        </w:rPr>
        <w:fldChar w:fldCharType="begin"/>
      </w:r>
      <w:r>
        <w:rPr>
          <w:noProof/>
        </w:rPr>
        <w:instrText xml:space="preserve"> PAGEREF _Toc167623508 \h </w:instrText>
      </w:r>
      <w:r>
        <w:rPr>
          <w:noProof/>
        </w:rPr>
      </w:r>
      <w:r>
        <w:rPr>
          <w:noProof/>
        </w:rPr>
        <w:fldChar w:fldCharType="separate"/>
      </w:r>
      <w:ins w:id="37" w:author="Автор">
        <w:r w:rsidR="001E3D41">
          <w:rPr>
            <w:noProof/>
          </w:rPr>
          <w:t>40</w:t>
        </w:r>
      </w:ins>
      <w:del w:id="38" w:author="Автор">
        <w:r w:rsidDel="001E3D41">
          <w:rPr>
            <w:noProof/>
          </w:rPr>
          <w:delText>41</w:delText>
        </w:r>
      </w:del>
      <w:r>
        <w:rPr>
          <w:noProof/>
        </w:rPr>
        <w:fldChar w:fldCharType="end"/>
      </w:r>
    </w:p>
    <w:p w14:paraId="7B5386AB" w14:textId="2FE35415"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4 Демонстрация онлайн-платформы «</w:t>
      </w:r>
      <w:r w:rsidRPr="003B5DEF">
        <w:rPr>
          <w:noProof/>
          <w:lang w:val="en-US"/>
        </w:rPr>
        <w:t>SupremeCode</w:t>
      </w:r>
      <w:r>
        <w:rPr>
          <w:noProof/>
        </w:rPr>
        <w:t>»</w:t>
      </w:r>
      <w:r>
        <w:rPr>
          <w:noProof/>
        </w:rPr>
        <w:tab/>
      </w:r>
      <w:r>
        <w:rPr>
          <w:noProof/>
        </w:rPr>
        <w:fldChar w:fldCharType="begin"/>
      </w:r>
      <w:r>
        <w:rPr>
          <w:noProof/>
        </w:rPr>
        <w:instrText xml:space="preserve"> PAGEREF _Toc167623509 \h </w:instrText>
      </w:r>
      <w:r>
        <w:rPr>
          <w:noProof/>
        </w:rPr>
      </w:r>
      <w:r>
        <w:rPr>
          <w:noProof/>
        </w:rPr>
        <w:fldChar w:fldCharType="separate"/>
      </w:r>
      <w:ins w:id="39" w:author="Автор">
        <w:r w:rsidR="001E3D41">
          <w:rPr>
            <w:noProof/>
          </w:rPr>
          <w:t>42</w:t>
        </w:r>
      </w:ins>
      <w:del w:id="40" w:author="Автор">
        <w:r w:rsidDel="001E3D41">
          <w:rPr>
            <w:noProof/>
          </w:rPr>
          <w:delText>42</w:delText>
        </w:r>
      </w:del>
      <w:r>
        <w:rPr>
          <w:noProof/>
        </w:rPr>
        <w:fldChar w:fldCharType="end"/>
      </w:r>
    </w:p>
    <w:p w14:paraId="4E6243D5" w14:textId="68A5B725"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4.1 Описание процесса демонстрации</w:t>
      </w:r>
      <w:r>
        <w:rPr>
          <w:noProof/>
        </w:rPr>
        <w:tab/>
      </w:r>
      <w:r>
        <w:rPr>
          <w:noProof/>
        </w:rPr>
        <w:fldChar w:fldCharType="begin"/>
      </w:r>
      <w:r>
        <w:rPr>
          <w:noProof/>
        </w:rPr>
        <w:instrText xml:space="preserve"> PAGEREF _Toc167623510 \h </w:instrText>
      </w:r>
      <w:r>
        <w:rPr>
          <w:noProof/>
        </w:rPr>
      </w:r>
      <w:r>
        <w:rPr>
          <w:noProof/>
        </w:rPr>
        <w:fldChar w:fldCharType="separate"/>
      </w:r>
      <w:ins w:id="41" w:author="Автор">
        <w:r w:rsidR="001E3D41">
          <w:rPr>
            <w:noProof/>
          </w:rPr>
          <w:t>42</w:t>
        </w:r>
      </w:ins>
      <w:del w:id="42" w:author="Автор">
        <w:r w:rsidDel="001E3D41">
          <w:rPr>
            <w:noProof/>
          </w:rPr>
          <w:delText>42</w:delText>
        </w:r>
      </w:del>
      <w:r>
        <w:rPr>
          <w:noProof/>
        </w:rPr>
        <w:fldChar w:fldCharType="end"/>
      </w:r>
    </w:p>
    <w:p w14:paraId="2AD12A02" w14:textId="3AD8CF57"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Theme="minorHAnsi"/>
          <w:noProof/>
          <w:lang w:eastAsia="en-US"/>
        </w:rPr>
        <w:t>4.2 Вывод по главе</w:t>
      </w:r>
      <w:r>
        <w:rPr>
          <w:noProof/>
        </w:rPr>
        <w:tab/>
      </w:r>
      <w:r>
        <w:rPr>
          <w:noProof/>
        </w:rPr>
        <w:fldChar w:fldCharType="begin"/>
      </w:r>
      <w:r>
        <w:rPr>
          <w:noProof/>
        </w:rPr>
        <w:instrText xml:space="preserve"> PAGEREF _Toc167623511 \h </w:instrText>
      </w:r>
      <w:r>
        <w:rPr>
          <w:noProof/>
        </w:rPr>
      </w:r>
      <w:r>
        <w:rPr>
          <w:noProof/>
        </w:rPr>
        <w:fldChar w:fldCharType="separate"/>
      </w:r>
      <w:ins w:id="43" w:author="Автор">
        <w:r w:rsidR="001E3D41">
          <w:rPr>
            <w:noProof/>
          </w:rPr>
          <w:t>48</w:t>
        </w:r>
      </w:ins>
      <w:del w:id="44" w:author="Автор">
        <w:r w:rsidDel="001E3D41">
          <w:rPr>
            <w:noProof/>
          </w:rPr>
          <w:delText>48</w:delText>
        </w:r>
      </w:del>
      <w:r>
        <w:rPr>
          <w:noProof/>
        </w:rPr>
        <w:fldChar w:fldCharType="end"/>
      </w:r>
    </w:p>
    <w:p w14:paraId="35454A38" w14:textId="0178A2C3" w:rsidR="00D073F4" w:rsidRDefault="00D073F4">
      <w:pPr>
        <w:pStyle w:val="12"/>
        <w:tabs>
          <w:tab w:val="right" w:leader="dot" w:pos="9345"/>
        </w:tabs>
        <w:rPr>
          <w:rFonts w:asciiTheme="minorHAnsi" w:eastAsiaTheme="minorEastAsia" w:hAnsiTheme="minorHAnsi" w:cstheme="minorBidi"/>
          <w:noProof/>
          <w:color w:val="auto"/>
          <w:sz w:val="22"/>
          <w:szCs w:val="22"/>
        </w:rPr>
      </w:pPr>
      <w:r w:rsidRPr="003B5DEF">
        <w:rPr>
          <w:rFonts w:eastAsia="Calibri"/>
          <w:noProof/>
        </w:rPr>
        <w:t xml:space="preserve">5 </w:t>
      </w:r>
      <w:r>
        <w:rPr>
          <w:noProof/>
        </w:rPr>
        <w:t>Экономическое обоснование разработки онлайн-платформы «</w:t>
      </w:r>
      <w:r w:rsidRPr="003B5DEF">
        <w:rPr>
          <w:noProof/>
          <w:lang w:val="en-US"/>
        </w:rPr>
        <w:t>SupremeCode</w:t>
      </w:r>
      <w:r>
        <w:rPr>
          <w:noProof/>
        </w:rPr>
        <w:t>»</w:t>
      </w:r>
      <w:r>
        <w:rPr>
          <w:noProof/>
        </w:rPr>
        <w:tab/>
      </w:r>
      <w:r>
        <w:rPr>
          <w:noProof/>
        </w:rPr>
        <w:fldChar w:fldCharType="begin"/>
      </w:r>
      <w:r>
        <w:rPr>
          <w:noProof/>
        </w:rPr>
        <w:instrText xml:space="preserve"> PAGEREF _Toc167623512 \h </w:instrText>
      </w:r>
      <w:r>
        <w:rPr>
          <w:noProof/>
        </w:rPr>
      </w:r>
      <w:r>
        <w:rPr>
          <w:noProof/>
        </w:rPr>
        <w:fldChar w:fldCharType="separate"/>
      </w:r>
      <w:ins w:id="45" w:author="Автор">
        <w:r w:rsidR="001E3D41">
          <w:rPr>
            <w:noProof/>
          </w:rPr>
          <w:t>50</w:t>
        </w:r>
      </w:ins>
      <w:del w:id="46" w:author="Автор">
        <w:r w:rsidDel="001E3D41">
          <w:rPr>
            <w:noProof/>
          </w:rPr>
          <w:delText>50</w:delText>
        </w:r>
      </w:del>
      <w:r>
        <w:rPr>
          <w:noProof/>
        </w:rPr>
        <w:fldChar w:fldCharType="end"/>
      </w:r>
    </w:p>
    <w:p w14:paraId="3E3D28BA" w14:textId="47FD5F7A" w:rsidR="00D073F4" w:rsidRDefault="00D073F4">
      <w:pPr>
        <w:pStyle w:val="21"/>
        <w:tabs>
          <w:tab w:val="right" w:leader="dot" w:pos="9345"/>
        </w:tabs>
        <w:rPr>
          <w:rFonts w:asciiTheme="minorHAnsi" w:eastAsiaTheme="minorEastAsia" w:hAnsiTheme="minorHAnsi" w:cstheme="minorBidi"/>
          <w:noProof/>
          <w:color w:val="auto"/>
          <w:sz w:val="22"/>
          <w:szCs w:val="22"/>
        </w:rPr>
      </w:pPr>
      <w:r w:rsidRPr="003B5DEF">
        <w:rPr>
          <w:rFonts w:eastAsia="Calibri"/>
          <w:noProof/>
        </w:rPr>
        <w:t>5.1 Основные аспекты реализации работы</w:t>
      </w:r>
      <w:r>
        <w:rPr>
          <w:noProof/>
        </w:rPr>
        <w:tab/>
      </w:r>
      <w:r>
        <w:rPr>
          <w:noProof/>
        </w:rPr>
        <w:fldChar w:fldCharType="begin"/>
      </w:r>
      <w:r>
        <w:rPr>
          <w:noProof/>
        </w:rPr>
        <w:instrText xml:space="preserve"> PAGEREF _Toc167623513 \h </w:instrText>
      </w:r>
      <w:r>
        <w:rPr>
          <w:noProof/>
        </w:rPr>
      </w:r>
      <w:r>
        <w:rPr>
          <w:noProof/>
        </w:rPr>
        <w:fldChar w:fldCharType="separate"/>
      </w:r>
      <w:ins w:id="47" w:author="Автор">
        <w:r w:rsidR="001E3D41">
          <w:rPr>
            <w:noProof/>
          </w:rPr>
          <w:t>50</w:t>
        </w:r>
      </w:ins>
      <w:del w:id="48" w:author="Автор">
        <w:r w:rsidDel="001E3D41">
          <w:rPr>
            <w:noProof/>
          </w:rPr>
          <w:delText>50</w:delText>
        </w:r>
      </w:del>
      <w:r>
        <w:rPr>
          <w:noProof/>
        </w:rPr>
        <w:fldChar w:fldCharType="end"/>
      </w:r>
    </w:p>
    <w:p w14:paraId="4B502E01" w14:textId="0C1D650D"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_Toc167623514 \h </w:instrText>
      </w:r>
      <w:r>
        <w:rPr>
          <w:noProof/>
        </w:rPr>
      </w:r>
      <w:r>
        <w:rPr>
          <w:noProof/>
        </w:rPr>
        <w:fldChar w:fldCharType="separate"/>
      </w:r>
      <w:ins w:id="49" w:author="Автор">
        <w:r w:rsidR="001E3D41">
          <w:rPr>
            <w:noProof/>
          </w:rPr>
          <w:t>50</w:t>
        </w:r>
      </w:ins>
      <w:del w:id="50" w:author="Автор">
        <w:r w:rsidDel="001E3D41">
          <w:rPr>
            <w:noProof/>
          </w:rPr>
          <w:delText>50</w:delText>
        </w:r>
      </w:del>
      <w:r>
        <w:rPr>
          <w:noProof/>
        </w:rPr>
        <w:fldChar w:fldCharType="end"/>
      </w:r>
    </w:p>
    <w:p w14:paraId="5E01AC4F" w14:textId="2BC1A772"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_Toc167623515 \h </w:instrText>
      </w:r>
      <w:r>
        <w:rPr>
          <w:noProof/>
        </w:rPr>
      </w:r>
      <w:r>
        <w:rPr>
          <w:noProof/>
        </w:rPr>
        <w:fldChar w:fldCharType="separate"/>
      </w:r>
      <w:ins w:id="51" w:author="Автор">
        <w:r w:rsidR="001E3D41">
          <w:rPr>
            <w:noProof/>
          </w:rPr>
          <w:t>52</w:t>
        </w:r>
      </w:ins>
      <w:del w:id="52" w:author="Автор">
        <w:r w:rsidDel="001E3D41">
          <w:rPr>
            <w:noProof/>
          </w:rPr>
          <w:delText>52</w:delText>
        </w:r>
      </w:del>
      <w:r>
        <w:rPr>
          <w:noProof/>
        </w:rPr>
        <w:fldChar w:fldCharType="end"/>
      </w:r>
    </w:p>
    <w:p w14:paraId="013C4BA3" w14:textId="4FB3E4B8"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_Toc167623516 \h </w:instrText>
      </w:r>
      <w:r>
        <w:rPr>
          <w:noProof/>
        </w:rPr>
      </w:r>
      <w:r>
        <w:rPr>
          <w:noProof/>
        </w:rPr>
        <w:fldChar w:fldCharType="separate"/>
      </w:r>
      <w:ins w:id="53" w:author="Автор">
        <w:r w:rsidR="001E3D41">
          <w:rPr>
            <w:noProof/>
          </w:rPr>
          <w:t>52</w:t>
        </w:r>
      </w:ins>
      <w:del w:id="54" w:author="Автор">
        <w:r w:rsidDel="001E3D41">
          <w:rPr>
            <w:noProof/>
          </w:rPr>
          <w:delText>52</w:delText>
        </w:r>
      </w:del>
      <w:r>
        <w:rPr>
          <w:noProof/>
        </w:rPr>
        <w:fldChar w:fldCharType="end"/>
      </w:r>
    </w:p>
    <w:p w14:paraId="012E6623" w14:textId="7ADD2F4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_Toc167623517 \h </w:instrText>
      </w:r>
      <w:r>
        <w:rPr>
          <w:noProof/>
        </w:rPr>
      </w:r>
      <w:r>
        <w:rPr>
          <w:noProof/>
        </w:rPr>
        <w:fldChar w:fldCharType="separate"/>
      </w:r>
      <w:ins w:id="55" w:author="Автор">
        <w:r w:rsidR="001E3D41">
          <w:rPr>
            <w:noProof/>
          </w:rPr>
          <w:t>55</w:t>
        </w:r>
      </w:ins>
      <w:del w:id="56" w:author="Автор">
        <w:r w:rsidDel="001E3D41">
          <w:rPr>
            <w:noProof/>
          </w:rPr>
          <w:delText>55</w:delText>
        </w:r>
      </w:del>
      <w:r>
        <w:rPr>
          <w:noProof/>
        </w:rPr>
        <w:fldChar w:fldCharType="end"/>
      </w:r>
    </w:p>
    <w:p w14:paraId="6C110FD9" w14:textId="7619E2E3"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5.7 Выводы по главе</w:t>
      </w:r>
      <w:r>
        <w:rPr>
          <w:noProof/>
        </w:rPr>
        <w:tab/>
      </w:r>
      <w:r>
        <w:rPr>
          <w:noProof/>
        </w:rPr>
        <w:fldChar w:fldCharType="begin"/>
      </w:r>
      <w:r>
        <w:rPr>
          <w:noProof/>
        </w:rPr>
        <w:instrText xml:space="preserve"> PAGEREF _Toc167623518 \h </w:instrText>
      </w:r>
      <w:r>
        <w:rPr>
          <w:noProof/>
        </w:rPr>
      </w:r>
      <w:r>
        <w:rPr>
          <w:noProof/>
        </w:rPr>
        <w:fldChar w:fldCharType="separate"/>
      </w:r>
      <w:ins w:id="57" w:author="Автор">
        <w:r w:rsidR="001E3D41">
          <w:rPr>
            <w:noProof/>
          </w:rPr>
          <w:t>59</w:t>
        </w:r>
      </w:ins>
      <w:del w:id="58" w:author="Автор">
        <w:r w:rsidDel="001E3D41">
          <w:rPr>
            <w:noProof/>
          </w:rPr>
          <w:delText>59</w:delText>
        </w:r>
      </w:del>
      <w:r>
        <w:rPr>
          <w:noProof/>
        </w:rPr>
        <w:fldChar w:fldCharType="end"/>
      </w:r>
    </w:p>
    <w:p w14:paraId="6599F9F1" w14:textId="69EB38B2" w:rsidR="00D073F4" w:rsidRDefault="00D073F4">
      <w:pPr>
        <w:pStyle w:val="12"/>
        <w:tabs>
          <w:tab w:val="right" w:leader="dot" w:pos="9345"/>
        </w:tabs>
        <w:rPr>
          <w:rFonts w:asciiTheme="minorHAnsi" w:eastAsiaTheme="minorEastAsia" w:hAnsiTheme="minorHAnsi" w:cstheme="minorBidi"/>
          <w:noProof/>
          <w:color w:val="auto"/>
          <w:sz w:val="22"/>
          <w:szCs w:val="22"/>
        </w:rPr>
      </w:pPr>
      <w:r w:rsidRPr="003B5DEF">
        <w:rPr>
          <w:rFonts w:eastAsia="Calibri"/>
          <w:noProof/>
        </w:rPr>
        <w:t>6 Безопасность и экологичность выпускной квалификационной работы</w:t>
      </w:r>
      <w:r>
        <w:rPr>
          <w:noProof/>
        </w:rPr>
        <w:tab/>
      </w:r>
      <w:r>
        <w:rPr>
          <w:noProof/>
        </w:rPr>
        <w:fldChar w:fldCharType="begin"/>
      </w:r>
      <w:r>
        <w:rPr>
          <w:noProof/>
        </w:rPr>
        <w:instrText xml:space="preserve"> PAGEREF _Toc167623519 \h </w:instrText>
      </w:r>
      <w:r>
        <w:rPr>
          <w:noProof/>
        </w:rPr>
      </w:r>
      <w:r>
        <w:rPr>
          <w:noProof/>
        </w:rPr>
        <w:fldChar w:fldCharType="separate"/>
      </w:r>
      <w:ins w:id="59" w:author="Автор">
        <w:r w:rsidR="001E3D41">
          <w:rPr>
            <w:noProof/>
          </w:rPr>
          <w:t>60</w:t>
        </w:r>
      </w:ins>
      <w:del w:id="60" w:author="Автор">
        <w:r w:rsidDel="001E3D41">
          <w:rPr>
            <w:noProof/>
          </w:rPr>
          <w:delText>60</w:delText>
        </w:r>
      </w:del>
      <w:r>
        <w:rPr>
          <w:noProof/>
        </w:rPr>
        <w:fldChar w:fldCharType="end"/>
      </w:r>
    </w:p>
    <w:p w14:paraId="5F1678AD" w14:textId="74A83B85"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6.1 Анализ вредных и опасных факторов, влияющих на здоровье программиста</w:t>
      </w:r>
      <w:r>
        <w:rPr>
          <w:noProof/>
        </w:rPr>
        <w:tab/>
      </w:r>
      <w:r>
        <w:rPr>
          <w:noProof/>
        </w:rPr>
        <w:fldChar w:fldCharType="begin"/>
      </w:r>
      <w:r>
        <w:rPr>
          <w:noProof/>
        </w:rPr>
        <w:instrText xml:space="preserve"> PAGEREF _Toc167623520 \h </w:instrText>
      </w:r>
      <w:r>
        <w:rPr>
          <w:noProof/>
        </w:rPr>
      </w:r>
      <w:r>
        <w:rPr>
          <w:noProof/>
        </w:rPr>
        <w:fldChar w:fldCharType="separate"/>
      </w:r>
      <w:ins w:id="61" w:author="Автор">
        <w:r w:rsidR="001E3D41">
          <w:rPr>
            <w:noProof/>
          </w:rPr>
          <w:t>60</w:t>
        </w:r>
      </w:ins>
      <w:del w:id="62" w:author="Автор">
        <w:r w:rsidDel="001E3D41">
          <w:rPr>
            <w:noProof/>
          </w:rPr>
          <w:delText>60</w:delText>
        </w:r>
      </w:del>
      <w:r>
        <w:rPr>
          <w:noProof/>
        </w:rPr>
        <w:fldChar w:fldCharType="end"/>
      </w:r>
    </w:p>
    <w:p w14:paraId="7C2074CA" w14:textId="25E8F8EA"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6.2 Расчет системы искусственного освещения помещений</w:t>
      </w:r>
      <w:r>
        <w:rPr>
          <w:noProof/>
        </w:rPr>
        <w:tab/>
      </w:r>
      <w:r>
        <w:rPr>
          <w:noProof/>
        </w:rPr>
        <w:fldChar w:fldCharType="begin"/>
      </w:r>
      <w:r>
        <w:rPr>
          <w:noProof/>
        </w:rPr>
        <w:instrText xml:space="preserve"> PAGEREF _Toc167623521 \h </w:instrText>
      </w:r>
      <w:r>
        <w:rPr>
          <w:noProof/>
        </w:rPr>
      </w:r>
      <w:r>
        <w:rPr>
          <w:noProof/>
        </w:rPr>
        <w:fldChar w:fldCharType="separate"/>
      </w:r>
      <w:ins w:id="63" w:author="Автор">
        <w:r w:rsidR="001E3D41">
          <w:rPr>
            <w:noProof/>
          </w:rPr>
          <w:t>61</w:t>
        </w:r>
      </w:ins>
      <w:del w:id="64" w:author="Автор">
        <w:r w:rsidDel="001E3D41">
          <w:rPr>
            <w:noProof/>
          </w:rPr>
          <w:delText>61</w:delText>
        </w:r>
      </w:del>
      <w:r>
        <w:rPr>
          <w:noProof/>
        </w:rPr>
        <w:fldChar w:fldCharType="end"/>
      </w:r>
    </w:p>
    <w:p w14:paraId="042D5176" w14:textId="62DB55EF" w:rsidR="00D073F4" w:rsidRDefault="00D073F4">
      <w:pPr>
        <w:pStyle w:val="21"/>
        <w:tabs>
          <w:tab w:val="right" w:leader="dot" w:pos="9345"/>
        </w:tabs>
        <w:rPr>
          <w:rFonts w:asciiTheme="minorHAnsi" w:eastAsiaTheme="minorEastAsia" w:hAnsiTheme="minorHAnsi" w:cstheme="minorBidi"/>
          <w:noProof/>
          <w:color w:val="auto"/>
          <w:sz w:val="22"/>
          <w:szCs w:val="22"/>
        </w:rPr>
      </w:pPr>
      <w:r>
        <w:rPr>
          <w:noProof/>
        </w:rPr>
        <w:t>6.3 Вывод по главе</w:t>
      </w:r>
      <w:r>
        <w:rPr>
          <w:noProof/>
        </w:rPr>
        <w:tab/>
      </w:r>
      <w:r>
        <w:rPr>
          <w:noProof/>
        </w:rPr>
        <w:fldChar w:fldCharType="begin"/>
      </w:r>
      <w:r>
        <w:rPr>
          <w:noProof/>
        </w:rPr>
        <w:instrText xml:space="preserve"> PAGEREF _Toc167623522 \h </w:instrText>
      </w:r>
      <w:r>
        <w:rPr>
          <w:noProof/>
        </w:rPr>
      </w:r>
      <w:r>
        <w:rPr>
          <w:noProof/>
        </w:rPr>
        <w:fldChar w:fldCharType="separate"/>
      </w:r>
      <w:ins w:id="65" w:author="Автор">
        <w:r w:rsidR="001E3D41">
          <w:rPr>
            <w:noProof/>
          </w:rPr>
          <w:t>65</w:t>
        </w:r>
      </w:ins>
      <w:del w:id="66" w:author="Автор">
        <w:r w:rsidDel="001E3D41">
          <w:rPr>
            <w:noProof/>
          </w:rPr>
          <w:delText>65</w:delText>
        </w:r>
      </w:del>
      <w:r>
        <w:rPr>
          <w:noProof/>
        </w:rPr>
        <w:fldChar w:fldCharType="end"/>
      </w:r>
    </w:p>
    <w:p w14:paraId="599ADAE1" w14:textId="2EE6A953"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Заключение</w:t>
      </w:r>
      <w:r>
        <w:rPr>
          <w:noProof/>
        </w:rPr>
        <w:tab/>
      </w:r>
      <w:r>
        <w:rPr>
          <w:noProof/>
        </w:rPr>
        <w:fldChar w:fldCharType="begin"/>
      </w:r>
      <w:r>
        <w:rPr>
          <w:noProof/>
        </w:rPr>
        <w:instrText xml:space="preserve"> PAGEREF _Toc167623523 \h </w:instrText>
      </w:r>
      <w:r>
        <w:rPr>
          <w:noProof/>
        </w:rPr>
      </w:r>
      <w:r>
        <w:rPr>
          <w:noProof/>
        </w:rPr>
        <w:fldChar w:fldCharType="separate"/>
      </w:r>
      <w:ins w:id="67" w:author="Автор">
        <w:r w:rsidR="001E3D41">
          <w:rPr>
            <w:noProof/>
          </w:rPr>
          <w:t>67</w:t>
        </w:r>
      </w:ins>
      <w:del w:id="68" w:author="Автор">
        <w:r w:rsidDel="001E3D41">
          <w:rPr>
            <w:noProof/>
          </w:rPr>
          <w:delText>67</w:delText>
        </w:r>
      </w:del>
      <w:r>
        <w:rPr>
          <w:noProof/>
        </w:rPr>
        <w:fldChar w:fldCharType="end"/>
      </w:r>
    </w:p>
    <w:p w14:paraId="24CBE0BA" w14:textId="6626F9D4"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Перечень использованных информационных ресурсов</w:t>
      </w:r>
      <w:r>
        <w:rPr>
          <w:noProof/>
        </w:rPr>
        <w:tab/>
      </w:r>
      <w:r>
        <w:rPr>
          <w:noProof/>
        </w:rPr>
        <w:fldChar w:fldCharType="begin"/>
      </w:r>
      <w:r>
        <w:rPr>
          <w:noProof/>
        </w:rPr>
        <w:instrText xml:space="preserve"> PAGEREF _Toc167623524 \h </w:instrText>
      </w:r>
      <w:r>
        <w:rPr>
          <w:noProof/>
        </w:rPr>
      </w:r>
      <w:r>
        <w:rPr>
          <w:noProof/>
        </w:rPr>
        <w:fldChar w:fldCharType="separate"/>
      </w:r>
      <w:ins w:id="69" w:author="Автор">
        <w:r w:rsidR="001E3D41">
          <w:rPr>
            <w:noProof/>
          </w:rPr>
          <w:t>68</w:t>
        </w:r>
      </w:ins>
      <w:del w:id="70" w:author="Автор">
        <w:r w:rsidDel="001E3D41">
          <w:rPr>
            <w:noProof/>
          </w:rPr>
          <w:delText>68</w:delText>
        </w:r>
      </w:del>
      <w:r>
        <w:rPr>
          <w:noProof/>
        </w:rPr>
        <w:fldChar w:fldCharType="end"/>
      </w:r>
    </w:p>
    <w:p w14:paraId="3C790421" w14:textId="5C09016F"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Приложение А Техническое задание</w:t>
      </w:r>
      <w:r>
        <w:rPr>
          <w:noProof/>
        </w:rPr>
        <w:tab/>
      </w:r>
      <w:r>
        <w:rPr>
          <w:noProof/>
        </w:rPr>
        <w:fldChar w:fldCharType="begin"/>
      </w:r>
      <w:r>
        <w:rPr>
          <w:noProof/>
        </w:rPr>
        <w:instrText xml:space="preserve"> PAGEREF _Toc167623525 \h </w:instrText>
      </w:r>
      <w:r>
        <w:rPr>
          <w:noProof/>
        </w:rPr>
      </w:r>
      <w:r>
        <w:rPr>
          <w:noProof/>
        </w:rPr>
        <w:fldChar w:fldCharType="separate"/>
      </w:r>
      <w:ins w:id="71" w:author="Автор">
        <w:r w:rsidR="001E3D41">
          <w:rPr>
            <w:noProof/>
          </w:rPr>
          <w:t>70</w:t>
        </w:r>
      </w:ins>
      <w:del w:id="72" w:author="Автор">
        <w:r w:rsidDel="001E3D41">
          <w:rPr>
            <w:noProof/>
          </w:rPr>
          <w:delText>70</w:delText>
        </w:r>
      </w:del>
      <w:r>
        <w:rPr>
          <w:noProof/>
        </w:rPr>
        <w:fldChar w:fldCharType="end"/>
      </w:r>
    </w:p>
    <w:p w14:paraId="5AFC4BC3" w14:textId="00EE130E"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lastRenderedPageBreak/>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_Toc167623548 \h </w:instrText>
      </w:r>
      <w:r>
        <w:rPr>
          <w:noProof/>
        </w:rPr>
      </w:r>
      <w:r>
        <w:rPr>
          <w:noProof/>
        </w:rPr>
        <w:fldChar w:fldCharType="separate"/>
      </w:r>
      <w:ins w:id="73" w:author="Автор">
        <w:r w:rsidR="001E3D41">
          <w:rPr>
            <w:noProof/>
          </w:rPr>
          <w:t>77</w:t>
        </w:r>
      </w:ins>
      <w:del w:id="74" w:author="Автор">
        <w:r w:rsidDel="001E3D41">
          <w:rPr>
            <w:noProof/>
          </w:rPr>
          <w:delText>77</w:delText>
        </w:r>
      </w:del>
      <w:r>
        <w:rPr>
          <w:noProof/>
        </w:rPr>
        <w:fldChar w:fldCharType="end"/>
      </w:r>
    </w:p>
    <w:p w14:paraId="1BF370ED" w14:textId="4F455B66" w:rsidR="00D073F4" w:rsidRDefault="00D073F4">
      <w:pPr>
        <w:pStyle w:val="12"/>
        <w:tabs>
          <w:tab w:val="right" w:leader="dot" w:pos="9345"/>
        </w:tabs>
        <w:rPr>
          <w:rFonts w:asciiTheme="minorHAnsi" w:eastAsiaTheme="minorEastAsia" w:hAnsiTheme="minorHAnsi" w:cstheme="minorBidi"/>
          <w:noProof/>
          <w:color w:val="auto"/>
          <w:sz w:val="22"/>
          <w:szCs w:val="22"/>
        </w:rPr>
      </w:pPr>
      <w:r>
        <w:rPr>
          <w:noProof/>
        </w:rPr>
        <w:t>Приложение В Листинг программы</w:t>
      </w:r>
      <w:r>
        <w:rPr>
          <w:noProof/>
        </w:rPr>
        <w:tab/>
      </w:r>
      <w:r>
        <w:rPr>
          <w:noProof/>
        </w:rPr>
        <w:fldChar w:fldCharType="begin"/>
      </w:r>
      <w:r>
        <w:rPr>
          <w:noProof/>
        </w:rPr>
        <w:instrText xml:space="preserve"> PAGEREF _Toc167623549 \h </w:instrText>
      </w:r>
      <w:r>
        <w:rPr>
          <w:noProof/>
        </w:rPr>
      </w:r>
      <w:r>
        <w:rPr>
          <w:noProof/>
        </w:rPr>
        <w:fldChar w:fldCharType="separate"/>
      </w:r>
      <w:ins w:id="75" w:author="Автор">
        <w:r w:rsidR="001E3D41">
          <w:rPr>
            <w:noProof/>
          </w:rPr>
          <w:t>78</w:t>
        </w:r>
      </w:ins>
      <w:del w:id="76" w:author="Автор">
        <w:r w:rsidDel="001E3D41">
          <w:rPr>
            <w:noProof/>
          </w:rPr>
          <w:delText>78</w:delText>
        </w:r>
      </w:del>
      <w:r>
        <w:rPr>
          <w:noProof/>
        </w:rPr>
        <w:fldChar w:fldCharType="end"/>
      </w:r>
    </w:p>
    <w:p w14:paraId="66951138" w14:textId="653FFBF4" w:rsidR="00881DBB" w:rsidRDefault="009F048F" w:rsidP="00957365">
      <w:pPr>
        <w:ind w:firstLine="0"/>
      </w:pPr>
      <w:r w:rsidRPr="009158A9">
        <w:rPr>
          <w:b/>
          <w:color w:val="FF0000"/>
        </w:rPr>
        <w:fldChar w:fldCharType="end"/>
      </w:r>
      <w:commentRangeEnd w:id="0"/>
      <w:r w:rsidR="00DA3132">
        <w:rPr>
          <w:rStyle w:val="aff9"/>
        </w:rPr>
        <w:commentReference w:id="0"/>
      </w:r>
      <w:r w:rsidR="000D3A91">
        <w:br w:type="page"/>
      </w:r>
    </w:p>
    <w:p w14:paraId="3854C9AB" w14:textId="74967603" w:rsidR="001B091E" w:rsidRPr="00945796" w:rsidRDefault="00945796" w:rsidP="00FB0EC0">
      <w:pPr>
        <w:pStyle w:val="aff2"/>
      </w:pPr>
      <w:bookmarkStart w:id="77" w:name="_Toc167623476"/>
      <w:r>
        <w:lastRenderedPageBreak/>
        <w:t>Введение</w:t>
      </w:r>
      <w:bookmarkEnd w:id="77"/>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58196D2F"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w:t>
      </w:r>
      <w:commentRangeStart w:id="78"/>
      <w:r>
        <w:t xml:space="preserve">решая разнообразные задачи </w:t>
      </w:r>
      <w:del w:id="79" w:author="Автор">
        <w:r w:rsidDel="001E3D41">
          <w:delText xml:space="preserve">и задачи </w:delText>
        </w:r>
      </w:del>
      <w:r>
        <w:t>с различным уровнем сложности</w:t>
      </w:r>
      <w:commentRangeEnd w:id="78"/>
      <w:r w:rsidR="00065374">
        <w:rPr>
          <w:rStyle w:val="aff9"/>
        </w:rPr>
        <w:commentReference w:id="78"/>
      </w:r>
      <w:r>
        <w:t xml:space="preserve">. Благодаря таким платформам студенты могут </w:t>
      </w:r>
      <w:ins w:id="80" w:author="Автор">
        <w:r w:rsidR="00F974BD">
          <w:t xml:space="preserve">улучшить </w:t>
        </w:r>
      </w:ins>
      <w:commentRangeStart w:id="81"/>
      <w:del w:id="82" w:author="Автор">
        <w:r w:rsidDel="00F974BD">
          <w:delText>прокачать</w:delText>
        </w:r>
      </w:del>
      <w:commentRangeEnd w:id="81"/>
      <w:r w:rsidR="00794410">
        <w:rPr>
          <w:rStyle w:val="aff9"/>
        </w:rPr>
        <w:commentReference w:id="81"/>
      </w:r>
      <w:del w:id="83" w:author="Автор">
        <w:r w:rsidDel="00187C53">
          <w:delText xml:space="preserve"> </w:delText>
        </w:r>
      </w:del>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2D77FC8F" w:rsidR="00307932" w:rsidRDefault="00307932" w:rsidP="003F5C72">
      <w:r>
        <w:t xml:space="preserve">Целью данной работы является </w:t>
      </w:r>
      <w:ins w:id="84" w:author="Автор">
        <w:r w:rsidR="001E3D41">
          <w:t xml:space="preserve">проектирование и разработка </w:t>
        </w:r>
      </w:ins>
      <w:commentRangeStart w:id="85"/>
      <w:del w:id="86" w:author="Автор">
        <w:r w:rsidDel="001E3D41">
          <w:delText>предоставление</w:delText>
        </w:r>
      </w:del>
      <w:r w:rsidR="002546A1">
        <w:t xml:space="preserve"> </w:t>
      </w:r>
      <w:commentRangeEnd w:id="85"/>
      <w:r w:rsidR="005F5136">
        <w:rPr>
          <w:rStyle w:val="aff9"/>
        </w:rPr>
        <w:commentReference w:id="85"/>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w:t>
      </w:r>
      <w:commentRangeStart w:id="87"/>
      <w:r>
        <w:t>программного средства</w:t>
      </w:r>
      <w:commentRangeEnd w:id="87"/>
      <w:r w:rsidR="00604CF7">
        <w:rPr>
          <w:rStyle w:val="aff9"/>
        </w:rPr>
        <w:commentReference w:id="87"/>
      </w:r>
      <w:r>
        <w:t xml:space="preserve">. </w:t>
      </w:r>
    </w:p>
    <w:p w14:paraId="4E08FCC1" w14:textId="1298A14A" w:rsidR="000A648A" w:rsidRDefault="00307932" w:rsidP="00307932">
      <w:r>
        <w:t xml:space="preserve">5. Программное конструирование </w:t>
      </w:r>
      <w:ins w:id="88" w:author="Автор">
        <w:r w:rsidR="007837CD">
          <w:t>программного средства</w:t>
        </w:r>
      </w:ins>
      <w:del w:id="89" w:author="Автор">
        <w:r w:rsidDel="007837CD">
          <w:delText>информационной системы</w:delText>
        </w:r>
      </w:del>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70554499" w:rsidR="00307932" w:rsidRDefault="00307932" w:rsidP="00307932">
      <w:commentRangeStart w:id="90"/>
      <w:r>
        <w:t>Вторая глава содержит описание разработанных</w:t>
      </w:r>
      <w:ins w:id="91" w:author="Автор">
        <w:r w:rsidR="0025730E">
          <w:t xml:space="preserve"> структур данных и связей между ними, </w:t>
        </w:r>
      </w:ins>
      <w:del w:id="92" w:author="Автор">
        <w:r w:rsidDel="0025730E">
          <w:delText xml:space="preserve">, задействованных в решении поставленной задачи, </w:delText>
        </w:r>
      </w:del>
      <w:ins w:id="93" w:author="Автор">
        <w:r w:rsidR="0025730E">
          <w:t xml:space="preserve"> </w:t>
        </w:r>
      </w:ins>
      <w:r>
        <w:t>алгоритмов</w:t>
      </w:r>
      <w:ins w:id="94" w:author="Автор">
        <w:r w:rsidR="0025730E">
          <w:t xml:space="preserve"> и архитектуры приложения</w:t>
        </w:r>
      </w:ins>
      <w:r>
        <w:t xml:space="preserve">. </w:t>
      </w:r>
      <w:commentRangeEnd w:id="90"/>
      <w:r w:rsidR="008250E2">
        <w:rPr>
          <w:rStyle w:val="aff9"/>
        </w:rPr>
        <w:commentReference w:id="90"/>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5A3C3069" w:rsidR="00CE01FB" w:rsidRPr="00CE01FB" w:rsidRDefault="00CE01FB" w:rsidP="00EF5172">
      <w:pPr>
        <w:pStyle w:val="1"/>
      </w:pPr>
      <w:bookmarkStart w:id="95" w:name="_Toc167623477"/>
      <w:r w:rsidRPr="00CE01FB">
        <w:lastRenderedPageBreak/>
        <w:t xml:space="preserve">1 </w:t>
      </w:r>
      <w:ins w:id="96" w:author="Автор">
        <w:r w:rsidR="00E047A7">
          <w:t>Аналитический</w:t>
        </w:r>
      </w:ins>
      <w:commentRangeStart w:id="97"/>
      <w:del w:id="98" w:author="Автор">
        <w:r w:rsidRPr="00537FC7" w:rsidDel="00E047A7">
          <w:delText>Теоретический</w:delText>
        </w:r>
      </w:del>
      <w:r w:rsidRPr="00CE01FB">
        <w:t xml:space="preserve"> </w:t>
      </w:r>
      <w:ins w:id="99" w:author="Автор">
        <w:r w:rsidR="00E047A7">
          <w:t>обзор</w:t>
        </w:r>
      </w:ins>
      <w:del w:id="100" w:author="Автор">
        <w:r w:rsidRPr="00CE01FB" w:rsidDel="00E047A7">
          <w:delText>раздел</w:delText>
        </w:r>
      </w:del>
      <w:bookmarkEnd w:id="95"/>
      <w:commentRangeEnd w:id="97"/>
      <w:r w:rsidR="00857128">
        <w:rPr>
          <w:rStyle w:val="aff9"/>
          <w:b w:val="0"/>
          <w:bCs w:val="0"/>
        </w:rPr>
        <w:commentReference w:id="97"/>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101" w:name="_Toc167623478"/>
      <w:r>
        <w:t xml:space="preserve">1.1 </w:t>
      </w:r>
      <w:r w:rsidR="003937C1">
        <w:t>Обзор предметной области</w:t>
      </w:r>
      <w:bookmarkEnd w:id="101"/>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ins w:id="102" w:author="Автор">
        <w:r w:rsidR="00E67D79">
          <w:rPr>
            <w:rFonts w:eastAsia="Calibri"/>
          </w:rPr>
          <w:t xml:space="preserve"> каждого из них</w:t>
        </w:r>
      </w:ins>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навыки программирования, подготовиться к собеседованиям в крупных </w:t>
      </w:r>
      <w:r w:rsidRPr="000A0457">
        <w:rPr>
          <w:rFonts w:eastAsia="Calibri"/>
        </w:rPr>
        <w:lastRenderedPageBreak/>
        <w:t>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103" w:name="_Toc167623479"/>
      <w:r>
        <w:t>1.</w:t>
      </w:r>
      <w:r w:rsidRPr="000A0457">
        <w:t>2</w:t>
      </w:r>
      <w:r>
        <w:t xml:space="preserve"> Аналитический обзор </w:t>
      </w:r>
      <w:r w:rsidR="00710FFC">
        <w:t xml:space="preserve">механизма </w:t>
      </w:r>
      <w:r>
        <w:t>автоматизированной проверки решений</w:t>
      </w:r>
      <w:bookmarkEnd w:id="103"/>
    </w:p>
    <w:p w14:paraId="30E26111" w14:textId="4F708A6E" w:rsidR="00C52A0B" w:rsidRDefault="00C52A0B" w:rsidP="00C52A0B">
      <w:r>
        <w:t>Автоматизированная проверка решений на онлайн-платформах для решения алгоритмических задач заключается в</w:t>
      </w:r>
      <w:ins w:id="104" w:author="Автор">
        <w:r w:rsidR="00616B53">
          <w:t xml:space="preserve"> </w:t>
        </w:r>
      </w:ins>
      <w:del w:id="105" w:author="Автор">
        <w:r w:rsidDel="00616B53">
          <w:delText xml:space="preserve"> </w:delText>
        </w:r>
        <w:commentRangeStart w:id="106"/>
        <w:r w:rsidDel="00616B53">
          <w:delText>прогоне</w:delText>
        </w:r>
      </w:del>
      <w:commentRangeEnd w:id="106"/>
      <w:r w:rsidR="009A5635">
        <w:rPr>
          <w:rStyle w:val="aff9"/>
        </w:rPr>
        <w:commentReference w:id="106"/>
      </w:r>
      <w:ins w:id="107" w:author="Автор">
        <w:r w:rsidR="00616B53">
          <w:t>тестировании</w:t>
        </w:r>
        <w:r w:rsidR="00616B53" w:rsidRPr="00616B53">
          <w:rPr>
            <w:rPrChange w:id="108" w:author="Автор">
              <w:rPr>
                <w:lang w:val="en-US"/>
              </w:rPr>
            </w:rPrChange>
          </w:rPr>
          <w:t xml:space="preserve"> </w:t>
        </w:r>
      </w:ins>
      <w:del w:id="109" w:author="Автор">
        <w:r w:rsidDel="00616B53">
          <w:delText xml:space="preserve"> </w:delText>
        </w:r>
      </w:del>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6FBD9EDC" w:rsidR="00C52A0B" w:rsidRDefault="00C52A0B" w:rsidP="00C52A0B">
      <w:r>
        <w:t>Такой подход к проверке позволяет мгновенно и объективно оценить код пользователя</w:t>
      </w:r>
      <w:del w:id="110" w:author="Автор">
        <w:r w:rsidDel="005F4553">
          <w:delText xml:space="preserve">, </w:delText>
        </w:r>
        <w:commentRangeStart w:id="111"/>
        <w:r w:rsidDel="005F4553">
          <w:delText>обеспечивая его точность и производительность</w:delText>
        </w:r>
        <w:commentRangeEnd w:id="111"/>
        <w:r w:rsidR="00DE632E" w:rsidDel="005F4553">
          <w:rPr>
            <w:rStyle w:val="aff9"/>
          </w:rPr>
          <w:commentReference w:id="111"/>
        </w:r>
      </w:del>
      <w:r>
        <w:t xml:space="preserve">. </w:t>
      </w:r>
      <w:commentRangeStart w:id="112"/>
      <w:del w:id="113" w:author="Автор">
        <w:r w:rsidDel="009B68CC">
          <w:delText xml:space="preserve">Прогон </w:delText>
        </w:r>
      </w:del>
      <w:commentRangeEnd w:id="112"/>
      <w:r w:rsidR="00234B06">
        <w:rPr>
          <w:rStyle w:val="aff9"/>
        </w:rPr>
        <w:commentReference w:id="112"/>
      </w:r>
      <w:del w:id="114" w:author="Автор">
        <w:r w:rsidDel="009B68CC">
          <w:delText>по</w:delText>
        </w:r>
      </w:del>
      <w:r>
        <w:t xml:space="preserve"> </w:t>
      </w:r>
      <w:ins w:id="115" w:author="Автор">
        <w:r w:rsidR="009B68CC">
          <w:t>Авто-тестирование</w:t>
        </w:r>
      </w:ins>
      <w:del w:id="116" w:author="Автор">
        <w:r w:rsidDel="009B68CC">
          <w:delText>авто-тестам</w:delText>
        </w:r>
      </w:del>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117" w:name="_Toc167623480"/>
      <w:r>
        <w:lastRenderedPageBreak/>
        <w:t xml:space="preserve">1.3 Аналитический обзор </w:t>
      </w:r>
      <w:r w:rsidR="002546A1">
        <w:t>механизма изолированного запуска программ</w:t>
      </w:r>
      <w:bookmarkEnd w:id="117"/>
    </w:p>
    <w:p w14:paraId="25128B09" w14:textId="7EDB9429" w:rsidR="003E23A0" w:rsidRDefault="003E23A0" w:rsidP="003E23A0">
      <w:del w:id="118" w:author="Автор">
        <w:r w:rsidDel="00027E0C">
          <w:delText xml:space="preserve">Безопасность платформы </w:delText>
        </w:r>
        <w:commentRangeStart w:id="119"/>
        <w:r w:rsidDel="00027E0C">
          <w:delText>является важной темой</w:delText>
        </w:r>
        <w:commentRangeEnd w:id="119"/>
        <w:r w:rsidR="008723EE" w:rsidDel="00027E0C">
          <w:rPr>
            <w:rStyle w:val="aff9"/>
          </w:rPr>
          <w:commentReference w:id="119"/>
        </w:r>
        <w:r w:rsidDel="00027E0C">
          <w:delText>, поскольку запуск пользовательского кода небезопасен на хост-системе.</w:delText>
        </w:r>
      </w:del>
      <w:ins w:id="120" w:author="Автор">
        <w:r w:rsidR="00027E0C">
          <w:t>Тема безопасности на платформах, где запускается пользовательский код, является особенно</w:t>
        </w:r>
      </w:ins>
      <w:r>
        <w:t xml:space="preserve"> </w:t>
      </w:r>
      <w:ins w:id="121" w:author="Автор">
        <w:r w:rsidR="00027E0C">
          <w:t xml:space="preserve">актуальной. </w:t>
        </w:r>
      </w:ins>
      <w:del w:id="122" w:author="Автор">
        <w:r w:rsidDel="00027E0C">
          <w:delText xml:space="preserve">Это </w:delText>
        </w:r>
      </w:del>
      <w:ins w:id="123" w:author="Автор">
        <w:r w:rsidR="00027E0C">
          <w:t xml:space="preserve">Запуск пользовательского кода </w:t>
        </w:r>
      </w:ins>
      <w:r>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t>Docker</w:t>
      </w:r>
      <w:proofErr w:type="spellEnd"/>
      <w:r w:rsidR="00887713" w:rsidRPr="00887713">
        <w:t>[1]</w:t>
      </w:r>
      <w:r>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124" w:name="_Toc167623481"/>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124"/>
    </w:p>
    <w:p w14:paraId="5892FEE5" w14:textId="79D9DB1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del w:id="125" w:author="Автор">
        <w:r w:rsidDel="007128BB">
          <w:delText>Leetcode</w:delText>
        </w:r>
      </w:del>
      <w:ins w:id="126" w:author="Автор">
        <w:r w:rsidR="007128BB">
          <w:t>Leet</w:t>
        </w:r>
        <w:proofErr w:type="spellEnd"/>
        <w:r w:rsidR="007128BB">
          <w:rPr>
            <w:lang w:val="en-US"/>
          </w:rPr>
          <w:t>C</w:t>
        </w:r>
        <w:proofErr w:type="spellStart"/>
        <w:r w:rsidR="007128BB">
          <w:t>ode</w:t>
        </w:r>
      </w:ins>
      <w:proofErr w:type="spellEnd"/>
      <w:r>
        <w:t>»</w:t>
      </w:r>
      <w:ins w:id="127" w:author="Автор">
        <w:r w:rsidR="00E21F32">
          <w:t xml:space="preserve"> </w:t>
        </w:r>
      </w:ins>
      <w:r w:rsidR="00887713" w:rsidRPr="00887713">
        <w:t>[2]</w:t>
      </w:r>
      <w:r>
        <w:t xml:space="preserve">, а в </w:t>
      </w:r>
      <w:del w:id="128" w:author="Автор">
        <w:r w:rsidDel="00DD6096">
          <w:delText>р</w:delText>
        </w:r>
      </w:del>
      <w:ins w:id="129" w:author="Автор">
        <w:r w:rsidR="00DD6096">
          <w:t>Р</w:t>
        </w:r>
      </w:ins>
      <w:r>
        <w:t>осси</w:t>
      </w:r>
      <w:ins w:id="130" w:author="Автор">
        <w:r w:rsidR="00B1129C">
          <w:t xml:space="preserve">и </w:t>
        </w:r>
        <w:del w:id="131" w:author="Автор">
          <w:r w:rsidR="00B1129C" w:rsidDel="00891BE3">
            <w:delText>и других странах СНГ</w:delText>
          </w:r>
          <w:r w:rsidR="0040039D" w:rsidDel="00B1129C">
            <w:delText>йской Федерации</w:delText>
          </w:r>
          <w:r w:rsidR="00DD6096" w:rsidDel="0040039D">
            <w:delText>и</w:delText>
          </w:r>
          <w:r w:rsidR="00DD6096" w:rsidDel="00891BE3">
            <w:delText xml:space="preserve"> </w:delText>
          </w:r>
        </w:del>
      </w:ins>
      <w:del w:id="132" w:author="Автор">
        <w:r w:rsidDel="00DD6096">
          <w:delText>йском</w:delText>
        </w:r>
        <w:r w:rsidDel="007E1E1C">
          <w:delText xml:space="preserve"> </w:delText>
        </w:r>
        <w:commentRangeStart w:id="133"/>
        <w:r w:rsidDel="007E1E1C">
          <w:delText xml:space="preserve">сегменте </w:delText>
        </w:r>
        <w:commentRangeEnd w:id="133"/>
        <w:r w:rsidR="004731CF" w:rsidDel="007E1E1C">
          <w:rPr>
            <w:rStyle w:val="aff9"/>
          </w:rPr>
          <w:commentReference w:id="133"/>
        </w:r>
      </w:del>
      <w:r>
        <w:t>— «</w:t>
      </w:r>
      <w:proofErr w:type="spellStart"/>
      <w:r>
        <w:t>Информатикс</w:t>
      </w:r>
      <w:proofErr w:type="spellEnd"/>
      <w:r>
        <w:t>»</w:t>
      </w:r>
      <w:ins w:id="134" w:author="Автор">
        <w:r w:rsidR="00E21F32">
          <w:t xml:space="preserve"> </w:t>
        </w:r>
      </w:ins>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3E8C7B25" w:rsidR="00932911" w:rsidRDefault="00312072" w:rsidP="00B673A1">
      <w:r w:rsidRPr="00312072">
        <w:t>В отличие от «</w:t>
      </w:r>
      <w:proofErr w:type="spellStart"/>
      <w:r w:rsidRPr="00312072">
        <w:t>Информатикс</w:t>
      </w:r>
      <w:proofErr w:type="spellEnd"/>
      <w:r w:rsidRPr="00312072">
        <w:t>», «</w:t>
      </w:r>
      <w:proofErr w:type="spellStart"/>
      <w:del w:id="135" w:author="Автор">
        <w:r w:rsidRPr="00312072" w:rsidDel="00CF56ED">
          <w:delText>Leetcode</w:delText>
        </w:r>
      </w:del>
      <w:ins w:id="136" w:author="Автор">
        <w:r w:rsidR="00CF56ED" w:rsidRPr="00312072">
          <w:t>Leet</w:t>
        </w:r>
        <w:proofErr w:type="spellEnd"/>
        <w:r w:rsidR="00CF56ED">
          <w:rPr>
            <w:lang w:val="en-US"/>
          </w:rPr>
          <w:t>C</w:t>
        </w:r>
        <w:proofErr w:type="spellStart"/>
        <w:r w:rsidR="00CF56ED" w:rsidRPr="00312072">
          <w:t>ode</w:t>
        </w:r>
      </w:ins>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7640D149" w:rsidR="00B673A1" w:rsidRDefault="00B673A1" w:rsidP="00B673A1">
      <w:r>
        <w:t>Важным преимуществом «</w:t>
      </w:r>
      <w:proofErr w:type="spellStart"/>
      <w:del w:id="137" w:author="Автор">
        <w:r w:rsidDel="00E905F0">
          <w:delText>Leetcode</w:delText>
        </w:r>
      </w:del>
      <w:ins w:id="138" w:author="Автор">
        <w:r w:rsidR="00E905F0">
          <w:t>Leet</w:t>
        </w:r>
        <w:proofErr w:type="spellEnd"/>
        <w:r w:rsidR="00E905F0">
          <w:rPr>
            <w:lang w:val="en-US"/>
          </w:rPr>
          <w:t>C</w:t>
        </w:r>
        <w:proofErr w:type="spellStart"/>
        <w:r w:rsidR="00E905F0">
          <w:t>ode</w:t>
        </w:r>
      </w:ins>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52E9AEA" w:rsidR="0046158D" w:rsidRDefault="000F6F25" w:rsidP="0046158D">
      <w:r w:rsidRPr="000F6F25">
        <w:t>Также стоит упомянуть платформу «</w:t>
      </w:r>
      <w:proofErr w:type="spellStart"/>
      <w:r w:rsidRPr="000F6F25">
        <w:t>Codewars</w:t>
      </w:r>
      <w:proofErr w:type="spellEnd"/>
      <w:r w:rsidRPr="000F6F25">
        <w:t>»</w:t>
      </w:r>
      <w:ins w:id="139" w:author="Автор">
        <w:r w:rsidR="0058176A">
          <w:t xml:space="preserve"> </w:t>
        </w:r>
      </w:ins>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del w:id="140" w:author="Автор">
        <w:r w:rsidRPr="000F6F25" w:rsidDel="00A345A8">
          <w:delText>Leetcode</w:delText>
        </w:r>
      </w:del>
      <w:ins w:id="141" w:author="Автор">
        <w:r w:rsidR="00A345A8" w:rsidRPr="000F6F25">
          <w:t>Leet</w:t>
        </w:r>
        <w:proofErr w:type="spellEnd"/>
        <w:r w:rsidR="00A345A8">
          <w:rPr>
            <w:lang w:val="en-US"/>
          </w:rPr>
          <w:t>C</w:t>
        </w:r>
        <w:proofErr w:type="spellStart"/>
        <w:r w:rsidR="00A345A8" w:rsidRPr="000F6F25">
          <w:t>ode</w:t>
        </w:r>
      </w:ins>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4949CD9B" w:rsidR="0046158D" w:rsidRDefault="0046158D" w:rsidP="0046158D">
      <w:r>
        <w:t>В отличие от него, «</w:t>
      </w:r>
      <w:proofErr w:type="spellStart"/>
      <w:del w:id="142" w:author="Автор">
        <w:r w:rsidDel="00E01361">
          <w:delText>Leetcode</w:delText>
        </w:r>
      </w:del>
      <w:ins w:id="143" w:author="Автор">
        <w:r w:rsidR="00E01361">
          <w:t>Leet</w:t>
        </w:r>
        <w:proofErr w:type="spellEnd"/>
        <w:r w:rsidR="00E01361">
          <w:rPr>
            <w:lang w:val="en-US"/>
          </w:rPr>
          <w:t>C</w:t>
        </w:r>
        <w:proofErr w:type="spellStart"/>
        <w:r w:rsidR="00E01361">
          <w:t>ode</w:t>
        </w:r>
      </w:ins>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2C5A3065" w:rsidR="00C7049C" w:rsidRPr="00C7049C" w:rsidRDefault="00251E71" w:rsidP="00C7049C">
      <w:pPr>
        <w:rPr>
          <w:rFonts w:eastAsia="Calibri"/>
        </w:rPr>
      </w:pPr>
      <w:ins w:id="144" w:author="Автор">
        <w:r>
          <w:rPr>
            <w:rFonts w:eastAsia="Calibri"/>
          </w:rPr>
          <w:t>Платформа «</w:t>
        </w:r>
        <w:proofErr w:type="spellStart"/>
        <w:r>
          <w:rPr>
            <w:rFonts w:eastAsia="Calibri"/>
            <w:lang w:val="en-US"/>
          </w:rPr>
          <w:t>LeetCode</w:t>
        </w:r>
        <w:proofErr w:type="spellEnd"/>
        <w:r>
          <w:rPr>
            <w:rFonts w:eastAsia="Calibri"/>
          </w:rPr>
          <w:t xml:space="preserve">» имеет </w:t>
        </w:r>
      </w:ins>
      <w:del w:id="145" w:author="Автор">
        <w:r w:rsidR="005172E9" w:rsidDel="00251E71">
          <w:rPr>
            <w:rFonts w:eastAsia="Calibri"/>
          </w:rPr>
          <w:delText>З</w:delText>
        </w:r>
      </w:del>
      <w:ins w:id="146" w:author="Автор">
        <w:r>
          <w:rPr>
            <w:rFonts w:eastAsia="Calibri"/>
          </w:rPr>
          <w:t>з</w:t>
        </w:r>
      </w:ins>
      <w:r w:rsidR="00C7049C" w:rsidRPr="00C7049C">
        <w:rPr>
          <w:rFonts w:eastAsia="Calibri"/>
        </w:rPr>
        <w:t xml:space="preserve">начительное преимущество перед другими платформами </w:t>
      </w:r>
      <w:del w:id="147" w:author="Автор">
        <w:r w:rsidR="005172E9" w:rsidDel="00251E71">
          <w:rPr>
            <w:rFonts w:eastAsia="Calibri"/>
          </w:rPr>
          <w:delText>имеет «</w:delText>
        </w:r>
        <w:r w:rsidR="005172E9" w:rsidDel="00251E71">
          <w:rPr>
            <w:rFonts w:eastAsia="Calibri"/>
            <w:lang w:val="en-US"/>
          </w:rPr>
          <w:delText>LeetCode</w:delText>
        </w:r>
        <w:r w:rsidR="005172E9" w:rsidDel="00251E71">
          <w:rPr>
            <w:rFonts w:eastAsia="Calibri"/>
          </w:rPr>
          <w:delText>»,</w:delText>
        </w:r>
      </w:del>
      <w:r w:rsidR="005172E9" w:rsidRPr="005172E9">
        <w:rPr>
          <w:rFonts w:eastAsia="Calibri"/>
        </w:rPr>
        <w:t xml:space="preserve"> </w:t>
      </w:r>
      <w:r w:rsidR="00C7049C" w:rsidRPr="00C7049C">
        <w:rPr>
          <w:rFonts w:eastAsia="Calibri"/>
        </w:rPr>
        <w:t>благодаря наличию онлайн-компилятора (</w:t>
      </w:r>
      <w:proofErr w:type="spellStart"/>
      <w:r w:rsidR="00C7049C" w:rsidRPr="00C7049C">
        <w:rPr>
          <w:rFonts w:eastAsia="Calibri"/>
        </w:rPr>
        <w:t>playground</w:t>
      </w:r>
      <w:proofErr w:type="spellEnd"/>
      <w:r w:rsidR="00C7049C" w:rsidRPr="00C7049C">
        <w:rPr>
          <w:rFonts w:eastAsia="Calibri"/>
        </w:rPr>
        <w:t xml:space="preserve">),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w:t>
      </w:r>
      <w:commentRangeStart w:id="148"/>
      <w:r w:rsidR="00C7049C" w:rsidRPr="00C7049C">
        <w:rPr>
          <w:rFonts w:eastAsia="Calibri"/>
        </w:rPr>
        <w:t>развити</w:t>
      </w:r>
      <w:ins w:id="149" w:author="Автор">
        <w:r w:rsidR="006B729C">
          <w:rPr>
            <w:rFonts w:eastAsia="Calibri"/>
          </w:rPr>
          <w:t>я</w:t>
        </w:r>
      </w:ins>
      <w:del w:id="150" w:author="Автор">
        <w:r w:rsidR="00C7049C" w:rsidRPr="00C7049C" w:rsidDel="006B729C">
          <w:rPr>
            <w:rFonts w:eastAsia="Calibri"/>
          </w:rPr>
          <w:delText>е</w:delText>
        </w:r>
      </w:del>
      <w:r w:rsidR="00C7049C" w:rsidRPr="00C7049C">
        <w:rPr>
          <w:rFonts w:eastAsia="Calibri"/>
        </w:rPr>
        <w:t xml:space="preserve"> </w:t>
      </w:r>
      <w:commentRangeEnd w:id="148"/>
      <w:r w:rsidR="00355F9F">
        <w:rPr>
          <w:rStyle w:val="aff9"/>
        </w:rPr>
        <w:commentReference w:id="148"/>
      </w:r>
      <w:r w:rsidR="00C7049C" w:rsidRPr="00C7049C">
        <w:rPr>
          <w:rFonts w:eastAsia="Calibri"/>
        </w:rPr>
        <w:t>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151" w:name="_Toc167623482"/>
      <w:r>
        <w:t>1.</w:t>
      </w:r>
      <w:r w:rsidR="009F015E">
        <w:t>5</w:t>
      </w:r>
      <w:r>
        <w:t xml:space="preserve"> </w:t>
      </w:r>
      <w:r w:rsidR="002C4E97">
        <w:t>Постановка задачи</w:t>
      </w:r>
      <w:bookmarkEnd w:id="151"/>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152" w:name="_Toc167623483"/>
      <w:r>
        <w:t>1.6 Вывод по главе</w:t>
      </w:r>
      <w:bookmarkEnd w:id="152"/>
    </w:p>
    <w:p w14:paraId="389DBC72" w14:textId="6EB81FA7" w:rsidR="0096346A" w:rsidRPr="004A6CFC" w:rsidRDefault="0096346A" w:rsidP="0096346A">
      <w:r>
        <w:t xml:space="preserve">В этой главе были изучены случаи, когда подобная онлайн-платформа окажется полезной. </w:t>
      </w:r>
      <w:commentRangeStart w:id="153"/>
      <w:del w:id="154" w:author="Автор">
        <w:r w:rsidDel="00263098">
          <w:delText>Проанализированы ее главные характеристики</w:delText>
        </w:r>
        <w:commentRangeEnd w:id="153"/>
        <w:r w:rsidR="00545072" w:rsidDel="00263098">
          <w:rPr>
            <w:rStyle w:val="aff9"/>
          </w:rPr>
          <w:commentReference w:id="153"/>
        </w:r>
        <w:r w:rsidDel="00263098">
          <w:delText xml:space="preserve">. </w:delText>
        </w:r>
      </w:del>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ins w:id="155" w:author="Автор">
        <w:r w:rsidR="00043045">
          <w:t xml:space="preserve">Поставлена цель и </w:t>
        </w:r>
      </w:ins>
      <w:del w:id="156" w:author="Автор">
        <w:r w:rsidDel="00043045">
          <w:delText>С</w:delText>
        </w:r>
      </w:del>
      <w:ins w:id="157" w:author="Автор">
        <w:r w:rsidR="00043045">
          <w:t>с</w:t>
        </w:r>
      </w:ins>
      <w:r>
        <w:t>формулирован</w:t>
      </w:r>
      <w:ins w:id="158" w:author="Автор">
        <w:r w:rsidR="00043045">
          <w:t>ы</w:t>
        </w:r>
      </w:ins>
      <w:del w:id="159" w:author="Автор">
        <w:r w:rsidDel="00043045">
          <w:delText>а</w:delText>
        </w:r>
      </w:del>
      <w:r>
        <w:t xml:space="preserve"> задач</w:t>
      </w:r>
      <w:ins w:id="160" w:author="Автор">
        <w:r w:rsidR="00043045">
          <w:t>и</w:t>
        </w:r>
        <w:r w:rsidR="00C33C9A">
          <w:t xml:space="preserve"> для реализации онлайн-платформы</w:t>
        </w:r>
      </w:ins>
      <w:del w:id="161" w:author="Автор">
        <w:r w:rsidDel="00043045">
          <w:delText xml:space="preserve">а разработки и </w:delText>
        </w:r>
        <w:commentRangeStart w:id="162"/>
        <w:r w:rsidDel="00043045">
          <w:delText>описаны ключевые функции</w:delText>
        </w:r>
        <w:commentRangeEnd w:id="162"/>
        <w:r w:rsidR="001D39E4" w:rsidDel="00043045">
          <w:rPr>
            <w:rStyle w:val="aff9"/>
          </w:rPr>
          <w:commentReference w:id="162"/>
        </w:r>
      </w:del>
      <w:ins w:id="163" w:author="Автор">
        <w:r w:rsidR="00043045">
          <w:t>.</w:t>
        </w:r>
      </w:ins>
      <w:del w:id="164" w:author="Автор">
        <w:r w:rsidDel="00043045">
          <w:delText xml:space="preserve">, которые должны присутствовать в создаваемой </w:delText>
        </w:r>
      </w:del>
      <w:ins w:id="165" w:author="Автор">
        <w:del w:id="166" w:author="Автор">
          <w:r w:rsidR="0052148C" w:rsidDel="00043045">
            <w:delText>программном средстве</w:delText>
          </w:r>
        </w:del>
      </w:ins>
      <w:del w:id="167" w:author="Автор">
        <w:r w:rsidDel="00043045">
          <w:delText>информационной системе.</w:delText>
        </w:r>
      </w:del>
    </w:p>
    <w:p w14:paraId="0132108A" w14:textId="6C18F8EA" w:rsidR="00EC6339" w:rsidRDefault="001B606E" w:rsidP="00EC6339">
      <w:pPr>
        <w:pStyle w:val="1"/>
        <w:rPr>
          <w:color w:val="auto"/>
          <w:sz w:val="28"/>
        </w:rPr>
      </w:pPr>
      <w:bookmarkStart w:id="168" w:name="_Toc70360015"/>
      <w:bookmarkStart w:id="169" w:name="_Toc70188713"/>
      <w:bookmarkStart w:id="170" w:name="_Toc167623484"/>
      <w:r>
        <w:lastRenderedPageBreak/>
        <w:t>2</w:t>
      </w:r>
      <w:r w:rsidR="00EC6339">
        <w:t xml:space="preserve"> Проектирование</w:t>
      </w:r>
      <w:r w:rsidR="00265C16">
        <w:t xml:space="preserve"> онлайн-платформы по решению алгоритмических задач</w:t>
      </w:r>
      <w:bookmarkEnd w:id="168"/>
      <w:bookmarkEnd w:id="169"/>
      <w:bookmarkEnd w:id="170"/>
    </w:p>
    <w:p w14:paraId="78B12551" w14:textId="6F4D6CEB" w:rsidR="00EC6339" w:rsidRDefault="002F2C50" w:rsidP="00EC6339">
      <w:r>
        <w:t xml:space="preserve">В </w:t>
      </w:r>
      <w:del w:id="171" w:author="Автор">
        <w:r w:rsidDel="00E91101">
          <w:delText xml:space="preserve">этой </w:delText>
        </w:r>
      </w:del>
      <w:ins w:id="172" w:author="Автор">
        <w:r w:rsidR="00E91101">
          <w:t xml:space="preserve">данной </w:t>
        </w:r>
      </w:ins>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73" w:name="_Toc70360016"/>
      <w:bookmarkStart w:id="174" w:name="_Toc70188714"/>
      <w:bookmarkStart w:id="175" w:name="_Toc167623485"/>
      <w:r>
        <w:t>2</w:t>
      </w:r>
      <w:r w:rsidR="00EC6339">
        <w:t xml:space="preserve">.1 </w:t>
      </w:r>
      <w:bookmarkEnd w:id="173"/>
      <w:bookmarkEnd w:id="174"/>
      <w:r w:rsidR="00B73453">
        <w:t>Проектирование структур данных</w:t>
      </w:r>
      <w:bookmarkEnd w:id="175"/>
    </w:p>
    <w:p w14:paraId="26F215FA" w14:textId="36D3B62F" w:rsidR="00EC6339" w:rsidRDefault="007A715B" w:rsidP="007A715B">
      <w:bookmarkStart w:id="176" w:name="_Toc70360017"/>
      <w:bookmarkStart w:id="177"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76"/>
      <w:bookmarkEnd w:id="177"/>
    </w:p>
    <w:p w14:paraId="136B360B" w14:textId="1A023C58" w:rsidR="00EC6339" w:rsidRDefault="001B606E" w:rsidP="00EC6339">
      <w:pPr>
        <w:pStyle w:val="3"/>
      </w:pPr>
      <w:bookmarkStart w:id="178" w:name="_Toc70360018"/>
      <w:bookmarkStart w:id="179" w:name="_Toc70188716"/>
      <w:bookmarkStart w:id="180" w:name="_Toc166412640"/>
      <w:bookmarkStart w:id="181" w:name="_Toc166412915"/>
      <w:bookmarkStart w:id="182" w:name="_Toc166914857"/>
      <w:bookmarkStart w:id="183" w:name="_Toc167623486"/>
      <w:r>
        <w:t>2</w:t>
      </w:r>
      <w:r w:rsidR="00EC6339">
        <w:t xml:space="preserve">.2.1 Описание </w:t>
      </w:r>
      <w:bookmarkEnd w:id="178"/>
      <w:bookmarkEnd w:id="179"/>
      <w:r w:rsidR="00D857EA">
        <w:t>структуры «Задача»</w:t>
      </w:r>
      <w:bookmarkEnd w:id="180"/>
      <w:bookmarkEnd w:id="181"/>
      <w:bookmarkEnd w:id="182"/>
      <w:bookmarkEnd w:id="183"/>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pPr>
              <w:pStyle w:val="aff0"/>
              <w:jc w:val="center"/>
              <w:pPrChange w:id="184" w:author="Автор">
                <w:pPr>
                  <w:pStyle w:val="aff0"/>
                </w:pPr>
              </w:pPrChange>
            </w:pPr>
            <w:r w:rsidRPr="002D5B69">
              <w:t>Название</w:t>
            </w:r>
          </w:p>
        </w:tc>
        <w:tc>
          <w:tcPr>
            <w:tcW w:w="5208" w:type="dxa"/>
          </w:tcPr>
          <w:p w14:paraId="2B58A9FC" w14:textId="255F7B00" w:rsidR="00201439" w:rsidRPr="002D5B69" w:rsidRDefault="00201439">
            <w:pPr>
              <w:pStyle w:val="aff0"/>
              <w:jc w:val="center"/>
              <w:pPrChange w:id="185" w:author="Автор">
                <w:pPr>
                  <w:pStyle w:val="aff0"/>
                </w:pPr>
              </w:pPrChange>
            </w:pPr>
            <w:r w:rsidRPr="002D5B69">
              <w:t>Описание</w:t>
            </w:r>
          </w:p>
        </w:tc>
        <w:tc>
          <w:tcPr>
            <w:tcW w:w="2851" w:type="dxa"/>
          </w:tcPr>
          <w:p w14:paraId="037DE565" w14:textId="57C3C30D" w:rsidR="00201439" w:rsidRPr="002D5B69" w:rsidRDefault="00201439">
            <w:pPr>
              <w:pStyle w:val="aff0"/>
              <w:jc w:val="center"/>
              <w:pPrChange w:id="186" w:author="Автор">
                <w:pPr>
                  <w:pStyle w:val="aff0"/>
                </w:pPr>
              </w:pPrChange>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pPr>
              <w:pStyle w:val="aff0"/>
              <w:jc w:val="center"/>
              <w:pPrChange w:id="187" w:author="Автор">
                <w:pPr>
                  <w:pStyle w:val="aff0"/>
                </w:pPr>
              </w:pPrChange>
            </w:pPr>
            <w:commentRangeStart w:id="188"/>
            <w:r w:rsidRPr="002D5B69">
              <w:t>1</w:t>
            </w:r>
          </w:p>
        </w:tc>
        <w:tc>
          <w:tcPr>
            <w:tcW w:w="5208" w:type="dxa"/>
          </w:tcPr>
          <w:p w14:paraId="78BC610F" w14:textId="1C7077DC" w:rsidR="00201439" w:rsidRPr="002D5B69" w:rsidRDefault="00201439">
            <w:pPr>
              <w:pStyle w:val="aff0"/>
              <w:jc w:val="center"/>
              <w:pPrChange w:id="189" w:author="Автор">
                <w:pPr>
                  <w:pStyle w:val="aff0"/>
                </w:pPr>
              </w:pPrChange>
            </w:pPr>
            <w:r w:rsidRPr="002D5B69">
              <w:t>2</w:t>
            </w:r>
          </w:p>
        </w:tc>
        <w:tc>
          <w:tcPr>
            <w:tcW w:w="2851" w:type="dxa"/>
          </w:tcPr>
          <w:p w14:paraId="6DE482B8" w14:textId="21B2FB74" w:rsidR="00201439" w:rsidRPr="002D5B69" w:rsidRDefault="00201439">
            <w:pPr>
              <w:pStyle w:val="aff0"/>
              <w:jc w:val="center"/>
              <w:pPrChange w:id="190" w:author="Автор">
                <w:pPr>
                  <w:pStyle w:val="aff0"/>
                </w:pPr>
              </w:pPrChange>
            </w:pPr>
            <w:r w:rsidRPr="002D5B69">
              <w:t>3</w:t>
            </w:r>
            <w:commentRangeEnd w:id="188"/>
            <w:r w:rsidR="00FC7B72">
              <w:rPr>
                <w:rStyle w:val="aff9"/>
              </w:rPr>
              <w:commentReference w:id="188"/>
            </w:r>
          </w:p>
        </w:tc>
      </w:tr>
      <w:tr w:rsidR="002B2605" w:rsidRPr="00201439" w14:paraId="23C6AFB9" w14:textId="77777777" w:rsidTr="00201439">
        <w:tc>
          <w:tcPr>
            <w:tcW w:w="0" w:type="auto"/>
            <w:hideMark/>
          </w:tcPr>
          <w:p w14:paraId="7199C930" w14:textId="05901728" w:rsidR="00201439" w:rsidRPr="002D5B69" w:rsidRDefault="00201439" w:rsidP="002D5B69">
            <w:pPr>
              <w:pStyle w:val="aff0"/>
            </w:pPr>
            <w:proofErr w:type="spellStart"/>
            <w:r w:rsidRPr="002D5B69">
              <w:t>slug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77777777" w:rsidR="00201439" w:rsidRPr="002D5B69" w:rsidRDefault="00201439" w:rsidP="002D5B69">
            <w:pPr>
              <w:pStyle w:val="aff0"/>
            </w:pPr>
            <w:proofErr w:type="spellStart"/>
            <w:r w:rsidRPr="002D5B69">
              <w:t>name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77777777" w:rsidR="00201439" w:rsidRPr="002D5B69" w:rsidRDefault="00201439" w:rsidP="002D5B69">
            <w:pPr>
              <w:pStyle w:val="aff0"/>
            </w:pPr>
            <w:proofErr w:type="spellStart"/>
            <w:r w:rsidRPr="002D5B69">
              <w:t>difficulty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77777777" w:rsidR="00201439" w:rsidRPr="002D5B69" w:rsidRDefault="00201439" w:rsidP="002D5B69">
            <w:pPr>
              <w:pStyle w:val="aff0"/>
            </w:pPr>
            <w:proofErr w:type="spellStart"/>
            <w:r w:rsidRPr="002D5B69">
              <w:t>languages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52B7BAB2" w:rsidR="00201439" w:rsidRPr="002D5B69" w:rsidRDefault="00B05371" w:rsidP="002D5B69">
            <w:pPr>
              <w:pStyle w:val="aff0"/>
            </w:pPr>
            <w:proofErr w:type="spellStart"/>
            <w:r w:rsidRPr="002D5B69">
              <w:t>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75E0FD72" w:rsidR="00201439" w:rsidRPr="002D5B69" w:rsidRDefault="00B05371" w:rsidP="002D5B69">
            <w:pPr>
              <w:pStyle w:val="aff0"/>
            </w:pPr>
            <w:proofErr w:type="spellStart"/>
            <w:r w:rsidRPr="002D5B69">
              <w:t>solution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6C78CEF2" w:rsidR="00F209C1" w:rsidRDefault="00632A48" w:rsidP="00632A48">
      <w:pPr>
        <w:pStyle w:val="3"/>
      </w:pPr>
      <w:bookmarkStart w:id="191" w:name="_Toc166412641"/>
      <w:bookmarkStart w:id="192" w:name="_Toc166412916"/>
      <w:bookmarkStart w:id="193" w:name="_Toc166914858"/>
      <w:bookmarkStart w:id="194" w:name="_Toc167623487"/>
      <w:r>
        <w:lastRenderedPageBreak/>
        <w:t>2.2.</w:t>
      </w:r>
      <w:r w:rsidRPr="000D6875">
        <w:t>2</w:t>
      </w:r>
      <w:r>
        <w:t xml:space="preserve"> Описание структуры «Решение»</w:t>
      </w:r>
      <w:bookmarkEnd w:id="191"/>
      <w:bookmarkEnd w:id="192"/>
      <w:bookmarkEnd w:id="193"/>
      <w:bookmarkEnd w:id="194"/>
    </w:p>
    <w:p w14:paraId="71A80BBA" w14:textId="1DE84260" w:rsidR="00632A48" w:rsidRDefault="00CE1DD4" w:rsidP="00632A48">
      <w:ins w:id="195" w:author="Автор">
        <w:r>
          <w:t>Структура «Решение» представляет собой</w:t>
        </w:r>
      </w:ins>
      <w:commentRangeStart w:id="196"/>
      <w:commentRangeStart w:id="197"/>
      <w:del w:id="198" w:author="Автор">
        <w:r w:rsidR="00632A48" w:rsidDel="00CE1DD4">
          <w:delText>Пользователи отправляют</w:delText>
        </w:r>
      </w:del>
      <w:r w:rsidR="00632A48">
        <w:t xml:space="preserve"> </w:t>
      </w:r>
      <w:ins w:id="199" w:author="Автор">
        <w:r>
          <w:t xml:space="preserve">пользовательский </w:t>
        </w:r>
      </w:ins>
      <w:del w:id="200" w:author="Автор">
        <w:r w:rsidR="00632A48" w:rsidDel="00CE1DD4">
          <w:delText xml:space="preserve">свои </w:delText>
        </w:r>
      </w:del>
      <w:r w:rsidR="00632A48">
        <w:t>вариант</w:t>
      </w:r>
      <w:del w:id="201" w:author="Автор">
        <w:r w:rsidR="00632A48" w:rsidDel="00CE1DD4">
          <w:delText>ы</w:delText>
        </w:r>
      </w:del>
      <w:r w:rsidR="00632A48">
        <w:t xml:space="preserve"> решения задачи</w:t>
      </w:r>
      <w:commentRangeEnd w:id="196"/>
      <w:r w:rsidR="00891016">
        <w:rPr>
          <w:rStyle w:val="aff9"/>
        </w:rPr>
        <w:commentReference w:id="196"/>
      </w:r>
      <w:commentRangeEnd w:id="197"/>
      <w:r w:rsidR="00310C05">
        <w:rPr>
          <w:rStyle w:val="aff9"/>
        </w:rPr>
        <w:commentReference w:id="197"/>
      </w:r>
      <w:r w:rsidR="00632A48">
        <w:t>.</w:t>
      </w:r>
      <w:ins w:id="202" w:author="Автор">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ins>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commentRangeStart w:id="203"/>
      <w:r w:rsidR="00273127">
        <w:t>Решение</w:t>
      </w:r>
      <w:commentRangeEnd w:id="203"/>
      <w:r w:rsidR="00891016">
        <w:rPr>
          <w:rStyle w:val="aff9"/>
        </w:rPr>
        <w:commentReference w:id="203"/>
      </w:r>
      <w:r w:rsidRPr="000E7770">
        <w:t>»</w:t>
      </w:r>
    </w:p>
    <w:tbl>
      <w:tblPr>
        <w:tblStyle w:val="aa"/>
        <w:tblW w:w="0" w:type="auto"/>
        <w:tblLook w:val="04A0" w:firstRow="1" w:lastRow="0" w:firstColumn="1" w:lastColumn="0" w:noHBand="0" w:noVBand="1"/>
      </w:tblPr>
      <w:tblGrid>
        <w:gridCol w:w="1536"/>
        <w:gridCol w:w="3182"/>
        <w:gridCol w:w="4627"/>
      </w:tblGrid>
      <w:tr w:rsidR="000E7770" w14:paraId="796D1B5C" w14:textId="77777777" w:rsidTr="00080664">
        <w:tc>
          <w:tcPr>
            <w:tcW w:w="1536" w:type="dxa"/>
          </w:tcPr>
          <w:p w14:paraId="0AFED296" w14:textId="77777777" w:rsidR="000E7770" w:rsidRPr="00917B82" w:rsidRDefault="000E7770">
            <w:pPr>
              <w:pStyle w:val="aff0"/>
              <w:jc w:val="center"/>
              <w:pPrChange w:id="204" w:author="Автор">
                <w:pPr>
                  <w:pStyle w:val="aff0"/>
                </w:pPr>
              </w:pPrChange>
            </w:pPr>
            <w:r w:rsidRPr="00917B82">
              <w:t>Название</w:t>
            </w:r>
          </w:p>
        </w:tc>
        <w:tc>
          <w:tcPr>
            <w:tcW w:w="4527" w:type="dxa"/>
          </w:tcPr>
          <w:p w14:paraId="6CE16B27" w14:textId="77777777" w:rsidR="000E7770" w:rsidRPr="00917B82" w:rsidRDefault="000E7770">
            <w:pPr>
              <w:pStyle w:val="aff0"/>
              <w:jc w:val="center"/>
              <w:pPrChange w:id="205" w:author="Автор">
                <w:pPr>
                  <w:pStyle w:val="aff0"/>
                </w:pPr>
              </w:pPrChange>
            </w:pPr>
            <w:r w:rsidRPr="00917B82">
              <w:t>Описание</w:t>
            </w:r>
          </w:p>
        </w:tc>
        <w:tc>
          <w:tcPr>
            <w:tcW w:w="3282" w:type="dxa"/>
          </w:tcPr>
          <w:p w14:paraId="1ED8ACE2" w14:textId="77777777" w:rsidR="000E7770" w:rsidRPr="00917B82" w:rsidRDefault="000E7770">
            <w:pPr>
              <w:pStyle w:val="aff0"/>
              <w:jc w:val="center"/>
              <w:pPrChange w:id="206" w:author="Автор">
                <w:pPr>
                  <w:pStyle w:val="aff0"/>
                </w:pPr>
              </w:pPrChange>
            </w:pPr>
            <w:r w:rsidRPr="00917B82">
              <w:t>Примечание</w:t>
            </w:r>
          </w:p>
        </w:tc>
      </w:tr>
      <w:tr w:rsidR="000E7770" w14:paraId="1F7A905B" w14:textId="77777777" w:rsidTr="00080664">
        <w:tc>
          <w:tcPr>
            <w:tcW w:w="1536" w:type="dxa"/>
          </w:tcPr>
          <w:p w14:paraId="69BFA0A4" w14:textId="77777777" w:rsidR="000E7770" w:rsidRPr="00917B82" w:rsidRDefault="000E7770">
            <w:pPr>
              <w:pStyle w:val="aff0"/>
              <w:jc w:val="center"/>
              <w:pPrChange w:id="207" w:author="Автор">
                <w:pPr>
                  <w:pStyle w:val="aff0"/>
                </w:pPr>
              </w:pPrChange>
            </w:pPr>
            <w:r w:rsidRPr="00917B82">
              <w:t>1</w:t>
            </w:r>
          </w:p>
        </w:tc>
        <w:tc>
          <w:tcPr>
            <w:tcW w:w="4527" w:type="dxa"/>
          </w:tcPr>
          <w:p w14:paraId="7782961B" w14:textId="77777777" w:rsidR="000E7770" w:rsidRPr="00917B82" w:rsidRDefault="000E7770">
            <w:pPr>
              <w:pStyle w:val="aff0"/>
              <w:jc w:val="center"/>
              <w:pPrChange w:id="208" w:author="Автор">
                <w:pPr>
                  <w:pStyle w:val="aff0"/>
                </w:pPr>
              </w:pPrChange>
            </w:pPr>
            <w:r w:rsidRPr="00917B82">
              <w:t>2</w:t>
            </w:r>
          </w:p>
        </w:tc>
        <w:tc>
          <w:tcPr>
            <w:tcW w:w="3282" w:type="dxa"/>
          </w:tcPr>
          <w:p w14:paraId="67C5848A" w14:textId="77777777" w:rsidR="000E7770" w:rsidRPr="00917B82" w:rsidRDefault="000E7770">
            <w:pPr>
              <w:pStyle w:val="aff0"/>
              <w:jc w:val="center"/>
              <w:pPrChange w:id="209" w:author="Автор">
                <w:pPr>
                  <w:pStyle w:val="aff0"/>
                </w:pPr>
              </w:pPrChange>
            </w:pPr>
            <w:r w:rsidRPr="00917B82">
              <w:t>3</w:t>
            </w:r>
          </w:p>
        </w:tc>
      </w:tr>
      <w:tr w:rsidR="005A4CA5" w:rsidRPr="00201439" w14:paraId="79B98859" w14:textId="77777777" w:rsidTr="00142183">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0" w:type="auto"/>
            <w:hideMark/>
          </w:tcPr>
          <w:p w14:paraId="011E3AA4" w14:textId="77777777" w:rsidR="000E7770" w:rsidRPr="00917B82" w:rsidRDefault="000E7770" w:rsidP="00917B82">
            <w:pPr>
              <w:pStyle w:val="aff0"/>
            </w:pPr>
            <w:r w:rsidRPr="00917B82">
              <w:t>Уникальный идентификатор задачи</w:t>
            </w:r>
          </w:p>
        </w:tc>
        <w:tc>
          <w:tcPr>
            <w:tcW w:w="0" w:type="auto"/>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142183">
        <w:tc>
          <w:tcPr>
            <w:tcW w:w="0" w:type="auto"/>
            <w:hideMark/>
          </w:tcPr>
          <w:p w14:paraId="5DB0B8B0" w14:textId="4EF4912F" w:rsidR="000E7770" w:rsidRPr="00917B82" w:rsidRDefault="00CE3DFB" w:rsidP="00917B82">
            <w:pPr>
              <w:pStyle w:val="aff0"/>
            </w:pPr>
            <w:r w:rsidRPr="00917B82">
              <w:t>L</w:t>
            </w:r>
            <w:r w:rsidR="000E7770" w:rsidRPr="00917B82">
              <w:t>anguage</w:t>
            </w:r>
          </w:p>
        </w:tc>
        <w:tc>
          <w:tcPr>
            <w:tcW w:w="0" w:type="auto"/>
            <w:hideMark/>
          </w:tcPr>
          <w:p w14:paraId="5FAA299A" w14:textId="625CD2BE" w:rsidR="000E7770" w:rsidRPr="00917B82" w:rsidRDefault="000E7770" w:rsidP="00917B82">
            <w:pPr>
              <w:pStyle w:val="aff0"/>
            </w:pPr>
            <w:r w:rsidRPr="00917B82">
              <w:t>Язык, который выбрал пользователь</w:t>
            </w:r>
          </w:p>
        </w:tc>
        <w:tc>
          <w:tcPr>
            <w:tcW w:w="0" w:type="auto"/>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142183">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0" w:type="auto"/>
            <w:hideMark/>
          </w:tcPr>
          <w:p w14:paraId="277F6A81" w14:textId="406B2135" w:rsidR="000E7770" w:rsidRPr="00917B82" w:rsidRDefault="005A4CA5" w:rsidP="00917B82">
            <w:pPr>
              <w:pStyle w:val="aff0"/>
            </w:pPr>
            <w:r w:rsidRPr="00917B82">
              <w:t>Уникальный идентификатор пользователя</w:t>
            </w:r>
          </w:p>
        </w:tc>
        <w:tc>
          <w:tcPr>
            <w:tcW w:w="0" w:type="auto"/>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142183">
        <w:tc>
          <w:tcPr>
            <w:tcW w:w="0" w:type="auto"/>
            <w:hideMark/>
          </w:tcPr>
          <w:p w14:paraId="2E58D947" w14:textId="21C78A82" w:rsidR="000E7770" w:rsidRPr="00917B82" w:rsidRDefault="00CE3DFB" w:rsidP="00917B82">
            <w:pPr>
              <w:pStyle w:val="aff0"/>
            </w:pPr>
            <w:r w:rsidRPr="00917B82">
              <w:t>C</w:t>
            </w:r>
            <w:r w:rsidR="00080664" w:rsidRPr="00917B82">
              <w:t>ode</w:t>
            </w:r>
          </w:p>
        </w:tc>
        <w:tc>
          <w:tcPr>
            <w:tcW w:w="0" w:type="auto"/>
            <w:hideMark/>
          </w:tcPr>
          <w:p w14:paraId="21944E4A" w14:textId="7F6E61A9" w:rsidR="000E7770" w:rsidRPr="00917B82" w:rsidRDefault="00080664" w:rsidP="00917B82">
            <w:pPr>
              <w:pStyle w:val="aff0"/>
            </w:pPr>
            <w:r w:rsidRPr="00917B82">
              <w:t>Решение пользователя</w:t>
            </w:r>
          </w:p>
        </w:tc>
        <w:tc>
          <w:tcPr>
            <w:tcW w:w="0" w:type="auto"/>
            <w:hideMark/>
          </w:tcPr>
          <w:p w14:paraId="518C2A06" w14:textId="1ABF76BB" w:rsidR="000E7770" w:rsidRPr="00917B82" w:rsidRDefault="00080664" w:rsidP="00917B82">
            <w:pPr>
              <w:pStyle w:val="aff0"/>
            </w:pPr>
            <w:r w:rsidRPr="00917B82">
              <w:t>Текст, программный код на выбранном языке</w:t>
            </w:r>
          </w:p>
        </w:tc>
      </w:tr>
    </w:tbl>
    <w:p w14:paraId="7896018B" w14:textId="659997F6" w:rsidR="00A23889" w:rsidRDefault="00A23889" w:rsidP="00A23889">
      <w:pPr>
        <w:pStyle w:val="3"/>
      </w:pPr>
      <w:bookmarkStart w:id="210" w:name="_Toc166412642"/>
      <w:bookmarkStart w:id="211" w:name="_Toc166412917"/>
      <w:bookmarkStart w:id="212" w:name="_Toc166914859"/>
      <w:bookmarkStart w:id="213" w:name="_Toc167623488"/>
      <w:r>
        <w:t>2.2.</w:t>
      </w:r>
      <w:r w:rsidRPr="00A23889">
        <w:t>3</w:t>
      </w:r>
      <w:r>
        <w:t xml:space="preserve"> Описание структуры «Результат</w:t>
      </w:r>
      <w:r w:rsidR="00E17D20">
        <w:t>ы решения</w:t>
      </w:r>
      <w:r>
        <w:t>»</w:t>
      </w:r>
      <w:bookmarkEnd w:id="210"/>
      <w:bookmarkEnd w:id="211"/>
      <w:bookmarkEnd w:id="212"/>
      <w:bookmarkEnd w:id="213"/>
    </w:p>
    <w:p w14:paraId="575BA906" w14:textId="711AF686" w:rsidR="0048619A" w:rsidRDefault="00A23889" w:rsidP="00632A48">
      <w:pPr>
        <w:rPr>
          <w:ins w:id="214" w:author="Автор"/>
        </w:rPr>
      </w:pPr>
      <w:r>
        <w:t xml:space="preserve">Решение, отправленное </w:t>
      </w:r>
      <w:commentRangeStart w:id="215"/>
      <w:r>
        <w:t>пользовател</w:t>
      </w:r>
      <w:ins w:id="216" w:author="Автор">
        <w:r w:rsidR="00371DBE">
          <w:t>ем</w:t>
        </w:r>
      </w:ins>
      <w:del w:id="217" w:author="Автор">
        <w:r w:rsidDel="00371DBE">
          <w:delText>ь</w:delText>
        </w:r>
      </w:del>
      <w:ins w:id="218" w:author="Автор">
        <w:r w:rsidR="00563DE5">
          <w:t>,</w:t>
        </w:r>
      </w:ins>
      <w:r>
        <w:t xml:space="preserve"> </w:t>
      </w:r>
      <w:commentRangeEnd w:id="215"/>
      <w:r w:rsidR="00126608">
        <w:rPr>
          <w:rStyle w:val="aff9"/>
        </w:rPr>
        <w:commentReference w:id="215"/>
      </w:r>
      <w:r>
        <w:t xml:space="preserve">и результат его проверки могут быть сильно </w:t>
      </w:r>
      <w:commentRangeStart w:id="219"/>
      <w:r>
        <w:t>разделены по времени создания</w:t>
      </w:r>
      <w:commentRangeEnd w:id="219"/>
      <w:r w:rsidR="004834C0">
        <w:rPr>
          <w:rStyle w:val="aff9"/>
        </w:rPr>
        <w:commentReference w:id="219"/>
      </w:r>
      <w:r>
        <w:t>.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2705703" w14:textId="1AC6C9F6" w:rsidR="00CA6A64" w:rsidDel="00CA6A64" w:rsidRDefault="00CA6A64" w:rsidP="00632A48">
      <w:pPr>
        <w:rPr>
          <w:del w:id="220" w:author="Автор"/>
        </w:rPr>
      </w:pP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336"/>
        <w:gridCol w:w="4520"/>
        <w:gridCol w:w="3489"/>
        <w:tblGridChange w:id="221">
          <w:tblGrid>
            <w:gridCol w:w="1336"/>
            <w:gridCol w:w="4520"/>
            <w:gridCol w:w="3489"/>
          </w:tblGrid>
        </w:tblGridChange>
      </w:tblGrid>
      <w:tr w:rsidR="00986845" w14:paraId="797B2BA7" w14:textId="77777777" w:rsidTr="001155F3">
        <w:tc>
          <w:tcPr>
            <w:tcW w:w="1336" w:type="dxa"/>
            <w:tcBorders>
              <w:bottom w:val="single" w:sz="4" w:space="0" w:color="auto"/>
            </w:tcBorders>
          </w:tcPr>
          <w:p w14:paraId="14A74918" w14:textId="77777777" w:rsidR="00A23889" w:rsidRPr="00436438" w:rsidRDefault="00A23889">
            <w:pPr>
              <w:pStyle w:val="aff0"/>
              <w:jc w:val="center"/>
              <w:pPrChange w:id="222" w:author="Автор">
                <w:pPr>
                  <w:pStyle w:val="aff0"/>
                </w:pPr>
              </w:pPrChange>
            </w:pPr>
            <w:r w:rsidRPr="00436438">
              <w:t>Название</w:t>
            </w:r>
          </w:p>
        </w:tc>
        <w:tc>
          <w:tcPr>
            <w:tcW w:w="4520" w:type="dxa"/>
            <w:tcBorders>
              <w:bottom w:val="single" w:sz="4" w:space="0" w:color="auto"/>
            </w:tcBorders>
          </w:tcPr>
          <w:p w14:paraId="70ABCE32" w14:textId="77777777" w:rsidR="00A23889" w:rsidRPr="00436438" w:rsidRDefault="00A23889">
            <w:pPr>
              <w:pStyle w:val="aff0"/>
              <w:jc w:val="center"/>
              <w:pPrChange w:id="223" w:author="Автор">
                <w:pPr>
                  <w:pStyle w:val="aff0"/>
                </w:pPr>
              </w:pPrChange>
            </w:pPr>
            <w:r w:rsidRPr="00436438">
              <w:t>Описание</w:t>
            </w:r>
          </w:p>
        </w:tc>
        <w:tc>
          <w:tcPr>
            <w:tcW w:w="3489" w:type="dxa"/>
            <w:tcBorders>
              <w:bottom w:val="single" w:sz="4" w:space="0" w:color="auto"/>
            </w:tcBorders>
          </w:tcPr>
          <w:p w14:paraId="0A124203" w14:textId="77777777" w:rsidR="00A23889" w:rsidRPr="00436438" w:rsidRDefault="00A23889">
            <w:pPr>
              <w:pStyle w:val="aff0"/>
              <w:jc w:val="center"/>
              <w:pPrChange w:id="224" w:author="Автор">
                <w:pPr>
                  <w:pStyle w:val="aff0"/>
                </w:pPr>
              </w:pPrChange>
            </w:pPr>
            <w:r w:rsidRPr="00436438">
              <w:t>Примечание</w:t>
            </w:r>
          </w:p>
        </w:tc>
      </w:tr>
      <w:tr w:rsidR="00986845" w14:paraId="7C1D9278" w14:textId="77777777" w:rsidTr="001155F3">
        <w:tc>
          <w:tcPr>
            <w:tcW w:w="1336" w:type="dxa"/>
            <w:tcBorders>
              <w:bottom w:val="nil"/>
            </w:tcBorders>
          </w:tcPr>
          <w:p w14:paraId="05469936" w14:textId="77777777" w:rsidR="00A23889" w:rsidRPr="00436438" w:rsidRDefault="00A23889">
            <w:pPr>
              <w:pStyle w:val="aff0"/>
              <w:jc w:val="center"/>
              <w:pPrChange w:id="225" w:author="Автор">
                <w:pPr>
                  <w:pStyle w:val="aff0"/>
                </w:pPr>
              </w:pPrChange>
            </w:pPr>
            <w:r w:rsidRPr="00436438">
              <w:t>1</w:t>
            </w:r>
          </w:p>
        </w:tc>
        <w:tc>
          <w:tcPr>
            <w:tcW w:w="4520" w:type="dxa"/>
            <w:tcBorders>
              <w:bottom w:val="nil"/>
            </w:tcBorders>
          </w:tcPr>
          <w:p w14:paraId="007063B2" w14:textId="77777777" w:rsidR="00A23889" w:rsidRPr="00436438" w:rsidRDefault="00A23889">
            <w:pPr>
              <w:pStyle w:val="aff0"/>
              <w:jc w:val="center"/>
              <w:pPrChange w:id="226" w:author="Автор">
                <w:pPr>
                  <w:pStyle w:val="aff0"/>
                </w:pPr>
              </w:pPrChange>
            </w:pPr>
            <w:r w:rsidRPr="00436438">
              <w:t>2</w:t>
            </w:r>
          </w:p>
        </w:tc>
        <w:tc>
          <w:tcPr>
            <w:tcW w:w="3489" w:type="dxa"/>
            <w:tcBorders>
              <w:bottom w:val="nil"/>
            </w:tcBorders>
          </w:tcPr>
          <w:p w14:paraId="72AD442E" w14:textId="77777777" w:rsidR="00A23889" w:rsidRPr="00436438" w:rsidRDefault="00A23889">
            <w:pPr>
              <w:pStyle w:val="aff0"/>
              <w:jc w:val="center"/>
              <w:pPrChange w:id="227" w:author="Автор">
                <w:pPr>
                  <w:pStyle w:val="aff0"/>
                </w:pPr>
              </w:pPrChange>
            </w:pPr>
            <w:r w:rsidRPr="00436438">
              <w:t>3</w:t>
            </w:r>
          </w:p>
        </w:tc>
      </w:tr>
      <w:tr w:rsidR="003B3E0B" w:rsidRPr="00201439" w14:paraId="12B6EB53" w14:textId="77777777" w:rsidTr="00986845">
        <w:tc>
          <w:tcPr>
            <w:tcW w:w="0" w:type="auto"/>
            <w:tcBorders>
              <w:top w:val="nil"/>
            </w:tcBorders>
            <w:hideMark/>
          </w:tcPr>
          <w:p w14:paraId="1588F16B" w14:textId="7757D9BD" w:rsidR="00A23889" w:rsidRPr="00436438" w:rsidRDefault="00A23889" w:rsidP="00436438">
            <w:pPr>
              <w:pStyle w:val="aff0"/>
            </w:pPr>
          </w:p>
        </w:tc>
        <w:tc>
          <w:tcPr>
            <w:tcW w:w="0" w:type="auto"/>
            <w:tcBorders>
              <w:top w:val="nil"/>
            </w:tcBorders>
            <w:hideMark/>
          </w:tcPr>
          <w:p w14:paraId="41A25808" w14:textId="4000BCCD" w:rsidR="00A23889" w:rsidRPr="00436438" w:rsidRDefault="00A23889" w:rsidP="00436438">
            <w:pPr>
              <w:pStyle w:val="aff0"/>
            </w:pPr>
          </w:p>
        </w:tc>
        <w:tc>
          <w:tcPr>
            <w:tcW w:w="0" w:type="auto"/>
            <w:tcBorders>
              <w:top w:val="nil"/>
            </w:tcBorders>
            <w:hideMark/>
          </w:tcPr>
          <w:p w14:paraId="0C1813A9" w14:textId="3C69C03D" w:rsidR="00A23889" w:rsidRPr="00436438" w:rsidRDefault="00A23889" w:rsidP="00436438">
            <w:pPr>
              <w:pStyle w:val="aff0"/>
            </w:pPr>
          </w:p>
        </w:tc>
      </w:tr>
      <w:tr w:rsidR="00986845" w:rsidRPr="00986845" w14:paraId="255D94F1" w14:textId="77777777" w:rsidTr="00986845">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0" w:type="auto"/>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0" w:type="auto"/>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986845">
        <w:tc>
          <w:tcPr>
            <w:tcW w:w="0" w:type="auto"/>
            <w:hideMark/>
          </w:tcPr>
          <w:p w14:paraId="1227A224" w14:textId="77777777" w:rsidR="00986845" w:rsidRPr="00436438" w:rsidRDefault="00986845" w:rsidP="00436438">
            <w:pPr>
              <w:pStyle w:val="aff0"/>
            </w:pPr>
            <w:proofErr w:type="spellStart"/>
            <w:r w:rsidRPr="00436438">
              <w:t>tests</w:t>
            </w:r>
            <w:proofErr w:type="spellEnd"/>
          </w:p>
        </w:tc>
        <w:tc>
          <w:tcPr>
            <w:tcW w:w="0" w:type="auto"/>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0" w:type="auto"/>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986845">
        <w:tc>
          <w:tcPr>
            <w:tcW w:w="0" w:type="auto"/>
            <w:hideMark/>
          </w:tcPr>
          <w:p w14:paraId="33EE03FD" w14:textId="77777777" w:rsidR="00986845" w:rsidRPr="00436438" w:rsidRDefault="00986845" w:rsidP="00436438">
            <w:pPr>
              <w:pStyle w:val="aff0"/>
            </w:pPr>
            <w:proofErr w:type="spellStart"/>
            <w:r w:rsidRPr="00436438">
              <w:t>failures</w:t>
            </w:r>
            <w:proofErr w:type="spellEnd"/>
          </w:p>
        </w:tc>
        <w:tc>
          <w:tcPr>
            <w:tcW w:w="0" w:type="auto"/>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0" w:type="auto"/>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986845">
        <w:tc>
          <w:tcPr>
            <w:tcW w:w="0" w:type="auto"/>
            <w:hideMark/>
          </w:tcPr>
          <w:p w14:paraId="0E9D7C73" w14:textId="77777777" w:rsidR="00986845" w:rsidRPr="00436438" w:rsidRDefault="00986845" w:rsidP="00436438">
            <w:pPr>
              <w:pStyle w:val="aff0"/>
            </w:pPr>
            <w:commentRangeStart w:id="228"/>
            <w:proofErr w:type="spellStart"/>
            <w:r w:rsidRPr="00436438">
              <w:t>errors</w:t>
            </w:r>
            <w:commentRangeEnd w:id="228"/>
            <w:proofErr w:type="spellEnd"/>
            <w:r w:rsidR="007C32F4">
              <w:rPr>
                <w:rStyle w:val="aff9"/>
              </w:rPr>
              <w:commentReference w:id="228"/>
            </w:r>
          </w:p>
        </w:tc>
        <w:tc>
          <w:tcPr>
            <w:tcW w:w="0" w:type="auto"/>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0" w:type="auto"/>
            <w:hideMark/>
          </w:tcPr>
          <w:p w14:paraId="2A96F627" w14:textId="77777777" w:rsidR="00986845" w:rsidRPr="00436438" w:rsidRDefault="00986845" w:rsidP="00436438">
            <w:pPr>
              <w:pStyle w:val="aff0"/>
            </w:pPr>
            <w:r w:rsidRPr="00436438">
              <w:t>Не может быть нулевым</w:t>
            </w:r>
          </w:p>
        </w:tc>
      </w:tr>
      <w:tr w:rsidR="00986845" w:rsidRPr="00986845" w14:paraId="5BBA3983" w14:textId="77777777" w:rsidTr="00986845">
        <w:tc>
          <w:tcPr>
            <w:tcW w:w="0" w:type="auto"/>
            <w:hideMark/>
          </w:tcPr>
          <w:p w14:paraId="21D3F7A8" w14:textId="77777777" w:rsidR="00986845" w:rsidRPr="00436438" w:rsidRDefault="00986845" w:rsidP="00436438">
            <w:pPr>
              <w:pStyle w:val="aff0"/>
            </w:pPr>
            <w:proofErr w:type="spellStart"/>
            <w:r w:rsidRPr="00436438">
              <w:t>status_code</w:t>
            </w:r>
            <w:proofErr w:type="spellEnd"/>
          </w:p>
        </w:tc>
        <w:tc>
          <w:tcPr>
            <w:tcW w:w="0" w:type="auto"/>
            <w:hideMark/>
          </w:tcPr>
          <w:p w14:paraId="5BD0A565" w14:textId="77777777" w:rsidR="00986845" w:rsidRPr="00436438" w:rsidRDefault="00986845" w:rsidP="00436438">
            <w:pPr>
              <w:pStyle w:val="aff0"/>
            </w:pPr>
            <w:r w:rsidRPr="00436438">
              <w:t>Код статуса выполнения решения</w:t>
            </w:r>
          </w:p>
        </w:tc>
        <w:tc>
          <w:tcPr>
            <w:tcW w:w="0" w:type="auto"/>
            <w:hideMark/>
          </w:tcPr>
          <w:p w14:paraId="6E660AD3" w14:textId="77777777" w:rsidR="00986845" w:rsidRPr="00436438" w:rsidRDefault="00986845" w:rsidP="00436438">
            <w:pPr>
              <w:pStyle w:val="aff0"/>
            </w:pPr>
            <w:r w:rsidRPr="00436438">
              <w:t>Может содержать коды, указывающие на успех, неудачу или ошибку</w:t>
            </w:r>
          </w:p>
        </w:tc>
      </w:tr>
      <w:tr w:rsidR="00986845" w:rsidRPr="00986845" w:rsidDel="00CA6A64" w14:paraId="7E153C87" w14:textId="5B549CB4" w:rsidTr="00CA6A64">
        <w:tblPrEx>
          <w:tblW w:w="0" w:type="auto"/>
          <w:tblPrExChange w:id="229" w:author="Автор">
            <w:tblPrEx>
              <w:tblW w:w="0" w:type="auto"/>
            </w:tblPrEx>
          </w:tblPrExChange>
        </w:tblPrEx>
        <w:trPr>
          <w:del w:id="230" w:author="Автор"/>
        </w:trPr>
        <w:tc>
          <w:tcPr>
            <w:tcW w:w="0" w:type="auto"/>
            <w:tcBorders>
              <w:bottom w:val="single" w:sz="4" w:space="0" w:color="auto"/>
            </w:tcBorders>
            <w:tcPrChange w:id="231" w:author="Автор">
              <w:tcPr>
                <w:tcW w:w="0" w:type="auto"/>
                <w:tcBorders>
                  <w:bottom w:val="single" w:sz="4" w:space="0" w:color="auto"/>
                </w:tcBorders>
              </w:tcPr>
            </w:tcPrChange>
          </w:tcPr>
          <w:p w14:paraId="123D2FFB" w14:textId="48A6310A" w:rsidR="00986845" w:rsidRPr="00436438" w:rsidDel="00CA6A64" w:rsidRDefault="00986845" w:rsidP="00436438">
            <w:pPr>
              <w:pStyle w:val="aff0"/>
              <w:rPr>
                <w:del w:id="232" w:author="Автор"/>
              </w:rPr>
            </w:pPr>
            <w:del w:id="233" w:author="Автор">
              <w:r w:rsidRPr="00436438" w:rsidDel="00CA6A64">
                <w:delText>time</w:delText>
              </w:r>
            </w:del>
          </w:p>
        </w:tc>
        <w:tc>
          <w:tcPr>
            <w:tcW w:w="0" w:type="auto"/>
            <w:tcBorders>
              <w:bottom w:val="single" w:sz="4" w:space="0" w:color="auto"/>
            </w:tcBorders>
            <w:tcPrChange w:id="234" w:author="Автор">
              <w:tcPr>
                <w:tcW w:w="0" w:type="auto"/>
                <w:tcBorders>
                  <w:bottom w:val="single" w:sz="4" w:space="0" w:color="auto"/>
                </w:tcBorders>
              </w:tcPr>
            </w:tcPrChange>
          </w:tcPr>
          <w:p w14:paraId="50667E68" w14:textId="2AB423DA" w:rsidR="00986845" w:rsidRPr="00436438" w:rsidDel="00CA6A64" w:rsidRDefault="00986845" w:rsidP="00436438">
            <w:pPr>
              <w:pStyle w:val="aff0"/>
              <w:rPr>
                <w:del w:id="235" w:author="Автор"/>
              </w:rPr>
            </w:pPr>
            <w:del w:id="236" w:author="Автор">
              <w:r w:rsidRPr="00436438" w:rsidDel="00CA6A64">
                <w:delText>Время, затраченное на выполнение решения</w:delText>
              </w:r>
            </w:del>
          </w:p>
        </w:tc>
        <w:tc>
          <w:tcPr>
            <w:tcW w:w="0" w:type="auto"/>
            <w:tcBorders>
              <w:bottom w:val="single" w:sz="4" w:space="0" w:color="auto"/>
            </w:tcBorders>
            <w:tcPrChange w:id="237" w:author="Автор">
              <w:tcPr>
                <w:tcW w:w="0" w:type="auto"/>
                <w:tcBorders>
                  <w:bottom w:val="single" w:sz="4" w:space="0" w:color="auto"/>
                </w:tcBorders>
              </w:tcPr>
            </w:tcPrChange>
          </w:tcPr>
          <w:p w14:paraId="070C4DE7" w14:textId="5BD02627" w:rsidR="00986845" w:rsidRPr="00436438" w:rsidDel="00CA6A64" w:rsidRDefault="00986845" w:rsidP="00436438">
            <w:pPr>
              <w:pStyle w:val="aff0"/>
              <w:rPr>
                <w:del w:id="238" w:author="Автор"/>
              </w:rPr>
            </w:pPr>
            <w:del w:id="239" w:author="Автор">
              <w:r w:rsidRPr="00436438" w:rsidDel="00CA6A64">
                <w:delText>Значение с плавающей точкой, указывает на время в секундах</w:delText>
              </w:r>
            </w:del>
          </w:p>
        </w:tc>
      </w:tr>
      <w:tr w:rsidR="00986845" w:rsidRPr="00986845" w:rsidDel="00397B87" w14:paraId="3BCF74C8" w14:textId="1A026752" w:rsidTr="00397B87">
        <w:tblPrEx>
          <w:tblW w:w="0" w:type="auto"/>
          <w:tblPrExChange w:id="240" w:author="Автор">
            <w:tblPrEx>
              <w:tblW w:w="0" w:type="auto"/>
            </w:tblPrEx>
          </w:tblPrExChange>
        </w:tblPrEx>
        <w:trPr>
          <w:del w:id="241" w:author="Автор"/>
        </w:trPr>
        <w:tc>
          <w:tcPr>
            <w:tcW w:w="0" w:type="auto"/>
            <w:tcBorders>
              <w:bottom w:val="single" w:sz="4" w:space="0" w:color="auto"/>
            </w:tcBorders>
            <w:tcPrChange w:id="242" w:author="Автор">
              <w:tcPr>
                <w:tcW w:w="0" w:type="auto"/>
                <w:tcBorders>
                  <w:bottom w:val="single" w:sz="4" w:space="0" w:color="auto"/>
                </w:tcBorders>
              </w:tcPr>
            </w:tcPrChange>
          </w:tcPr>
          <w:p w14:paraId="0FC00E4B" w14:textId="31FA1743" w:rsidR="00986845" w:rsidRPr="00436438" w:rsidDel="00397B87" w:rsidRDefault="00986845" w:rsidP="00436438">
            <w:pPr>
              <w:pStyle w:val="aff0"/>
              <w:rPr>
                <w:del w:id="243" w:author="Автор"/>
              </w:rPr>
            </w:pPr>
            <w:del w:id="244" w:author="Автор">
              <w:r w:rsidRPr="00436438" w:rsidDel="00397B87">
                <w:delText>logs</w:delText>
              </w:r>
            </w:del>
          </w:p>
        </w:tc>
        <w:tc>
          <w:tcPr>
            <w:tcW w:w="0" w:type="auto"/>
            <w:tcBorders>
              <w:bottom w:val="single" w:sz="4" w:space="0" w:color="auto"/>
            </w:tcBorders>
            <w:tcPrChange w:id="245" w:author="Автор">
              <w:tcPr>
                <w:tcW w:w="0" w:type="auto"/>
                <w:tcBorders>
                  <w:bottom w:val="single" w:sz="4" w:space="0" w:color="auto"/>
                </w:tcBorders>
              </w:tcPr>
            </w:tcPrChange>
          </w:tcPr>
          <w:p w14:paraId="78A2DCE1" w14:textId="3EE3A568" w:rsidR="003C199C" w:rsidDel="00397B87" w:rsidRDefault="00986845" w:rsidP="00436438">
            <w:pPr>
              <w:pStyle w:val="aff0"/>
              <w:rPr>
                <w:del w:id="246" w:author="Автор"/>
              </w:rPr>
            </w:pPr>
            <w:del w:id="247" w:author="Автор">
              <w:r w:rsidRPr="00436438" w:rsidDel="00397B87">
                <w:delText>Лог-файл с деталями выполнения решения, включая возможные ошибки или предупреждения</w:delText>
              </w:r>
            </w:del>
          </w:p>
          <w:p w14:paraId="03983B20" w14:textId="3E4D4E90" w:rsidR="003C199C" w:rsidDel="00397B87" w:rsidRDefault="003C199C" w:rsidP="00436438">
            <w:pPr>
              <w:pStyle w:val="aff0"/>
              <w:rPr>
                <w:del w:id="248" w:author="Автор"/>
              </w:rPr>
            </w:pPr>
          </w:p>
          <w:p w14:paraId="4463CCBB" w14:textId="36CBC49A" w:rsidR="003C199C" w:rsidDel="00397B87" w:rsidRDefault="003C199C" w:rsidP="00436438">
            <w:pPr>
              <w:pStyle w:val="aff0"/>
              <w:rPr>
                <w:del w:id="249" w:author="Автор"/>
              </w:rPr>
            </w:pPr>
          </w:p>
          <w:p w14:paraId="55F1017A" w14:textId="625B3A28" w:rsidR="003C199C" w:rsidRPr="003C199C" w:rsidDel="00397B87" w:rsidRDefault="003C199C" w:rsidP="00436438">
            <w:pPr>
              <w:pStyle w:val="aff0"/>
              <w:rPr>
                <w:del w:id="250" w:author="Автор"/>
              </w:rPr>
            </w:pPr>
          </w:p>
        </w:tc>
        <w:tc>
          <w:tcPr>
            <w:tcW w:w="0" w:type="auto"/>
            <w:tcBorders>
              <w:bottom w:val="single" w:sz="4" w:space="0" w:color="auto"/>
            </w:tcBorders>
            <w:tcPrChange w:id="251" w:author="Автор">
              <w:tcPr>
                <w:tcW w:w="0" w:type="auto"/>
                <w:tcBorders>
                  <w:bottom w:val="single" w:sz="4" w:space="0" w:color="auto"/>
                </w:tcBorders>
              </w:tcPr>
            </w:tcPrChange>
          </w:tcPr>
          <w:p w14:paraId="19D281EF" w14:textId="60D3020C" w:rsidR="00986845" w:rsidRPr="00436438" w:rsidDel="00397B87" w:rsidRDefault="00986845" w:rsidP="00436438">
            <w:pPr>
              <w:pStyle w:val="aff0"/>
              <w:rPr>
                <w:del w:id="252" w:author="Автор"/>
              </w:rPr>
            </w:pPr>
            <w:del w:id="253" w:author="Автор">
              <w:r w:rsidRPr="00436438" w:rsidDel="00397B87">
                <w:delText>Может содержать текстовое описание проблем</w:delText>
              </w:r>
            </w:del>
          </w:p>
        </w:tc>
      </w:tr>
    </w:tbl>
    <w:p w14:paraId="17E49B2B" w14:textId="77777777" w:rsidR="00CA6A64" w:rsidRDefault="00CA6A64" w:rsidP="003C199C">
      <w:pPr>
        <w:pStyle w:val="afe"/>
        <w:rPr>
          <w:ins w:id="254" w:author="Автор"/>
        </w:rPr>
      </w:pPr>
    </w:p>
    <w:p w14:paraId="0E1F5153" w14:textId="5A0872D4" w:rsidR="00CA6A64" w:rsidRPr="00B41161" w:rsidRDefault="00CA6A64">
      <w:pPr>
        <w:shd w:val="clear" w:color="auto" w:fill="auto"/>
        <w:spacing w:after="160" w:line="259" w:lineRule="auto"/>
        <w:ind w:firstLine="0"/>
        <w:jc w:val="left"/>
        <w:textAlignment w:val="auto"/>
        <w:pPrChange w:id="255" w:author="Автор">
          <w:pPr>
            <w:pStyle w:val="afe"/>
          </w:pPr>
        </w:pPrChange>
      </w:pPr>
      <w:ins w:id="256" w:author="Автор">
        <w:del w:id="257" w:author="Автор">
          <w:r w:rsidDel="006A7D6B">
            <w:br w:type="page"/>
          </w:r>
        </w:del>
      </w:ins>
      <w:commentRangeStart w:id="258"/>
      <w:del w:id="259" w:author="Автор">
        <w:r w:rsidR="001A3956" w:rsidDel="00CA6A64">
          <w:delText>Окончание т</w:delText>
        </w:r>
        <w:r w:rsidR="001A3956" w:rsidRPr="003C199C" w:rsidDel="00CA6A64">
          <w:delText>аблиц</w:delText>
        </w:r>
        <w:r w:rsidR="001A3956" w:rsidDel="00CA6A64">
          <w:delText>ы</w:delText>
        </w:r>
        <w:r w:rsidR="001A3956" w:rsidRPr="003C199C" w:rsidDel="00CA6A64">
          <w:delText xml:space="preserve"> 2.3</w:delText>
        </w:r>
        <w:commentRangeEnd w:id="258"/>
        <w:r w:rsidR="00503B8A" w:rsidDel="00CA6A64">
          <w:rPr>
            <w:rStyle w:val="aff9"/>
          </w:rPr>
          <w:commentReference w:id="258"/>
        </w:r>
      </w:del>
    </w:p>
    <w:tbl>
      <w:tblPr>
        <w:tblStyle w:val="aa"/>
        <w:tblW w:w="0" w:type="auto"/>
        <w:tblLook w:val="04A0" w:firstRow="1" w:lastRow="0" w:firstColumn="1" w:lastColumn="0" w:noHBand="0" w:noVBand="1"/>
        <w:tblPrChange w:id="260" w:author="Автор">
          <w:tblPr>
            <w:tblStyle w:val="aa"/>
            <w:tblW w:w="0" w:type="auto"/>
            <w:tblLook w:val="04A0" w:firstRow="1" w:lastRow="0" w:firstColumn="1" w:lastColumn="0" w:noHBand="0" w:noVBand="1"/>
          </w:tblPr>
        </w:tblPrChange>
      </w:tblPr>
      <w:tblGrid>
        <w:gridCol w:w="1271"/>
        <w:gridCol w:w="4536"/>
        <w:gridCol w:w="3538"/>
        <w:tblGridChange w:id="261">
          <w:tblGrid>
            <w:gridCol w:w="1271"/>
            <w:gridCol w:w="1844"/>
            <w:gridCol w:w="2692"/>
            <w:gridCol w:w="423"/>
            <w:gridCol w:w="3115"/>
          </w:tblGrid>
        </w:tblGridChange>
      </w:tblGrid>
      <w:tr w:rsidR="003C199C" w14:paraId="12FE2E69" w14:textId="77777777" w:rsidTr="001F182F">
        <w:tc>
          <w:tcPr>
            <w:tcW w:w="1271" w:type="dxa"/>
            <w:tcPrChange w:id="262" w:author="Автор">
              <w:tcPr>
                <w:tcW w:w="3115" w:type="dxa"/>
                <w:gridSpan w:val="2"/>
              </w:tcPr>
            </w:tcPrChange>
          </w:tcPr>
          <w:p w14:paraId="1ED7CE46" w14:textId="4CAF89D8" w:rsidR="003C199C" w:rsidRPr="00436438" w:rsidRDefault="003C199C">
            <w:pPr>
              <w:pStyle w:val="aff0"/>
              <w:jc w:val="center"/>
              <w:pPrChange w:id="263" w:author="Автор">
                <w:pPr>
                  <w:pStyle w:val="aff0"/>
                </w:pPr>
              </w:pPrChange>
            </w:pPr>
            <w:r w:rsidRPr="00436438">
              <w:lastRenderedPageBreak/>
              <w:t>1</w:t>
            </w:r>
          </w:p>
        </w:tc>
        <w:tc>
          <w:tcPr>
            <w:tcW w:w="4536" w:type="dxa"/>
            <w:tcPrChange w:id="264" w:author="Автор">
              <w:tcPr>
                <w:tcW w:w="3115" w:type="dxa"/>
                <w:gridSpan w:val="2"/>
              </w:tcPr>
            </w:tcPrChange>
          </w:tcPr>
          <w:p w14:paraId="581108B4" w14:textId="0547FA2A" w:rsidR="003C199C" w:rsidRPr="00436438" w:rsidRDefault="003C199C">
            <w:pPr>
              <w:pStyle w:val="aff0"/>
              <w:jc w:val="center"/>
              <w:pPrChange w:id="265" w:author="Автор">
                <w:pPr>
                  <w:pStyle w:val="aff0"/>
                </w:pPr>
              </w:pPrChange>
            </w:pPr>
            <w:r w:rsidRPr="00436438">
              <w:t>2</w:t>
            </w:r>
          </w:p>
        </w:tc>
        <w:tc>
          <w:tcPr>
            <w:tcW w:w="3538" w:type="dxa"/>
            <w:tcPrChange w:id="266" w:author="Автор">
              <w:tcPr>
                <w:tcW w:w="3115" w:type="dxa"/>
              </w:tcPr>
            </w:tcPrChange>
          </w:tcPr>
          <w:p w14:paraId="2087C0DA" w14:textId="3554D6CE" w:rsidR="003C199C" w:rsidRDefault="003C199C">
            <w:pPr>
              <w:pStyle w:val="aff0"/>
              <w:jc w:val="center"/>
              <w:pPrChange w:id="267" w:author="Автор">
                <w:pPr>
                  <w:pStyle w:val="aff0"/>
                </w:pPr>
              </w:pPrChange>
            </w:pPr>
            <w:r w:rsidRPr="00436438">
              <w:t>3</w:t>
            </w:r>
          </w:p>
        </w:tc>
      </w:tr>
      <w:tr w:rsidR="00CA6A64" w14:paraId="48CDFC82" w14:textId="77777777" w:rsidTr="001F182F">
        <w:trPr>
          <w:ins w:id="268" w:author="Автор"/>
        </w:trPr>
        <w:tc>
          <w:tcPr>
            <w:tcW w:w="1271" w:type="dxa"/>
          </w:tcPr>
          <w:p w14:paraId="14D42425" w14:textId="1B87F200" w:rsidR="00CA6A64" w:rsidRPr="00436438" w:rsidRDefault="00CA6A64" w:rsidP="00CA6A64">
            <w:pPr>
              <w:pStyle w:val="aff0"/>
              <w:rPr>
                <w:ins w:id="269" w:author="Автор"/>
              </w:rPr>
            </w:pPr>
            <w:proofErr w:type="spellStart"/>
            <w:ins w:id="270" w:author="Автор">
              <w:r w:rsidRPr="00436438">
                <w:t>time</w:t>
              </w:r>
              <w:proofErr w:type="spellEnd"/>
            </w:ins>
          </w:p>
        </w:tc>
        <w:tc>
          <w:tcPr>
            <w:tcW w:w="4536" w:type="dxa"/>
          </w:tcPr>
          <w:p w14:paraId="297B4EB9" w14:textId="495B9F46" w:rsidR="00CA6A64" w:rsidRPr="00436438" w:rsidRDefault="00CA6A64" w:rsidP="00CA6A64">
            <w:pPr>
              <w:pStyle w:val="aff0"/>
              <w:rPr>
                <w:ins w:id="271" w:author="Автор"/>
              </w:rPr>
            </w:pPr>
            <w:ins w:id="272" w:author="Автор">
              <w:r w:rsidRPr="00436438">
                <w:t>Время, затраченное на выполнение решения</w:t>
              </w:r>
            </w:ins>
          </w:p>
        </w:tc>
        <w:tc>
          <w:tcPr>
            <w:tcW w:w="3538" w:type="dxa"/>
          </w:tcPr>
          <w:p w14:paraId="7A87DA48" w14:textId="5AFA1FE3" w:rsidR="00CA6A64" w:rsidRPr="00436438" w:rsidRDefault="00CA6A64" w:rsidP="00CA6A64">
            <w:pPr>
              <w:pStyle w:val="aff0"/>
              <w:rPr>
                <w:ins w:id="273" w:author="Автор"/>
              </w:rPr>
            </w:pPr>
            <w:ins w:id="274" w:author="Автор">
              <w:r w:rsidRPr="00436438">
                <w:t>Значение с плавающей точкой, указывает на время в секундах</w:t>
              </w:r>
            </w:ins>
          </w:p>
        </w:tc>
      </w:tr>
      <w:tr w:rsidR="00CA6A64" w14:paraId="6195B26E" w14:textId="77777777" w:rsidTr="001F182F">
        <w:trPr>
          <w:ins w:id="275" w:author="Автор"/>
        </w:trPr>
        <w:tc>
          <w:tcPr>
            <w:tcW w:w="1271" w:type="dxa"/>
          </w:tcPr>
          <w:p w14:paraId="5D3CFE96" w14:textId="15B8E15F" w:rsidR="00CA6A64" w:rsidRPr="00FF68F3" w:rsidRDefault="00CA6A64" w:rsidP="00CA6A64">
            <w:pPr>
              <w:pStyle w:val="aff0"/>
              <w:rPr>
                <w:ins w:id="276" w:author="Автор"/>
              </w:rPr>
            </w:pPr>
            <w:proofErr w:type="spellStart"/>
            <w:ins w:id="277" w:author="Автор">
              <w:r w:rsidRPr="00436438">
                <w:t>logs</w:t>
              </w:r>
              <w:proofErr w:type="spellEnd"/>
            </w:ins>
          </w:p>
        </w:tc>
        <w:tc>
          <w:tcPr>
            <w:tcW w:w="4536" w:type="dxa"/>
          </w:tcPr>
          <w:p w14:paraId="07FFA56D" w14:textId="70AAA8DD" w:rsidR="00CA6A64" w:rsidRPr="00FF68F3" w:rsidRDefault="00CA6A64" w:rsidP="00CA6A64">
            <w:pPr>
              <w:pStyle w:val="aff0"/>
              <w:rPr>
                <w:ins w:id="278" w:author="Автор"/>
              </w:rPr>
            </w:pPr>
            <w:ins w:id="279" w:author="Автор">
              <w:r w:rsidRPr="00436438">
                <w:t>Лог-файл с деталями выполнения решения, включая возможные ошибки или предупреждения</w:t>
              </w:r>
            </w:ins>
          </w:p>
        </w:tc>
        <w:tc>
          <w:tcPr>
            <w:tcW w:w="3538" w:type="dxa"/>
          </w:tcPr>
          <w:p w14:paraId="7579ED68" w14:textId="5E1D1EB2" w:rsidR="00CA6A64" w:rsidRPr="00FF68F3" w:rsidRDefault="00CA6A64" w:rsidP="00CA6A64">
            <w:pPr>
              <w:pStyle w:val="aff0"/>
              <w:rPr>
                <w:ins w:id="280" w:author="Автор"/>
              </w:rPr>
            </w:pPr>
            <w:ins w:id="281" w:author="Автор">
              <w:r w:rsidRPr="00436438">
                <w:t>Может содержать текстовое описание проблем</w:t>
              </w:r>
            </w:ins>
          </w:p>
        </w:tc>
      </w:tr>
      <w:tr w:rsidR="00CA6A64" w14:paraId="3AC565A4" w14:textId="77777777" w:rsidTr="001F182F">
        <w:tc>
          <w:tcPr>
            <w:tcW w:w="1271" w:type="dxa"/>
            <w:tcPrChange w:id="282" w:author="Автор">
              <w:tcPr>
                <w:tcW w:w="3115" w:type="dxa"/>
                <w:gridSpan w:val="2"/>
              </w:tcPr>
            </w:tcPrChange>
          </w:tcPr>
          <w:p w14:paraId="4695C896" w14:textId="543524BF" w:rsidR="00CA6A64" w:rsidRPr="00FF68F3" w:rsidRDefault="00CA6A64" w:rsidP="00CA6A64">
            <w:pPr>
              <w:pStyle w:val="aff0"/>
            </w:pPr>
            <w:proofErr w:type="spellStart"/>
            <w:r w:rsidRPr="00FF68F3">
              <w:t>junit_xml</w:t>
            </w:r>
            <w:proofErr w:type="spellEnd"/>
          </w:p>
        </w:tc>
        <w:tc>
          <w:tcPr>
            <w:tcW w:w="4536" w:type="dxa"/>
            <w:tcPrChange w:id="283" w:author="Автор">
              <w:tcPr>
                <w:tcW w:w="3115" w:type="dxa"/>
                <w:gridSpan w:val="2"/>
              </w:tcPr>
            </w:tcPrChange>
          </w:tcPr>
          <w:p w14:paraId="7B3CF8E2" w14:textId="15CF99F7" w:rsidR="00CA6A64" w:rsidRPr="00FF68F3" w:rsidRDefault="00CA6A64" w:rsidP="00CA6A64">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538" w:type="dxa"/>
            <w:tcPrChange w:id="284" w:author="Автор">
              <w:tcPr>
                <w:tcW w:w="3115" w:type="dxa"/>
              </w:tcPr>
            </w:tcPrChange>
          </w:tcPr>
          <w:p w14:paraId="6D24E07F" w14:textId="585265C1" w:rsidR="00CA6A64" w:rsidRPr="00FF68F3" w:rsidRDefault="00CA6A64" w:rsidP="00CA6A64">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CA6A64" w14:paraId="7B8785A4" w14:textId="77777777" w:rsidTr="001F182F">
        <w:tc>
          <w:tcPr>
            <w:tcW w:w="1271" w:type="dxa"/>
            <w:tcPrChange w:id="285" w:author="Автор">
              <w:tcPr>
                <w:tcW w:w="3115" w:type="dxa"/>
                <w:gridSpan w:val="2"/>
              </w:tcPr>
            </w:tcPrChange>
          </w:tcPr>
          <w:p w14:paraId="41D92802" w14:textId="6C1692D3" w:rsidR="00CA6A64" w:rsidRPr="00FF68F3" w:rsidRDefault="00CA6A64" w:rsidP="00CA6A64">
            <w:pPr>
              <w:pStyle w:val="aff0"/>
            </w:pPr>
            <w:proofErr w:type="spellStart"/>
            <w:r w:rsidRPr="00FF68F3">
              <w:t>solved</w:t>
            </w:r>
            <w:proofErr w:type="spellEnd"/>
          </w:p>
        </w:tc>
        <w:tc>
          <w:tcPr>
            <w:tcW w:w="4536" w:type="dxa"/>
            <w:tcPrChange w:id="286" w:author="Автор">
              <w:tcPr>
                <w:tcW w:w="3115" w:type="dxa"/>
                <w:gridSpan w:val="2"/>
              </w:tcPr>
            </w:tcPrChange>
          </w:tcPr>
          <w:p w14:paraId="42E0AFFD" w14:textId="390B9034" w:rsidR="00CA6A64" w:rsidRPr="00FF68F3" w:rsidRDefault="00CA6A64" w:rsidP="00CA6A64">
            <w:pPr>
              <w:pStyle w:val="aff0"/>
            </w:pPr>
            <w:r w:rsidRPr="00FF68F3">
              <w:t>Индикатор того, решена ли задача успешно</w:t>
            </w:r>
          </w:p>
        </w:tc>
        <w:tc>
          <w:tcPr>
            <w:tcW w:w="3538" w:type="dxa"/>
            <w:tcPrChange w:id="287" w:author="Автор">
              <w:tcPr>
                <w:tcW w:w="3115" w:type="dxa"/>
              </w:tcPr>
            </w:tcPrChange>
          </w:tcPr>
          <w:p w14:paraId="40CC5FE4" w14:textId="0BA7F5EF" w:rsidR="00CA6A64" w:rsidRPr="00FF68F3" w:rsidRDefault="00CA6A64" w:rsidP="00CA6A64">
            <w:pPr>
              <w:pStyle w:val="aff0"/>
            </w:pPr>
            <w:r w:rsidRPr="00FF68F3">
              <w:t>Логическое значение</w:t>
            </w:r>
          </w:p>
        </w:tc>
      </w:tr>
    </w:tbl>
    <w:p w14:paraId="64D9BA22" w14:textId="28E7C40C" w:rsidR="00353242" w:rsidRPr="00BB45B9" w:rsidRDefault="00353242" w:rsidP="00BB45B9">
      <w:pPr>
        <w:pStyle w:val="3"/>
      </w:pPr>
      <w:bookmarkStart w:id="288" w:name="_Toc166412643"/>
      <w:bookmarkStart w:id="289" w:name="_Toc166412918"/>
      <w:bookmarkStart w:id="290" w:name="_Toc166914860"/>
      <w:bookmarkStart w:id="291" w:name="_Toc167623489"/>
      <w:r w:rsidRPr="00BB45B9">
        <w:t>2.2.4 Описание структуры «Пользователь»</w:t>
      </w:r>
      <w:bookmarkEnd w:id="288"/>
      <w:bookmarkEnd w:id="289"/>
      <w:bookmarkEnd w:id="290"/>
      <w:bookmarkEnd w:id="291"/>
    </w:p>
    <w:p w14:paraId="0314AD0C" w14:textId="3DBA1463" w:rsidR="003C199C" w:rsidRPr="000A3A1A" w:rsidRDefault="00396B9B" w:rsidP="00396B9B">
      <w:commentRangeStart w:id="292"/>
      <w:r>
        <w:t>Структура пользователя довольно простая</w:t>
      </w:r>
      <w:commentRangeEnd w:id="292"/>
      <w:r w:rsidR="008504E4">
        <w:rPr>
          <w:rStyle w:val="aff9"/>
        </w:rPr>
        <w:commentReference w:id="292"/>
      </w:r>
      <w:r>
        <w:t>, ее описание представлено в таблице 2.4.</w:t>
      </w:r>
      <w:ins w:id="293" w:author="Автор">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del w:id="294" w:author="Автор">
          <w:r w:rsidR="001C3CB0" w:rsidDel="000C00AB">
            <w:delText>и</w:delText>
          </w:r>
        </w:del>
        <w:r w:rsidR="001C3CB0">
          <w:t xml:space="preserve"> прогресса решения задач</w:t>
        </w:r>
        <w:del w:id="295" w:author="Автор">
          <w:r w:rsidR="00487BF8" w:rsidDel="001C3CB0">
            <w:delText>.</w:delText>
          </w:r>
        </w:del>
        <w:r w:rsidR="001C3CB0">
          <w:t>.</w:t>
        </w:r>
        <w:r w:rsidR="00487BF8">
          <w:t xml:space="preserve"> </w:t>
        </w:r>
      </w:ins>
    </w:p>
    <w:p w14:paraId="1E0F9DB5" w14:textId="7D8286D4" w:rsidR="00396B9B" w:rsidRPr="003C199C" w:rsidRDefault="00396B9B" w:rsidP="00396B9B">
      <w:pPr>
        <w:pStyle w:val="afe"/>
      </w:pPr>
      <w:r w:rsidRPr="003C199C">
        <w:t>Таблица 2.</w:t>
      </w:r>
      <w:r>
        <w:t>4</w:t>
      </w:r>
      <w:r w:rsidRPr="003C199C">
        <w:t xml:space="preserve"> – Описание структуры «</w:t>
      </w:r>
      <w:commentRangeStart w:id="296"/>
      <w:commentRangeStart w:id="297"/>
      <w:r>
        <w:t>Пользователь</w:t>
      </w:r>
      <w:commentRangeEnd w:id="296"/>
      <w:r w:rsidR="009C41E5">
        <w:rPr>
          <w:rStyle w:val="aff9"/>
        </w:rPr>
        <w:commentReference w:id="296"/>
      </w:r>
      <w:commentRangeEnd w:id="297"/>
      <w:r w:rsidR="005B219C">
        <w:rPr>
          <w:rStyle w:val="aff9"/>
        </w:rPr>
        <w:commentReference w:id="297"/>
      </w:r>
      <w:r w:rsidRPr="003C199C">
        <w:t>»</w:t>
      </w:r>
    </w:p>
    <w:tbl>
      <w:tblPr>
        <w:tblStyle w:val="aa"/>
        <w:tblW w:w="0" w:type="auto"/>
        <w:tblLook w:val="04A0" w:firstRow="1" w:lastRow="0" w:firstColumn="1" w:lastColumn="0" w:noHBand="0" w:noVBand="1"/>
      </w:tblPr>
      <w:tblGrid>
        <w:gridCol w:w="1887"/>
        <w:gridCol w:w="3748"/>
        <w:gridCol w:w="3710"/>
      </w:tblGrid>
      <w:tr w:rsidR="00396B9B" w14:paraId="0C3B74FF" w14:textId="77777777" w:rsidTr="00F720C9">
        <w:tc>
          <w:tcPr>
            <w:tcW w:w="1336" w:type="dxa"/>
            <w:tcBorders>
              <w:bottom w:val="single" w:sz="4" w:space="0" w:color="auto"/>
            </w:tcBorders>
          </w:tcPr>
          <w:p w14:paraId="5821D7E2" w14:textId="77777777" w:rsidR="00396B9B" w:rsidRPr="007167EA" w:rsidRDefault="00396B9B">
            <w:pPr>
              <w:pStyle w:val="aff0"/>
              <w:jc w:val="center"/>
              <w:pPrChange w:id="298" w:author="Автор">
                <w:pPr>
                  <w:pStyle w:val="aff0"/>
                </w:pPr>
              </w:pPrChange>
            </w:pPr>
            <w:r w:rsidRPr="007167EA">
              <w:t>Название</w:t>
            </w:r>
          </w:p>
        </w:tc>
        <w:tc>
          <w:tcPr>
            <w:tcW w:w="4325" w:type="dxa"/>
            <w:tcBorders>
              <w:bottom w:val="single" w:sz="4" w:space="0" w:color="auto"/>
            </w:tcBorders>
          </w:tcPr>
          <w:p w14:paraId="2563DC9C" w14:textId="77777777" w:rsidR="00396B9B" w:rsidRPr="007167EA" w:rsidRDefault="00396B9B">
            <w:pPr>
              <w:pStyle w:val="aff0"/>
              <w:jc w:val="center"/>
              <w:pPrChange w:id="299" w:author="Автор">
                <w:pPr>
                  <w:pStyle w:val="aff0"/>
                </w:pPr>
              </w:pPrChange>
            </w:pPr>
            <w:r w:rsidRPr="007167EA">
              <w:t>Описание</w:t>
            </w:r>
          </w:p>
        </w:tc>
        <w:tc>
          <w:tcPr>
            <w:tcW w:w="3684" w:type="dxa"/>
            <w:tcBorders>
              <w:bottom w:val="single" w:sz="4" w:space="0" w:color="auto"/>
            </w:tcBorders>
          </w:tcPr>
          <w:p w14:paraId="0313088B" w14:textId="77777777" w:rsidR="00396B9B" w:rsidRPr="007167EA" w:rsidRDefault="00396B9B">
            <w:pPr>
              <w:pStyle w:val="aff0"/>
              <w:jc w:val="center"/>
              <w:pPrChange w:id="300" w:author="Автор">
                <w:pPr>
                  <w:pStyle w:val="aff0"/>
                </w:pPr>
              </w:pPrChange>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pPr>
              <w:pStyle w:val="aff0"/>
              <w:jc w:val="center"/>
              <w:pPrChange w:id="301" w:author="Автор">
                <w:pPr>
                  <w:pStyle w:val="aff0"/>
                </w:pPr>
              </w:pPrChange>
            </w:pPr>
            <w:r w:rsidRPr="007167EA">
              <w:t>1</w:t>
            </w:r>
          </w:p>
        </w:tc>
        <w:tc>
          <w:tcPr>
            <w:tcW w:w="4325" w:type="dxa"/>
            <w:tcBorders>
              <w:bottom w:val="nil"/>
            </w:tcBorders>
          </w:tcPr>
          <w:p w14:paraId="165F1A0C" w14:textId="77777777" w:rsidR="00396B9B" w:rsidRPr="007167EA" w:rsidRDefault="00396B9B">
            <w:pPr>
              <w:pStyle w:val="aff0"/>
              <w:jc w:val="center"/>
              <w:pPrChange w:id="302" w:author="Автор">
                <w:pPr>
                  <w:pStyle w:val="aff0"/>
                </w:pPr>
              </w:pPrChange>
            </w:pPr>
            <w:r w:rsidRPr="007167EA">
              <w:t>2</w:t>
            </w:r>
          </w:p>
        </w:tc>
        <w:tc>
          <w:tcPr>
            <w:tcW w:w="3684" w:type="dxa"/>
            <w:tcBorders>
              <w:bottom w:val="nil"/>
            </w:tcBorders>
          </w:tcPr>
          <w:p w14:paraId="59770D55" w14:textId="77777777" w:rsidR="00396B9B" w:rsidRPr="007167EA" w:rsidRDefault="00396B9B">
            <w:pPr>
              <w:pStyle w:val="aff0"/>
              <w:jc w:val="center"/>
              <w:pPrChange w:id="303" w:author="Автор">
                <w:pPr>
                  <w:pStyle w:val="aff0"/>
                </w:pPr>
              </w:pPrChange>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F720C9">
        <w:tc>
          <w:tcPr>
            <w:tcW w:w="0" w:type="auto"/>
            <w:hideMark/>
          </w:tcPr>
          <w:p w14:paraId="335C5E01" w14:textId="77777777" w:rsidR="00F720C9" w:rsidRPr="007167EA" w:rsidRDefault="00F720C9" w:rsidP="007167EA">
            <w:pPr>
              <w:pStyle w:val="aff0"/>
            </w:pPr>
            <w:proofErr w:type="spellStart"/>
            <w:r w:rsidRPr="007167EA">
              <w:t>id</w:t>
            </w:r>
            <w:proofErr w:type="spellEnd"/>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F720C9">
        <w:tc>
          <w:tcPr>
            <w:tcW w:w="0" w:type="auto"/>
            <w:hideMark/>
          </w:tcPr>
          <w:p w14:paraId="72E34AA7" w14:textId="77777777" w:rsidR="00F720C9" w:rsidRPr="007167EA" w:rsidRDefault="00F720C9" w:rsidP="007167EA">
            <w:pPr>
              <w:pStyle w:val="aff0"/>
            </w:pPr>
            <w:proofErr w:type="spellStart"/>
            <w:r w:rsidRPr="007167EA">
              <w:t>username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F720C9">
        <w:tc>
          <w:tcPr>
            <w:tcW w:w="0" w:type="auto"/>
            <w:hideMark/>
          </w:tcPr>
          <w:p w14:paraId="7E5293AE" w14:textId="77777777" w:rsidR="00F720C9" w:rsidRPr="007167EA" w:rsidRDefault="00F720C9" w:rsidP="007167EA">
            <w:pPr>
              <w:pStyle w:val="aff0"/>
            </w:pPr>
            <w:commentRangeStart w:id="304"/>
            <w:commentRangeStart w:id="305"/>
            <w:proofErr w:type="spellStart"/>
            <w:r w:rsidRPr="007167EA">
              <w:t>password</w:t>
            </w:r>
            <w:commentRangeEnd w:id="304"/>
            <w:proofErr w:type="spellEnd"/>
            <w:r w:rsidR="00F24855">
              <w:rPr>
                <w:rStyle w:val="aff9"/>
              </w:rPr>
              <w:commentReference w:id="304"/>
            </w:r>
            <w:commentRangeEnd w:id="305"/>
            <w:r w:rsidR="005B219C">
              <w:rPr>
                <w:rStyle w:val="aff9"/>
              </w:rPr>
              <w:commentReference w:id="305"/>
            </w:r>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F720C9">
        <w:tc>
          <w:tcPr>
            <w:tcW w:w="0" w:type="auto"/>
            <w:hideMark/>
          </w:tcPr>
          <w:p w14:paraId="22483C54" w14:textId="77777777" w:rsidR="00F720C9" w:rsidRPr="007167EA" w:rsidRDefault="00F720C9" w:rsidP="007167EA">
            <w:pPr>
              <w:pStyle w:val="aff0"/>
            </w:pPr>
            <w:proofErr w:type="spellStart"/>
            <w:r w:rsidRPr="007167EA">
              <w:t>image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374CA5E0" w:rsidR="00EB7468" w:rsidRDefault="00EB7468" w:rsidP="00BB45B9">
      <w:pPr>
        <w:pStyle w:val="2"/>
      </w:pPr>
      <w:bookmarkStart w:id="306" w:name="_Toc166412644"/>
      <w:bookmarkStart w:id="307" w:name="_Toc167623490"/>
      <w:r>
        <w:t>2.</w:t>
      </w:r>
      <w:r w:rsidRPr="000D6875">
        <w:t>3</w:t>
      </w:r>
      <w:r>
        <w:t xml:space="preserve"> Проектирование базы данных</w:t>
      </w:r>
      <w:bookmarkEnd w:id="306"/>
      <w:bookmarkEnd w:id="307"/>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59D13735" w:rsidR="002B39B4" w:rsidRDefault="002B39B4" w:rsidP="002B39B4">
      <w:r>
        <w:t xml:space="preserve">В этом разделе рассмотрены основные таблицы базы данных, такие как: пользователь, решение и результат решения. </w:t>
      </w:r>
    </w:p>
    <w:p w14:paraId="4A3FD6CD" w14:textId="37ED5A08" w:rsidR="002B39B4" w:rsidRDefault="002B39B4" w:rsidP="002B39B4">
      <w:r>
        <w:lastRenderedPageBreak/>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2875F255" w14:textId="3E778D5B" w:rsidR="007167EA" w:rsidRPr="00745F04"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r w:rsidR="00F83ECE">
        <w:t>Диаграмма</w:t>
      </w:r>
      <w:r w:rsidR="00F83ECE" w:rsidRPr="000D6875">
        <w:t xml:space="preserve">, </w:t>
      </w:r>
      <w:r w:rsidR="00F83ECE">
        <w:t>описывающая</w:t>
      </w:r>
      <w:r w:rsidR="00865D7B">
        <w:t xml:space="preserve"> схему базы данных представлена на рисунке 2.1.</w:t>
      </w:r>
    </w:p>
    <w:p w14:paraId="0446C151" w14:textId="5A3CB7B5" w:rsidR="007B774D" w:rsidRDefault="007B774D" w:rsidP="007B774D">
      <w:pPr>
        <w:pStyle w:val="afa"/>
      </w:pPr>
      <w:r w:rsidRPr="007B774D">
        <w:drawing>
          <wp:inline distT="0" distB="0" distL="0" distR="0" wp14:anchorId="5BEDA312" wp14:editId="4695C2DA">
            <wp:extent cx="4824536" cy="4580537"/>
            <wp:effectExtent l="0" t="0" r="0" b="0"/>
            <wp:docPr id="3" name="Рисунок 4">
              <a:extLst xmlns:a="http://schemas.openxmlformats.org/drawingml/2006/main">
                <a:ext uri="{FF2B5EF4-FFF2-40B4-BE49-F238E27FC236}">
                  <a16:creationId xmlns:a16="http://schemas.microsoft.com/office/drawing/2014/main" id="{B1D3F086-25B5-443D-968F-E2AE12FD5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B1D3F086-25B5-443D-968F-E2AE12FD5BC5}"/>
                        </a:ext>
                      </a:extLst>
                    </pic:cNvPr>
                    <pic:cNvPicPr>
                      <a:picLocks noChangeAspect="1"/>
                    </pic:cNvPicPr>
                  </pic:nvPicPr>
                  <pic:blipFill>
                    <a:blip r:embed="rId14"/>
                    <a:stretch>
                      <a:fillRect/>
                    </a:stretch>
                  </pic:blipFill>
                  <pic:spPr>
                    <a:xfrm>
                      <a:off x="0" y="0"/>
                      <a:ext cx="4824536" cy="4580537"/>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7F75C589" w:rsidR="00562557" w:rsidRDefault="00562557" w:rsidP="00BB45B9">
      <w:pPr>
        <w:pStyle w:val="2"/>
      </w:pPr>
      <w:bookmarkStart w:id="308" w:name="_Hlk166243972"/>
      <w:bookmarkStart w:id="309" w:name="_Toc167623491"/>
      <w:r>
        <w:t xml:space="preserve">2.4 Проектирование </w:t>
      </w:r>
      <w:proofErr w:type="spellStart"/>
      <w:r w:rsidR="00AD521C">
        <w:t>микросервисной</w:t>
      </w:r>
      <w:proofErr w:type="spellEnd"/>
      <w:r w:rsidR="00AD521C">
        <w:t xml:space="preserve"> </w:t>
      </w:r>
      <w:bookmarkEnd w:id="308"/>
      <w:r>
        <w:t>архитектуры приложения</w:t>
      </w:r>
      <w:bookmarkEnd w:id="309"/>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1322CF4D" w:rsidR="00CA703A" w:rsidRPr="006A39B4" w:rsidRDefault="00CA703A" w:rsidP="00CA703A">
      <w:r>
        <w:lastRenderedPageBreak/>
        <w:t xml:space="preserve">Решено разделить приложение на три связанных между собой </w:t>
      </w:r>
      <w:proofErr w:type="spellStart"/>
      <w:r>
        <w:t>микросервиса</w:t>
      </w:r>
      <w:proofErr w:type="spellEnd"/>
      <w:r>
        <w:t xml:space="preserve">: </w:t>
      </w:r>
      <w:commentRangeStart w:id="310"/>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commentRangeEnd w:id="310"/>
      <w:r w:rsidR="00D45E26">
        <w:rPr>
          <w:rStyle w:val="aff9"/>
        </w:rPr>
        <w:commentReference w:id="310"/>
      </w:r>
    </w:p>
    <w:p w14:paraId="21A95ACE" w14:textId="07E531D6" w:rsidR="00CA703A" w:rsidRPr="006A39B4" w:rsidRDefault="00CA703A" w:rsidP="00BB45B9">
      <w:pPr>
        <w:pStyle w:val="3"/>
      </w:pPr>
      <w:bookmarkStart w:id="311" w:name="_Toc166412921"/>
      <w:bookmarkStart w:id="312" w:name="_Toc166914863"/>
      <w:bookmarkStart w:id="313" w:name="_Toc167623492"/>
      <w:r>
        <w:t xml:space="preserve">2.4.1 Проектирования </w:t>
      </w:r>
      <w:r w:rsidR="006A39B4">
        <w:t xml:space="preserve">центрального </w:t>
      </w:r>
      <w:r>
        <w:t>веб-сервера</w:t>
      </w:r>
      <w:bookmarkEnd w:id="311"/>
      <w:bookmarkEnd w:id="312"/>
      <w:bookmarkEnd w:id="313"/>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09F8B538" w:rsidR="00F11308" w:rsidRPr="00F11308" w:rsidRDefault="00F11308" w:rsidP="00BB45B9">
      <w:pPr>
        <w:pStyle w:val="3"/>
      </w:pPr>
      <w:bookmarkStart w:id="314" w:name="_Toc166412922"/>
      <w:bookmarkStart w:id="315" w:name="_Toc166914864"/>
      <w:bookmarkStart w:id="316" w:name="_Toc167623493"/>
      <w:r>
        <w:t>2.4.2 Проектирования сервиса «</w:t>
      </w:r>
      <w:r>
        <w:rPr>
          <w:lang w:val="en-US"/>
        </w:rPr>
        <w:t>test</w:t>
      </w:r>
      <w:r w:rsidRPr="00C476E8">
        <w:t>-</w:t>
      </w:r>
      <w:r>
        <w:rPr>
          <w:lang w:val="en-US"/>
        </w:rPr>
        <w:t>runner</w:t>
      </w:r>
      <w:r>
        <w:t>»</w:t>
      </w:r>
      <w:bookmarkEnd w:id="314"/>
      <w:bookmarkEnd w:id="315"/>
      <w:bookmarkEnd w:id="316"/>
    </w:p>
    <w:p w14:paraId="50F43F70" w14:textId="70267E66" w:rsidR="00D53D68" w:rsidRDefault="00C476E8" w:rsidP="00CA703A">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w:t>
      </w:r>
      <w:commentRangeStart w:id="317"/>
      <w:r w:rsidRPr="00C476E8">
        <w:t xml:space="preserve">Он получает запросы </w:t>
      </w:r>
      <w:commentRangeEnd w:id="317"/>
      <w:r w:rsidR="003341CE">
        <w:rPr>
          <w:rStyle w:val="aff9"/>
        </w:rPr>
        <w:commentReference w:id="317"/>
      </w:r>
      <w:r w:rsidRPr="00C476E8">
        <w:t xml:space="preserve">из очереди сообщений </w:t>
      </w:r>
      <w:commentRangeStart w:id="318"/>
      <w:r w:rsidR="002C2A22">
        <w:rPr>
          <w:lang w:val="en-US"/>
        </w:rPr>
        <w:t>Apache</w:t>
      </w:r>
      <w:r w:rsidR="002C2A22" w:rsidRPr="002C2A22">
        <w:t xml:space="preserve"> </w:t>
      </w:r>
      <w:proofErr w:type="spellStart"/>
      <w:r w:rsidRPr="00C476E8">
        <w:t>Kafka</w:t>
      </w:r>
      <w:proofErr w:type="spellEnd"/>
      <w:ins w:id="319" w:author="Автор">
        <w:r w:rsidR="002F0FFE">
          <w:t xml:space="preserve"> </w:t>
        </w:r>
      </w:ins>
      <w:commentRangeEnd w:id="318"/>
      <w:r w:rsidR="00557E2A">
        <w:rPr>
          <w:rStyle w:val="aff9"/>
        </w:rPr>
        <w:commentReference w:id="318"/>
      </w:r>
      <w:r w:rsidR="00887713" w:rsidRPr="00887713">
        <w:t>[5]</w:t>
      </w:r>
      <w:r w:rsidRPr="00C476E8">
        <w:t>, что обеспечивает асинхронное взаимодействие с веб</w:t>
      </w:r>
      <w:r>
        <w:t>-</w:t>
      </w:r>
      <w:r w:rsidRPr="00C476E8">
        <w:t xml:space="preserve">сервером и другими сервисами. </w:t>
      </w:r>
      <w:r w:rsidR="00D53D68" w:rsidRPr="00D53D68">
        <w:t xml:space="preserve">Благодаря использованию очереди, при отказе </w:t>
      </w:r>
      <w:r w:rsidR="00D53D68" w:rsidRPr="00D53D68">
        <w:lastRenderedPageBreak/>
        <w:t>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27739893" w:rsidR="005A3F00" w:rsidRDefault="005A3F00" w:rsidP="00BB45B9">
      <w:pPr>
        <w:pStyle w:val="3"/>
      </w:pPr>
      <w:bookmarkStart w:id="320" w:name="_Toc166412923"/>
      <w:bookmarkStart w:id="321" w:name="_Toc166914865"/>
      <w:bookmarkStart w:id="322" w:name="_Toc167623494"/>
      <w:r>
        <w:t>2.4.3 Проектирования сервиса «</w:t>
      </w:r>
      <w:r>
        <w:rPr>
          <w:lang w:val="en-US"/>
        </w:rPr>
        <w:t>task</w:t>
      </w:r>
      <w:r w:rsidRPr="00C476E8">
        <w:t>-</w:t>
      </w:r>
      <w:r>
        <w:rPr>
          <w:lang w:val="en-US"/>
        </w:rPr>
        <w:t>runner</w:t>
      </w:r>
      <w:r>
        <w:t>»</w:t>
      </w:r>
      <w:bookmarkEnd w:id="320"/>
      <w:bookmarkEnd w:id="321"/>
      <w:bookmarkEnd w:id="322"/>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ins w:id="323" w:author="Автор">
        <w:r w:rsidR="00C32CB3">
          <w:t xml:space="preserve"> </w:t>
        </w:r>
      </w:ins>
      <w:r w:rsidR="00887713" w:rsidRPr="00887713">
        <w:t>[6]</w:t>
      </w:r>
      <w:r>
        <w:t>, обеспечивая эффективный и упорядоченный обмен информацией. После получения запроса от веб-сервера</w:t>
      </w:r>
      <w:commentRangeStart w:id="324"/>
      <w:commentRangeStart w:id="325"/>
      <w:r>
        <w:t xml:space="preserve"> сервис запускает выполнение пользовательской программы в изолированном окружении</w:t>
      </w:r>
      <w:commentRangeEnd w:id="324"/>
      <w:r w:rsidR="00060290">
        <w:rPr>
          <w:rStyle w:val="aff9"/>
        </w:rPr>
        <w:commentReference w:id="324"/>
      </w:r>
      <w:commentRangeEnd w:id="325"/>
      <w:r w:rsidR="00072E00">
        <w:rPr>
          <w:rStyle w:val="aff9"/>
        </w:rPr>
        <w:commentReference w:id="325"/>
      </w:r>
      <w:r>
        <w:t xml:space="preserve">,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 xml:space="preserve">серверу. Такая организация взаимодействия позволяет эффективно и последовательно </w:t>
      </w:r>
      <w:r w:rsidR="00763634">
        <w:lastRenderedPageBreak/>
        <w:t>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5C846EDC" w:rsidR="002A454D" w:rsidRDefault="004B3FD7" w:rsidP="002A454D">
      <w:pPr>
        <w:pStyle w:val="2"/>
      </w:pPr>
      <w:bookmarkStart w:id="326" w:name="_Toc167623495"/>
      <w:r>
        <w:t xml:space="preserve">2.5 Проектирования </w:t>
      </w:r>
      <w:r w:rsidR="00F220B8">
        <w:t>алгоритмов</w:t>
      </w:r>
      <w:bookmarkEnd w:id="326"/>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2E4E5008" w:rsidR="005D560E" w:rsidRDefault="005D560E" w:rsidP="00BB45B9">
      <w:pPr>
        <w:pStyle w:val="3"/>
      </w:pPr>
      <w:r>
        <w:t xml:space="preserve"> </w:t>
      </w:r>
      <w:bookmarkStart w:id="327" w:name="_Toc166412925"/>
      <w:bookmarkStart w:id="328" w:name="_Toc166914867"/>
      <w:bookmarkStart w:id="329" w:name="_Toc167623496"/>
      <w:r>
        <w:t xml:space="preserve">2.5.1 Алгоритм </w:t>
      </w:r>
      <w:r w:rsidR="005827FF">
        <w:t xml:space="preserve">обработки запроса на </w:t>
      </w:r>
      <w:r>
        <w:t>проверк</w:t>
      </w:r>
      <w:r w:rsidR="005827FF">
        <w:t>у</w:t>
      </w:r>
      <w:r>
        <w:t xml:space="preserve"> решения</w:t>
      </w:r>
      <w:bookmarkEnd w:id="327"/>
      <w:bookmarkEnd w:id="328"/>
      <w:bookmarkEnd w:id="329"/>
    </w:p>
    <w:p w14:paraId="15710FE3" w14:textId="5FACD63B" w:rsidR="00930AC8" w:rsidRDefault="00930AC8" w:rsidP="00930AC8">
      <w:r>
        <w:t>Обработка запроса на проверку пользовательского решения</w:t>
      </w:r>
      <w:ins w:id="330" w:author="Автор">
        <w:r w:rsidR="001E3119">
          <w:t xml:space="preserve"> представляет собой</w:t>
        </w:r>
      </w:ins>
      <w:del w:id="331" w:author="Автор">
        <w:r w:rsidDel="001E3119">
          <w:delText xml:space="preserve"> </w:delText>
        </w:r>
        <w:commentRangeStart w:id="332"/>
        <w:r w:rsidDel="001E3119">
          <w:delText>включает</w:delText>
        </w:r>
      </w:del>
      <w:r>
        <w:t xml:space="preserve"> </w:t>
      </w:r>
      <w:commentRangeEnd w:id="332"/>
      <w:r w:rsidR="002324BC">
        <w:rPr>
          <w:rStyle w:val="aff9"/>
        </w:rPr>
        <w:commentReference w:id="332"/>
      </w:r>
      <w:r>
        <w:t xml:space="preserve">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w:t>
      </w:r>
      <w:commentRangeStart w:id="333"/>
      <w:r>
        <w:t>брокера</w:t>
      </w:r>
      <w:commentRangeEnd w:id="333"/>
      <w:r w:rsidR="00F916E6">
        <w:rPr>
          <w:rStyle w:val="aff9"/>
        </w:rPr>
        <w:commentReference w:id="333"/>
      </w:r>
      <w:r>
        <w:t xml:space="preserve">. </w:t>
      </w:r>
      <w:commentRangeStart w:id="334"/>
      <w:del w:id="335" w:author="Автор">
        <w:r w:rsidDel="005C333C">
          <w:delText>Это</w:delText>
        </w:r>
        <w:commentRangeEnd w:id="334"/>
        <w:r w:rsidR="00F916E6" w:rsidDel="005C333C">
          <w:rPr>
            <w:rStyle w:val="aff9"/>
          </w:rPr>
          <w:commentReference w:id="334"/>
        </w:r>
        <w:r w:rsidDel="005C333C">
          <w:delText xml:space="preserve"> распределяет нагрузку между сервисами и обеспечивает асинхронную обработку.</w:delText>
        </w:r>
      </w:del>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522D0695" w:rsidR="00443BD5" w:rsidRDefault="00930AC8" w:rsidP="00930AC8">
      <w:r>
        <w:t xml:space="preserve">Веб-сервер обновляет базу данных и отправляет пользователю информацию о результатах. </w:t>
      </w:r>
      <w:commentRangeStart w:id="336"/>
      <w:del w:id="337" w:author="Автор">
        <w:r w:rsidDel="00C02DE9">
          <w:delText>Такой подход повышает производительность и надежность системы, обеспечивая стабильный процесс обработки запросов</w:delText>
        </w:r>
        <w:commentRangeEnd w:id="336"/>
        <w:r w:rsidR="00301FEA" w:rsidDel="00C02DE9">
          <w:rPr>
            <w:rStyle w:val="aff9"/>
          </w:rPr>
          <w:commentReference w:id="336"/>
        </w:r>
        <w:r w:rsidDel="00C02DE9">
          <w:delText>.</w:delText>
        </w:r>
      </w:del>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253434C" w:rsidR="00FB0EA4" w:rsidRPr="00730DB0" w:rsidRDefault="00FB0EA4" w:rsidP="00BB45B9">
      <w:pPr>
        <w:pStyle w:val="3"/>
      </w:pPr>
      <w:bookmarkStart w:id="338" w:name="_Toc166412926"/>
      <w:bookmarkStart w:id="339" w:name="_Toc166914868"/>
      <w:bookmarkStart w:id="340" w:name="_Toc167623497"/>
      <w:r>
        <w:lastRenderedPageBreak/>
        <w:t>2.5.2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338"/>
      <w:bookmarkEnd w:id="339"/>
      <w:bookmarkEnd w:id="340"/>
    </w:p>
    <w:p w14:paraId="253B3417" w14:textId="796E1A20" w:rsidR="00E06C9B" w:rsidRDefault="006A4977" w:rsidP="006A4977">
      <w:r>
        <w:t xml:space="preserve">Для работы с контейнером с пользовательским кодом требуется свой алгоритм. </w:t>
      </w:r>
      <w:ins w:id="341" w:author="Автор">
        <w:r w:rsidR="0096561D">
          <w:t xml:space="preserve">Контейнер самостоятельно завершает свое выполнение при выполнении всех тестов. </w:t>
        </w:r>
      </w:ins>
      <w:del w:id="342" w:author="Автор">
        <w:r w:rsidDel="007B5B53">
          <w:delText xml:space="preserve">Такой алгоритм по своей природе асинхронен, </w:delText>
        </w:r>
        <w:commentRangeStart w:id="343"/>
        <w:r w:rsidDel="007B5B53">
          <w:delText>поэтому сложен для понимания</w:delText>
        </w:r>
        <w:commentRangeEnd w:id="343"/>
        <w:r w:rsidR="00886AE9" w:rsidDel="007B5B53">
          <w:rPr>
            <w:rStyle w:val="aff9"/>
          </w:rPr>
          <w:commentReference w:id="343"/>
        </w:r>
        <w:r w:rsidDel="007B5B53">
          <w:delText>.</w:delText>
        </w:r>
        <w:r w:rsidR="00E06C9B" w:rsidDel="007B5B53">
          <w:delText xml:space="preserve"> </w:delText>
        </w:r>
      </w:del>
      <w:commentRangeStart w:id="344"/>
      <w:commentRangeStart w:id="345"/>
      <w:r w:rsidR="00E06C9B">
        <w:t>Завершить выполнение контейнера может выход времени выполнения за допустимые значения.</w:t>
      </w:r>
      <w:commentRangeEnd w:id="344"/>
      <w:r w:rsidR="002E7A13">
        <w:rPr>
          <w:rStyle w:val="aff9"/>
        </w:rPr>
        <w:commentReference w:id="344"/>
      </w:r>
      <w:commentRangeEnd w:id="345"/>
      <w:r w:rsidR="000A3A1A">
        <w:rPr>
          <w:rStyle w:val="aff9"/>
        </w:rPr>
        <w:commentReference w:id="345"/>
      </w:r>
      <w:r w:rsidR="00E06C9B">
        <w:t xml:space="preserve"> </w:t>
      </w:r>
    </w:p>
    <w:p w14:paraId="5730323D" w14:textId="0D75736B" w:rsidR="00E06C9B" w:rsidRDefault="00E06C9B" w:rsidP="00E06C9B">
      <w:r>
        <w:t>Применение</w:t>
      </w:r>
      <w:del w:id="346" w:author="Автор">
        <w:r w:rsidDel="00DA6E4B">
          <w:delText xml:space="preserve"> </w:delText>
        </w:r>
        <w:commentRangeStart w:id="347"/>
        <w:commentRangeStart w:id="348"/>
        <w:r w:rsidDel="00DA6E4B">
          <w:delText>алгоритма для</w:delText>
        </w:r>
      </w:del>
      <w:r>
        <w:t xml:space="preserve"> ограничения времени выполнения </w:t>
      </w:r>
      <w:commentRangeEnd w:id="347"/>
      <w:r w:rsidR="00A10671">
        <w:rPr>
          <w:rStyle w:val="aff9"/>
        </w:rPr>
        <w:commentReference w:id="347"/>
      </w:r>
      <w:commentRangeEnd w:id="348"/>
      <w:r w:rsidR="000A3A1A">
        <w:rPr>
          <w:rStyle w:val="aff9"/>
        </w:rPr>
        <w:commentReference w:id="348"/>
      </w:r>
      <w:r>
        <w:t xml:space="preserve">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2506D2B6" w14:textId="6E0F3A09" w:rsidR="005C19DE" w:rsidDel="000A3A1A" w:rsidRDefault="005C19DE" w:rsidP="005C19DE">
      <w:pPr>
        <w:pStyle w:val="a"/>
        <w:rPr>
          <w:del w:id="349" w:author="Автор"/>
        </w:rPr>
      </w:pPr>
      <w:commentRangeStart w:id="350"/>
      <w:del w:id="351" w:author="Автор">
        <w:r w:rsidDel="000A3A1A">
          <w:delText xml:space="preserve">приходит запрос </w:delText>
        </w:r>
        <w:commentRangeEnd w:id="350"/>
        <w:r w:rsidR="00AC484A" w:rsidDel="000A3A1A">
          <w:rPr>
            <w:rStyle w:val="aff9"/>
            <w:lang w:eastAsia="ru-RU"/>
          </w:rPr>
          <w:commentReference w:id="350"/>
        </w:r>
        <w:r w:rsidDel="000A3A1A">
          <w:delText>на проверку решения;</w:delText>
        </w:r>
      </w:del>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6184885" w:rsidR="00615552" w:rsidRDefault="006A4977" w:rsidP="00615552">
      <w:pPr>
        <w:rPr>
          <w:ins w:id="352" w:author="Автор"/>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296E2D" w:rsidRPr="00296E2D">
        <w:t>2</w:t>
      </w:r>
      <w:r w:rsidR="00C05C06">
        <w:rPr>
          <w:rFonts w:eastAsia="Calibri"/>
        </w:rPr>
        <w:t>.</w:t>
      </w:r>
    </w:p>
    <w:p w14:paraId="7CA2F8C5" w14:textId="77777777" w:rsidR="0096561D" w:rsidRPr="00615552" w:rsidRDefault="0096561D" w:rsidP="00615552">
      <w:pPr>
        <w:rPr>
          <w:rFonts w:eastAsia="Calibri"/>
        </w:rPr>
      </w:pPr>
    </w:p>
    <w:p w14:paraId="43FED81B" w14:textId="18ADCF5D"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7853" cy="7509371"/>
                    </a:xfrm>
                    <a:prstGeom prst="rect">
                      <a:avLst/>
                    </a:prstGeom>
                  </pic:spPr>
                </pic:pic>
              </a:graphicData>
            </a:graphic>
          </wp:inline>
        </w:drawing>
      </w:r>
    </w:p>
    <w:p w14:paraId="3B94C2D6" w14:textId="66828142" w:rsidR="00173C9D" w:rsidRDefault="00173C9D" w:rsidP="00173C9D">
      <w:pPr>
        <w:pStyle w:val="afb"/>
        <w:rPr>
          <w:rFonts w:eastAsia="Calibri"/>
        </w:rPr>
      </w:pPr>
      <w:r w:rsidRPr="00464637">
        <w:t>Рисунок 2.</w:t>
      </w:r>
      <w:r w:rsidR="000C0412">
        <w:t>2</w:t>
      </w:r>
      <w:r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534A86B4" w:rsidR="00971148" w:rsidRDefault="00971148" w:rsidP="00971148">
      <w:pPr>
        <w:pStyle w:val="2"/>
      </w:pPr>
      <w:bookmarkStart w:id="353" w:name="_Toc167623498"/>
      <w:r>
        <w:t>2.</w:t>
      </w:r>
      <w:r w:rsidR="009A40E1">
        <w:t>6</w:t>
      </w:r>
      <w:r>
        <w:t xml:space="preserve"> </w:t>
      </w:r>
      <w:r w:rsidR="009A40E1">
        <w:t>Выводы по главе</w:t>
      </w:r>
      <w:bookmarkEnd w:id="353"/>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5A9FCC0F" w:rsidR="00CC752C" w:rsidRDefault="00CC752C" w:rsidP="00A765AC">
      <w:r>
        <w:t xml:space="preserve">Были спроектированы и описаны такие структуры данных, как </w:t>
      </w:r>
      <w:ins w:id="354" w:author="Автор">
        <w:r w:rsidR="00C37448">
          <w:t>З</w:t>
        </w:r>
      </w:ins>
      <w:del w:id="355" w:author="Автор">
        <w:r w:rsidDel="00C37448">
          <w:delText>з</w:delText>
        </w:r>
      </w:del>
      <w:r>
        <w:t xml:space="preserve">адача, </w:t>
      </w:r>
      <w:del w:id="356" w:author="Автор">
        <w:r w:rsidDel="00C37448">
          <w:delText>р</w:delText>
        </w:r>
      </w:del>
      <w:ins w:id="357" w:author="Автор">
        <w:r w:rsidR="00C37448">
          <w:t>Р</w:t>
        </w:r>
      </w:ins>
      <w:r>
        <w:t xml:space="preserve">ешение, </w:t>
      </w:r>
      <w:del w:id="358" w:author="Автор">
        <w:r w:rsidDel="00C37448">
          <w:delText>р</w:delText>
        </w:r>
      </w:del>
      <w:ins w:id="359" w:author="Автор">
        <w:r w:rsidR="00C37448">
          <w:t>Р</w:t>
        </w:r>
      </w:ins>
      <w:r>
        <w:t>езультаты решения,</w:t>
      </w:r>
      <w:r w:rsidR="008A517B">
        <w:t xml:space="preserve"> </w:t>
      </w:r>
      <w:del w:id="360" w:author="Автор">
        <w:r w:rsidR="008A517B" w:rsidDel="00C37448">
          <w:delText>п</w:delText>
        </w:r>
      </w:del>
      <w:ins w:id="361" w:author="Автор">
        <w:r w:rsidR="00C37448">
          <w:t>П</w:t>
        </w:r>
      </w:ins>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362" w:name="_Toc167623499"/>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362"/>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6913E1FE" w:rsidR="007F5527" w:rsidRPr="003C02AF" w:rsidRDefault="007F5527" w:rsidP="007F5527">
      <w:pPr>
        <w:pStyle w:val="2"/>
      </w:pPr>
      <w:bookmarkStart w:id="363" w:name="_Toc167623500"/>
      <w:r>
        <w:t>3.1</w:t>
      </w:r>
      <w:del w:id="364" w:author="Автор">
        <w:r w:rsidDel="00745A51">
          <w:delText xml:space="preserve"> </w:delText>
        </w:r>
        <w:commentRangeStart w:id="365"/>
        <w:r w:rsidR="00934D17" w:rsidDel="00745A51">
          <w:delText>Обоснование</w:delText>
        </w:r>
      </w:del>
      <w:r w:rsidR="00934D17">
        <w:t xml:space="preserve"> </w:t>
      </w:r>
      <w:commentRangeEnd w:id="365"/>
      <w:r w:rsidR="0077507B">
        <w:rPr>
          <w:rStyle w:val="aff9"/>
          <w:b w:val="0"/>
          <w:bCs w:val="0"/>
        </w:rPr>
        <w:commentReference w:id="365"/>
      </w:r>
      <w:ins w:id="366" w:author="Автор">
        <w:r w:rsidR="00745A51">
          <w:t>В</w:t>
        </w:r>
      </w:ins>
      <w:del w:id="367" w:author="Автор">
        <w:r w:rsidR="00934D17" w:rsidDel="00745A51">
          <w:delText>в</w:delText>
        </w:r>
      </w:del>
      <w:r w:rsidR="00934D17">
        <w:t>ыбор</w:t>
      </w:r>
      <w:del w:id="368" w:author="Автор">
        <w:r w:rsidR="00934D17" w:rsidDel="00745A51">
          <w:delText>а</w:delText>
        </w:r>
      </w:del>
      <w:r w:rsidR="00934D17">
        <w:t xml:space="preserve"> средств разработки</w:t>
      </w:r>
      <w:bookmarkEnd w:id="363"/>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ins w:id="369" w:author="Автор">
        <w:r w:rsidR="00A4266B">
          <w:t xml:space="preserve"> </w:t>
        </w:r>
      </w:ins>
      <w:r w:rsidR="00887713" w:rsidRPr="00887713">
        <w:t>[7]</w:t>
      </w:r>
      <w:r w:rsidRPr="003C02AF">
        <w:t xml:space="preserve"> на бэкенде</w:t>
      </w:r>
      <w:r>
        <w:t xml:space="preserve"> с фреймворком </w:t>
      </w:r>
      <w:r>
        <w:rPr>
          <w:lang w:val="en-US"/>
        </w:rPr>
        <w:t>Spring</w:t>
      </w:r>
      <w:ins w:id="370" w:author="Автор">
        <w:r w:rsidR="00A21E0F">
          <w:t xml:space="preserve"> </w:t>
        </w:r>
      </w:ins>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ins w:id="371" w:author="Автор">
        <w:r w:rsidR="0010635D">
          <w:t xml:space="preserve"> </w:t>
        </w:r>
      </w:ins>
      <w:r w:rsidR="00887713" w:rsidRPr="00887713">
        <w:t>[9]</w:t>
      </w:r>
      <w:r>
        <w:t xml:space="preserve"> с библиотекой </w:t>
      </w:r>
      <w:proofErr w:type="spellStart"/>
      <w:r>
        <w:t>React</w:t>
      </w:r>
      <w:proofErr w:type="spellEnd"/>
      <w:ins w:id="372" w:author="Автор">
        <w:r w:rsidR="0010635D">
          <w:t xml:space="preserve"> </w:t>
        </w:r>
      </w:ins>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ins w:id="373" w:author="Автор">
        <w:r w:rsidR="00C85B2B">
          <w:t> </w:t>
        </w:r>
      </w:ins>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ins w:id="374" w:author="Автор">
        <w:r w:rsidR="00330556">
          <w:t xml:space="preserve"> </w:t>
        </w:r>
      </w:ins>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ins w:id="375" w:author="Автор">
        <w:r w:rsidR="00AD4C8A">
          <w:t xml:space="preserve"> </w:t>
        </w:r>
      </w:ins>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376" w:name="_Toc167623501"/>
      <w:r>
        <w:t>3.2</w:t>
      </w:r>
      <w:r w:rsidR="002857A4">
        <w:t xml:space="preserve"> Описание модульной структуры</w:t>
      </w:r>
      <w:r>
        <w:t xml:space="preserve"> программного средства</w:t>
      </w:r>
      <w:bookmarkEnd w:id="376"/>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ins w:id="377" w:author="Автор">
        <w:r w:rsidR="00662DB6">
          <w:t>Рассмотрим подробно каждый из них.</w:t>
        </w:r>
      </w:ins>
    </w:p>
    <w:p w14:paraId="24C8294C" w14:textId="0D261A4C" w:rsidR="002857A4" w:rsidRPr="002857A4" w:rsidRDefault="00BB45B9" w:rsidP="00BB45B9">
      <w:pPr>
        <w:pStyle w:val="3"/>
      </w:pPr>
      <w:bookmarkStart w:id="378" w:name="_Toc166412930"/>
      <w:bookmarkStart w:id="379" w:name="_Toc166914873"/>
      <w:bookmarkStart w:id="380" w:name="_Toc167623502"/>
      <w:r>
        <w:lastRenderedPageBreak/>
        <w:t xml:space="preserve">3.2.1 </w:t>
      </w:r>
      <w:r w:rsidR="002857A4">
        <w:t>Описание модуля «</w:t>
      </w:r>
      <w:r w:rsidR="002857A4">
        <w:rPr>
          <w:lang w:val="en-US"/>
        </w:rPr>
        <w:t>web</w:t>
      </w:r>
      <w:r w:rsidR="002857A4">
        <w:t>»</w:t>
      </w:r>
      <w:bookmarkEnd w:id="378"/>
      <w:bookmarkEnd w:id="379"/>
      <w:bookmarkEnd w:id="380"/>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xml:space="preserve">. В нем содержатся классы по работе </w:t>
      </w:r>
      <w:commentRangeStart w:id="381"/>
      <w:r>
        <w:t>с задачами</w:t>
      </w:r>
      <w:ins w:id="382" w:author="Автор">
        <w:r w:rsidR="002B1128">
          <w:t xml:space="preserve"> и</w:t>
        </w:r>
      </w:ins>
      <w:r>
        <w:t xml:space="preserve"> их решениями</w:t>
      </w:r>
      <w:commentRangeEnd w:id="381"/>
      <w:r w:rsidR="00A261D5">
        <w:rPr>
          <w:rStyle w:val="aff9"/>
        </w:rPr>
        <w:commentReference w:id="381"/>
      </w:r>
      <w:r>
        <w:t xml:space="preserve">. На рисунке 3.1 представлена </w:t>
      </w:r>
      <w:commentRangeStart w:id="383"/>
      <w:r>
        <w:t>диаграмма классов</w:t>
      </w:r>
      <w:commentRangeEnd w:id="383"/>
      <w:r w:rsidR="00B315C1">
        <w:rPr>
          <w:rStyle w:val="aff9"/>
        </w:rPr>
        <w:commentReference w:id="383"/>
      </w:r>
      <w:ins w:id="384" w:author="Автор">
        <w:r w:rsidR="002C4726">
          <w:t xml:space="preserve"> пакета </w:t>
        </w:r>
        <w:r w:rsidR="002C4726">
          <w:rPr>
            <w:lang w:val="en-US"/>
          </w:rPr>
          <w:t>problem</w:t>
        </w:r>
      </w:ins>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285C1B8" w14:textId="60081C6C" w:rsidR="00917EAC" w:rsidRPr="00BE1235" w:rsidDel="00BA4527" w:rsidRDefault="00917EAC" w:rsidP="00BA4527">
      <w:pPr>
        <w:rPr>
          <w:del w:id="385" w:author="Автор"/>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xml:space="preserve">. При получении сообщения с </w:t>
      </w:r>
      <w:commentRangeStart w:id="386"/>
      <w:r>
        <w:rPr>
          <w:rFonts w:eastAsia="Calibri"/>
        </w:rPr>
        <w:t>результат</w:t>
      </w:r>
      <w:del w:id="387" w:author="Автор">
        <w:r w:rsidDel="00FD0B16">
          <w:rPr>
            <w:rFonts w:eastAsia="Calibri"/>
          </w:rPr>
          <w:delText>ы</w:delText>
        </w:r>
      </w:del>
      <w:commentRangeEnd w:id="386"/>
      <w:ins w:id="388" w:author="Автор">
        <w:r w:rsidR="00FD0B16">
          <w:rPr>
            <w:rFonts w:eastAsia="Calibri"/>
          </w:rPr>
          <w:t>ами</w:t>
        </w:r>
      </w:ins>
      <w:del w:id="389" w:author="Автор">
        <w:r w:rsidR="00057AEA" w:rsidDel="00FD0B16">
          <w:rPr>
            <w:rStyle w:val="aff9"/>
          </w:rPr>
          <w:commentReference w:id="386"/>
        </w:r>
        <w:r w:rsidDel="00FD0B16">
          <w:rPr>
            <w:rFonts w:eastAsia="Calibri"/>
          </w:rPr>
          <w:delText>,</w:delText>
        </w:r>
      </w:del>
      <w:r>
        <w:rPr>
          <w:rFonts w:eastAsia="Calibri"/>
        </w:rPr>
        <w:t xml:space="preserve"> оно </w:t>
      </w:r>
      <w:r>
        <w:rPr>
          <w:rFonts w:eastAsia="Calibri"/>
        </w:rPr>
        <w:lastRenderedPageBreak/>
        <w:t xml:space="preserve">обрабатывается </w:t>
      </w:r>
      <w:commentRangeStart w:id="390"/>
      <w:del w:id="391" w:author="Автор">
        <w:r w:rsidDel="00753C78">
          <w:rPr>
            <w:rFonts w:eastAsia="Calibri"/>
          </w:rPr>
          <w:delText>классов</w:delText>
        </w:r>
        <w:commentRangeEnd w:id="390"/>
        <w:r w:rsidR="008F508F" w:rsidDel="00753C78">
          <w:rPr>
            <w:rStyle w:val="aff9"/>
          </w:rPr>
          <w:commentReference w:id="390"/>
        </w:r>
        <w:r w:rsidDel="00753C78">
          <w:rPr>
            <w:rFonts w:eastAsia="Calibri"/>
          </w:rPr>
          <w:delText xml:space="preserve"> </w:delText>
        </w:r>
      </w:del>
      <w:ins w:id="392" w:author="Автор">
        <w:r w:rsidR="00753C78">
          <w:rPr>
            <w:rFonts w:eastAsia="Calibri"/>
          </w:rPr>
          <w:t xml:space="preserve">классом </w:t>
        </w:r>
      </w:ins>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commentRangeStart w:id="393"/>
      <w:proofErr w:type="spellStart"/>
      <w:r>
        <w:rPr>
          <w:rFonts w:eastAsia="Calibri"/>
          <w:lang w:val="en-US"/>
        </w:rPr>
        <w:t>SolutionRepository</w:t>
      </w:r>
      <w:commentRangeEnd w:id="393"/>
      <w:proofErr w:type="spellEnd"/>
      <w:r w:rsidR="00AE2A13">
        <w:rPr>
          <w:rStyle w:val="aff9"/>
        </w:rPr>
        <w:commentReference w:id="393"/>
      </w:r>
      <w:r>
        <w:rPr>
          <w:rFonts w:eastAsia="Calibri"/>
        </w:rPr>
        <w:t>.</w:t>
      </w:r>
    </w:p>
    <w:p w14:paraId="336D3BE9" w14:textId="072BD466" w:rsidR="00964A7E" w:rsidRPr="00917EAC" w:rsidRDefault="00964A7E">
      <w:pPr>
        <w:rPr>
          <w:rFonts w:eastAsia="Calibri"/>
        </w:rPr>
      </w:pPr>
    </w:p>
    <w:p w14:paraId="26E11E10" w14:textId="5697C758" w:rsidR="00086177" w:rsidRDefault="00262CE7" w:rsidP="00917EAC">
      <w:ins w:id="394" w:author="Автор">
        <w:r>
          <w:t xml:space="preserve">Пакет </w:t>
        </w:r>
      </w:ins>
      <w:del w:id="395" w:author="Автор">
        <w:r w:rsidR="008B5E39" w:rsidDel="00262CE7">
          <w:delText>Модуль</w:delText>
        </w:r>
        <w:r w:rsidR="008B5E39" w:rsidRPr="008B5E39" w:rsidDel="00262CE7">
          <w:delText xml:space="preserve"> </w:delText>
        </w:r>
      </w:del>
      <w:commentRangeStart w:id="396"/>
      <w:r w:rsidR="008B5E39">
        <w:rPr>
          <w:lang w:val="en-US"/>
        </w:rPr>
        <w:t>user</w:t>
      </w:r>
      <w:r w:rsidR="008B5E39" w:rsidRPr="008B5E39">
        <w:t xml:space="preserve"> </w:t>
      </w:r>
      <w:commentRangeEnd w:id="396"/>
      <w:r w:rsidR="00D53A2B">
        <w:rPr>
          <w:rStyle w:val="aff9"/>
        </w:rPr>
        <w:commentReference w:id="396"/>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commentRangeStart w:id="397"/>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ins w:id="398" w:author="Автор">
        <w:r w:rsidR="00C923B3" w:rsidRPr="00C923B3">
          <w:t xml:space="preserve"> </w:t>
        </w:r>
        <w:r w:rsidR="00C923B3" w:rsidRPr="004F3A4A">
          <w:t>и будет опущено</w:t>
        </w:r>
        <w:commentRangeStart w:id="399"/>
        <w:commentRangeStart w:id="400"/>
        <w:commentRangeEnd w:id="399"/>
        <w:r w:rsidR="00C923B3">
          <w:rPr>
            <w:rStyle w:val="aff9"/>
          </w:rPr>
          <w:commentReference w:id="399"/>
        </w:r>
      </w:ins>
      <w:commentRangeEnd w:id="400"/>
      <w:r w:rsidR="007B02F7">
        <w:rPr>
          <w:rStyle w:val="aff9"/>
        </w:rPr>
        <w:commentReference w:id="400"/>
      </w:r>
      <w:ins w:id="401" w:author="Автор">
        <w:r w:rsidR="00C923B3">
          <w:t xml:space="preserve">, потому что </w:t>
        </w:r>
        <w:del w:id="402" w:author="Автор">
          <w:r w:rsidR="00C923B3" w:rsidDel="00175FC2">
            <w:delText xml:space="preserve">является тривиальной </w:delText>
          </w:r>
        </w:del>
        <w:r w:rsidR="00C923B3">
          <w:t>реализац</w:t>
        </w:r>
        <w:r w:rsidR="00175FC2">
          <w:t>ия является тривиальной</w:t>
        </w:r>
        <w:del w:id="403" w:author="Автор">
          <w:r w:rsidR="00C923B3" w:rsidDel="00175FC2">
            <w:delText>ией</w:delText>
          </w:r>
        </w:del>
      </w:ins>
      <w:del w:id="404" w:author="Автор">
        <w:r w:rsidR="004F3A4A" w:rsidRPr="004F3A4A" w:rsidDel="00C923B3">
          <w:delText xml:space="preserve"> и будет опущено</w:delText>
        </w:r>
        <w:commentRangeEnd w:id="397"/>
        <w:r w:rsidR="00B05723" w:rsidDel="00C923B3">
          <w:rPr>
            <w:rStyle w:val="aff9"/>
          </w:rPr>
          <w:commentReference w:id="397"/>
        </w:r>
      </w:del>
      <w:r w:rsidR="004F3A4A" w:rsidRPr="004F3A4A">
        <w:t xml:space="preserve">. Соответствующие классы </w:t>
      </w:r>
      <w:del w:id="405" w:author="Автор">
        <w:r w:rsidR="004F3A4A" w:rsidRPr="004F3A4A" w:rsidDel="00324A38">
          <w:delText xml:space="preserve">данного </w:delText>
        </w:r>
      </w:del>
      <w:commentRangeStart w:id="406"/>
      <w:r w:rsidR="004F3A4A" w:rsidRPr="004F3A4A">
        <w:t xml:space="preserve">пакета </w:t>
      </w:r>
      <w:commentRangeEnd w:id="406"/>
      <w:r w:rsidR="0001587F">
        <w:rPr>
          <w:rStyle w:val="aff9"/>
        </w:rPr>
        <w:commentReference w:id="406"/>
      </w:r>
      <w:ins w:id="407" w:author="Автор">
        <w:r w:rsidR="00324A38">
          <w:rPr>
            <w:lang w:val="en-US"/>
          </w:rPr>
          <w:t>user</w:t>
        </w:r>
        <w:r w:rsidR="00324A38" w:rsidRPr="00C923B3">
          <w:rPr>
            <w:rPrChange w:id="408" w:author="Автор">
              <w:rPr>
                <w:lang w:val="en-US"/>
              </w:rPr>
            </w:rPrChange>
          </w:rPr>
          <w:t xml:space="preserve"> </w:t>
        </w:r>
      </w:ins>
      <w:r w:rsidR="004F3A4A" w:rsidRPr="004F3A4A">
        <w:t>доступны в исходных файлах проекта.</w:t>
      </w:r>
    </w:p>
    <w:p w14:paraId="2E145E51" w14:textId="573A541F" w:rsidR="00D5452D" w:rsidRDefault="00262CE7" w:rsidP="00917EAC">
      <w:ins w:id="409" w:author="Автор">
        <w:r>
          <w:t xml:space="preserve">Пакет </w:t>
        </w:r>
      </w:ins>
      <w:commentRangeStart w:id="410"/>
      <w:del w:id="411" w:author="Автор">
        <w:r w:rsidR="00F4597B" w:rsidDel="00262CE7">
          <w:delText>Модуль</w:delText>
        </w:r>
        <w:r w:rsidR="00F4597B" w:rsidRPr="008B5E39" w:rsidDel="00262CE7">
          <w:delText xml:space="preserve"> </w:delText>
        </w:r>
      </w:del>
      <w:commentRangeEnd w:id="410"/>
      <w:r w:rsidR="008D114A">
        <w:rPr>
          <w:rStyle w:val="aff9"/>
        </w:rPr>
        <w:commentReference w:id="410"/>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 xml:space="preserve">На рисунке 3.2 представлена </w:t>
      </w:r>
      <w:commentRangeStart w:id="412"/>
      <w:r w:rsidR="000F10D3">
        <w:t>диаграмма классов</w:t>
      </w:r>
      <w:commentRangeEnd w:id="412"/>
      <w:r w:rsidR="00B315C1">
        <w:rPr>
          <w:rStyle w:val="aff9"/>
        </w:rPr>
        <w:commentReference w:id="412"/>
      </w:r>
      <w:ins w:id="413" w:author="Автор">
        <w:r w:rsidR="007B02F7">
          <w:t xml:space="preserve"> пакета </w:t>
        </w:r>
        <w:r w:rsidR="007B02F7">
          <w:rPr>
            <w:lang w:val="en-US"/>
          </w:rPr>
          <w:t>statistics</w:t>
        </w:r>
      </w:ins>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51ECE89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w:t>
      </w:r>
      <w:commentRangeStart w:id="414"/>
      <w:commentRangeStart w:id="415"/>
      <w:r w:rsidRPr="00562B78">
        <w:t xml:space="preserve">За каждым из этих методов стоит сложный SQL запрос к базе данных </w:t>
      </w:r>
      <w:proofErr w:type="spellStart"/>
      <w:r w:rsidRPr="00562B78">
        <w:t>PostgreSQL</w:t>
      </w:r>
      <w:proofErr w:type="spellEnd"/>
      <w:r w:rsidRPr="00562B78">
        <w:t>.</w:t>
      </w:r>
      <w:commentRangeEnd w:id="414"/>
      <w:r w:rsidR="00062DBF">
        <w:rPr>
          <w:rStyle w:val="aff9"/>
        </w:rPr>
        <w:commentReference w:id="414"/>
      </w:r>
      <w:commentRangeEnd w:id="415"/>
      <w:r w:rsidR="001937FB">
        <w:rPr>
          <w:rStyle w:val="aff9"/>
        </w:rPr>
        <w:commentReference w:id="415"/>
      </w:r>
      <w:r w:rsidRPr="00562B78">
        <w:t xml:space="preserve"> </w:t>
      </w:r>
      <w:commentRangeStart w:id="416"/>
      <w:del w:id="417" w:author="Автор">
        <w:r w:rsidRPr="00562B78" w:rsidDel="00586FF0">
          <w:delText>Эти запросы можно найти в исходных файлах проекта.</w:delText>
        </w:r>
        <w:commentRangeEnd w:id="416"/>
        <w:r w:rsidR="00062DBF" w:rsidDel="00586FF0">
          <w:rPr>
            <w:rStyle w:val="aff9"/>
          </w:rPr>
          <w:commentReference w:id="416"/>
        </w:r>
      </w:del>
    </w:p>
    <w:p w14:paraId="5B6D6F92" w14:textId="2CF5228D" w:rsidR="00562B78" w:rsidRPr="00562B78" w:rsidRDefault="00562B78" w:rsidP="00562B78">
      <w:r w:rsidRPr="00562B78">
        <w:t>Сервисный слой (</w:t>
      </w:r>
      <w:proofErr w:type="spellStart"/>
      <w:r w:rsidRPr="00562B78">
        <w:t>StatisticsService</w:t>
      </w:r>
      <w:proofErr w:type="spellEnd"/>
      <w:r w:rsidRPr="00562B78">
        <w:t xml:space="preserve">) </w:t>
      </w:r>
      <w:commentRangeStart w:id="418"/>
      <w:del w:id="419" w:author="Автор">
        <w:r w:rsidRPr="00562B78" w:rsidDel="00E72643">
          <w:delText>необходим для реализации бизнес-логики приложения</w:delText>
        </w:r>
        <w:commentRangeEnd w:id="418"/>
        <w:r w:rsidR="00B81166" w:rsidDel="00E72643">
          <w:rPr>
            <w:rStyle w:val="aff9"/>
          </w:rPr>
          <w:commentReference w:id="418"/>
        </w:r>
        <w:r w:rsidRPr="00562B78" w:rsidDel="00E72643">
          <w:delText xml:space="preserve">. Он </w:delText>
        </w:r>
      </w:del>
      <w:r w:rsidRPr="00562B78">
        <w:t>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420" w:name="_Toc166412931"/>
      <w:bookmarkStart w:id="421" w:name="_Toc166914874"/>
      <w:bookmarkStart w:id="422" w:name="_Toc167623503"/>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420"/>
      <w:bookmarkEnd w:id="421"/>
      <w:bookmarkEnd w:id="422"/>
      <w:r w:rsidRPr="00D5452D">
        <w:t xml:space="preserve"> </w:t>
      </w:r>
    </w:p>
    <w:p w14:paraId="3B3D9E49" w14:textId="13CA0E99"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w:t>
      </w:r>
      <w:commentRangeStart w:id="423"/>
      <w:r>
        <w:t xml:space="preserve">Он получает код решения </w:t>
      </w:r>
      <w:r>
        <w:lastRenderedPageBreak/>
        <w:t xml:space="preserve">от </w:t>
      </w:r>
      <w:ins w:id="424" w:author="Автор">
        <w:r w:rsidR="005429C4">
          <w:t xml:space="preserve">модуля </w:t>
        </w:r>
        <w:r w:rsidR="005429C4">
          <w:rPr>
            <w:lang w:val="en-US"/>
          </w:rPr>
          <w:t>web</w:t>
        </w:r>
      </w:ins>
      <w:del w:id="425" w:author="Автор">
        <w:r w:rsidDel="005429C4">
          <w:delText>пользователя</w:delText>
        </w:r>
      </w:del>
      <w:commentRangeEnd w:id="423"/>
      <w:r w:rsidR="00A36E05">
        <w:rPr>
          <w:rStyle w:val="aff9"/>
        </w:rPr>
        <w:commentReference w:id="423"/>
      </w:r>
      <w:r>
        <w:t xml:space="preserve">, создает изолированный </w:t>
      </w:r>
      <w:proofErr w:type="spellStart"/>
      <w:r>
        <w:t>Docker</w:t>
      </w:r>
      <w:proofErr w:type="spellEnd"/>
      <w:r>
        <w:t xml:space="preserve"> контейнер, в котором запускает </w:t>
      </w:r>
      <w:ins w:id="426" w:author="Автор">
        <w:r w:rsidR="005429C4">
          <w:t xml:space="preserve">тестирование пользовательского </w:t>
        </w:r>
      </w:ins>
      <w:del w:id="427" w:author="Автор">
        <w:r w:rsidDel="005429C4">
          <w:delText xml:space="preserve">пользовательский </w:delText>
        </w:r>
      </w:del>
      <w:r>
        <w:t>код</w:t>
      </w:r>
      <w:ins w:id="428" w:author="Автор">
        <w:r w:rsidR="005429C4">
          <w:t>а</w:t>
        </w:r>
      </w:ins>
      <w:r>
        <w:t xml:space="preserve"> </w:t>
      </w:r>
      <w:del w:id="429" w:author="Автор">
        <w:r w:rsidDel="005429C4">
          <w:delText xml:space="preserve">и </w:delText>
        </w:r>
      </w:del>
      <w:ins w:id="430" w:author="Автор">
        <w:r w:rsidR="005429C4">
          <w:t xml:space="preserve">по </w:t>
        </w:r>
      </w:ins>
      <w:r>
        <w:t>набор</w:t>
      </w:r>
      <w:ins w:id="431" w:author="Автор">
        <w:r w:rsidR="005429C4">
          <w:t>у</w:t>
        </w:r>
      </w:ins>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432" w:name="_Toc166412932"/>
      <w:bookmarkStart w:id="433" w:name="_Toc166914875"/>
      <w:bookmarkStart w:id="434" w:name="_Toc167623504"/>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432"/>
      <w:bookmarkEnd w:id="433"/>
      <w:bookmarkEnd w:id="434"/>
      <w:r w:rsidRPr="00C22E50">
        <w:t xml:space="preserve"> </w:t>
      </w:r>
    </w:p>
    <w:p w14:paraId="1080C40E" w14:textId="240317A9" w:rsidR="00C22E50" w:rsidRPr="008A754F" w:rsidDel="00A77D5C" w:rsidRDefault="00C22E50" w:rsidP="00A77D5C">
      <w:pPr>
        <w:rPr>
          <w:del w:id="435" w:author="Автор"/>
          <w:rFonts w:eastAsiaTheme="minorHAnsi"/>
        </w:rPr>
      </w:pPr>
      <w:r>
        <w:t>Модуль t</w:t>
      </w:r>
      <w:r>
        <w:rPr>
          <w:lang w:val="en-US"/>
        </w:rPr>
        <w:t>ask</w:t>
      </w:r>
      <w:r>
        <w:t>-</w:t>
      </w:r>
      <w:proofErr w:type="spellStart"/>
      <w:r>
        <w:t>runner</w:t>
      </w:r>
      <w:proofErr w:type="spellEnd"/>
      <w:r>
        <w:t xml:space="preserve"> отвечает за выполнение кода пользовательских программ. </w:t>
      </w:r>
      <w:commentRangeStart w:id="436"/>
      <w:r>
        <w:t xml:space="preserve">Он получает программу от </w:t>
      </w:r>
      <w:ins w:id="437" w:author="Автор">
        <w:r w:rsidR="005429C4">
          <w:t xml:space="preserve">модуля </w:t>
        </w:r>
        <w:r w:rsidR="005429C4">
          <w:rPr>
            <w:lang w:val="en-US"/>
          </w:rPr>
          <w:t>web</w:t>
        </w:r>
      </w:ins>
      <w:del w:id="438" w:author="Автор">
        <w:r w:rsidDel="005429C4">
          <w:delText>пользователя</w:delText>
        </w:r>
      </w:del>
      <w:commentRangeEnd w:id="436"/>
      <w:r w:rsidR="00C42044">
        <w:rPr>
          <w:rStyle w:val="aff9"/>
        </w:rPr>
        <w:commentReference w:id="436"/>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w:t>
      </w:r>
      <w:commentRangeStart w:id="439"/>
      <w:r>
        <w:t>классов</w:t>
      </w:r>
      <w:commentRangeEnd w:id="439"/>
      <w:r w:rsidR="002158EB">
        <w:rPr>
          <w:rStyle w:val="aff9"/>
        </w:rPr>
        <w:commentReference w:id="439"/>
      </w:r>
      <w:r>
        <w:t>.</w:t>
      </w:r>
      <w:r w:rsidR="008A754F">
        <w:t xml:space="preserve"> </w:t>
      </w:r>
    </w:p>
    <w:p w14:paraId="497AF949" w14:textId="77777777" w:rsidR="00C22E50" w:rsidRPr="00C22E50" w:rsidRDefault="00C22E50" w:rsidP="00E40D12"/>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1D4E9A5D" w:rsidR="007A1528" w:rsidRDefault="007A1528" w:rsidP="007A1528">
      <w:commentRangeStart w:id="440"/>
      <w:r>
        <w:t xml:space="preserve">В системе есть три </w:t>
      </w:r>
      <w:ins w:id="441" w:author="Автор">
        <w:r w:rsidR="005D6907">
          <w:t xml:space="preserve">наследника </w:t>
        </w:r>
      </w:ins>
      <w:r>
        <w:t xml:space="preserve">типа </w:t>
      </w:r>
      <w:proofErr w:type="spellStart"/>
      <w:r>
        <w:t>Runner</w:t>
      </w:r>
      <w:commentRangeEnd w:id="440"/>
      <w:proofErr w:type="spellEnd"/>
      <w:r w:rsidR="00D3770A">
        <w:rPr>
          <w:rStyle w:val="aff9"/>
        </w:rPr>
        <w:commentReference w:id="440"/>
      </w:r>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ins w:id="442" w:author="Автор">
        <w:r w:rsidR="006B59F0">
          <w:t xml:space="preserve">наследника </w:t>
        </w:r>
      </w:ins>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00A8052B"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w:t>
      </w:r>
      <w:commentRangeStart w:id="443"/>
      <w:commentRangeStart w:id="444"/>
      <w:r>
        <w:t xml:space="preserve">и возвращает </w:t>
      </w:r>
      <w:del w:id="445" w:author="Автор">
        <w:r w:rsidDel="00CF1BDD">
          <w:delText xml:space="preserve">Flux </w:delText>
        </w:r>
        <w:commentRangeEnd w:id="443"/>
        <w:r w:rsidR="00701DF3" w:rsidDel="00CF1BDD">
          <w:rPr>
            <w:rStyle w:val="aff9"/>
          </w:rPr>
          <w:commentReference w:id="443"/>
        </w:r>
      </w:del>
      <w:commentRangeEnd w:id="444"/>
      <w:r w:rsidR="005540D4">
        <w:rPr>
          <w:rStyle w:val="aff9"/>
        </w:rPr>
        <w:commentReference w:id="444"/>
      </w:r>
      <w:ins w:id="446" w:author="Автор">
        <w:r w:rsidR="00CF1BDD">
          <w:t xml:space="preserve">поток </w:t>
        </w:r>
      </w:ins>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447" w:name="_Toc167623505"/>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447"/>
    </w:p>
    <w:p w14:paraId="7EB54971" w14:textId="4B5424D4" w:rsidR="003A1CD6" w:rsidRDefault="003A1CD6" w:rsidP="00634DE7">
      <w:pPr>
        <w:rPr>
          <w:rFonts w:eastAsiaTheme="minorHAnsi"/>
          <w:lang w:eastAsia="en-US"/>
        </w:rPr>
      </w:pPr>
      <w:r w:rsidRPr="003A1CD6">
        <w:rPr>
          <w:rFonts w:eastAsiaTheme="minorHAnsi"/>
          <w:lang w:eastAsia="en-US"/>
        </w:rPr>
        <w:t xml:space="preserve">Материалы, </w:t>
      </w:r>
      <w:ins w:id="448" w:author="Автор">
        <w:r w:rsidR="00D83618">
          <w:rPr>
            <w:rFonts w:eastAsiaTheme="minorHAnsi"/>
            <w:lang w:eastAsia="en-US"/>
          </w:rPr>
          <w:t xml:space="preserve">с которыми </w:t>
        </w:r>
      </w:ins>
      <w:del w:id="449" w:author="Автор">
        <w:r w:rsidRPr="003A1CD6" w:rsidDel="00D83618">
          <w:rPr>
            <w:rFonts w:eastAsiaTheme="minorHAnsi"/>
            <w:lang w:eastAsia="en-US"/>
          </w:rPr>
          <w:delText xml:space="preserve">доступные </w:delText>
        </w:r>
      </w:del>
      <w:r w:rsidRPr="003A1CD6">
        <w:rPr>
          <w:rFonts w:eastAsiaTheme="minorHAnsi"/>
          <w:lang w:eastAsia="en-US"/>
        </w:rPr>
        <w:t>пользовател</w:t>
      </w:r>
      <w:ins w:id="450" w:author="Автор">
        <w:r w:rsidR="00D83618">
          <w:rPr>
            <w:rFonts w:eastAsiaTheme="minorHAnsi"/>
            <w:lang w:eastAsia="en-US"/>
          </w:rPr>
          <w:t>и</w:t>
        </w:r>
      </w:ins>
      <w:del w:id="451" w:author="Автор">
        <w:r w:rsidRPr="003A1CD6" w:rsidDel="00D83618">
          <w:rPr>
            <w:rFonts w:eastAsiaTheme="minorHAnsi"/>
            <w:lang w:eastAsia="en-US"/>
          </w:rPr>
          <w:delText>ям</w:delText>
        </w:r>
      </w:del>
      <w:r w:rsidRPr="003A1CD6">
        <w:rPr>
          <w:rFonts w:eastAsiaTheme="minorHAnsi"/>
          <w:lang w:eastAsia="en-US"/>
        </w:rPr>
        <w:t xml:space="preserve"> </w:t>
      </w:r>
      <w:ins w:id="452" w:author="Автор">
        <w:r w:rsidR="00D83618">
          <w:rPr>
            <w:rFonts w:eastAsiaTheme="minorHAnsi"/>
            <w:lang w:eastAsia="en-US"/>
          </w:rPr>
          <w:t>могут взаимодействовать</w:t>
        </w:r>
      </w:ins>
      <w:del w:id="453" w:author="Автор">
        <w:r w:rsidRPr="003A1CD6" w:rsidDel="00D83618">
          <w:rPr>
            <w:rFonts w:eastAsiaTheme="minorHAnsi"/>
            <w:lang w:eastAsia="en-US"/>
          </w:rPr>
          <w:delText xml:space="preserve">для </w:delText>
        </w:r>
        <w:commentRangeStart w:id="454"/>
        <w:commentRangeStart w:id="455"/>
        <w:r w:rsidRPr="003A1CD6" w:rsidDel="00D83618">
          <w:rPr>
            <w:rFonts w:eastAsiaTheme="minorHAnsi"/>
            <w:lang w:eastAsia="en-US"/>
          </w:rPr>
          <w:delText>взаимодействия</w:delText>
        </w:r>
      </w:del>
      <w:commentRangeEnd w:id="454"/>
      <w:r w:rsidR="0021451F">
        <w:rPr>
          <w:rStyle w:val="aff9"/>
        </w:rPr>
        <w:commentReference w:id="454"/>
      </w:r>
      <w:commentRangeEnd w:id="455"/>
      <w:r w:rsidR="00E40D12">
        <w:rPr>
          <w:rStyle w:val="aff9"/>
        </w:rPr>
        <w:commentReference w:id="455"/>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615B21F2"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commentRangeStart w:id="456"/>
      <w:r>
        <w:rPr>
          <w:rFonts w:eastAsiaTheme="minorHAnsi"/>
          <w:lang w:eastAsia="en-US"/>
        </w:rPr>
        <w:t>Н</w:t>
      </w:r>
      <w:r w:rsidR="00D12A95" w:rsidRPr="00D12A95">
        <w:rPr>
          <w:rFonts w:eastAsiaTheme="minorHAnsi"/>
          <w:lang w:eastAsia="en-US"/>
        </w:rPr>
        <w:t>и одна CMS</w:t>
      </w:r>
      <w:ins w:id="457" w:author="Автор">
        <w:r w:rsidR="00CC5B44">
          <w:rPr>
            <w:rFonts w:eastAsiaTheme="minorHAnsi"/>
            <w:lang w:eastAsia="en-US"/>
          </w:rPr>
          <w:t xml:space="preserve"> </w:t>
        </w:r>
      </w:ins>
      <w:r w:rsidR="00C868EA" w:rsidRPr="00C868EA">
        <w:rPr>
          <w:rFonts w:eastAsiaTheme="minorHAnsi"/>
          <w:lang w:eastAsia="en-US"/>
        </w:rPr>
        <w:t>[14]</w:t>
      </w:r>
      <w:r w:rsidR="00D12A95" w:rsidRPr="00D12A95">
        <w:rPr>
          <w:rFonts w:eastAsiaTheme="minorHAnsi"/>
          <w:lang w:eastAsia="en-US"/>
        </w:rPr>
        <w:t xml:space="preserve"> не предоставит такого уровня удобства и гибкости</w:t>
      </w:r>
      <w:r w:rsidR="00D12A95">
        <w:rPr>
          <w:rFonts w:eastAsiaTheme="minorHAnsi"/>
          <w:lang w:eastAsia="en-US"/>
        </w:rPr>
        <w:t xml:space="preserve"> работы с контентом</w:t>
      </w:r>
      <w:commentRangeEnd w:id="456"/>
      <w:r w:rsidR="00F679D6">
        <w:rPr>
          <w:rStyle w:val="aff9"/>
        </w:rPr>
        <w:commentReference w:id="456"/>
      </w:r>
      <w:r w:rsidR="00D12A95" w:rsidRPr="00D12A95">
        <w:rPr>
          <w:rFonts w:eastAsiaTheme="minorHAnsi"/>
          <w:lang w:eastAsia="en-US"/>
        </w:rPr>
        <w:t xml:space="preserve">.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ins w:id="458" w:author="Автор">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ins>
      <w:del w:id="459" w:author="Автор">
        <w:r w:rsidR="00D12A95" w:rsidRPr="00D12A95" w:rsidDel="006B47E0">
          <w:rPr>
            <w:rFonts w:eastAsiaTheme="minorHAnsi"/>
            <w:lang w:eastAsia="en-US"/>
          </w:rPr>
          <w:delText xml:space="preserve">откатывать или </w:delText>
        </w:r>
        <w:commentRangeStart w:id="460"/>
        <w:commentRangeStart w:id="461"/>
        <w:r w:rsidR="00D12A95" w:rsidRPr="00D12A95" w:rsidDel="006B47E0">
          <w:rPr>
            <w:rFonts w:eastAsiaTheme="minorHAnsi"/>
            <w:lang w:eastAsia="en-US"/>
          </w:rPr>
          <w:delText xml:space="preserve">накатывать </w:delText>
        </w:r>
        <w:commentRangeEnd w:id="460"/>
        <w:r w:rsidR="005B6BD2" w:rsidDel="006B47E0">
          <w:rPr>
            <w:rStyle w:val="aff9"/>
          </w:rPr>
          <w:commentReference w:id="460"/>
        </w:r>
        <w:commentRangeEnd w:id="461"/>
        <w:r w:rsidR="006B47E0" w:rsidDel="006B47E0">
          <w:rPr>
            <w:rStyle w:val="aff9"/>
          </w:rPr>
          <w:commentReference w:id="461"/>
        </w:r>
        <w:r w:rsidR="00D12A95" w:rsidRPr="00D12A95" w:rsidDel="006B47E0">
          <w:rPr>
            <w:rFonts w:eastAsiaTheme="minorHAnsi"/>
            <w:lang w:eastAsia="en-US"/>
          </w:rPr>
          <w:delText xml:space="preserve">версии контента </w:delText>
        </w:r>
      </w:del>
      <w:r w:rsidR="00D12A95" w:rsidRPr="00D12A95">
        <w:rPr>
          <w:rFonts w:eastAsiaTheme="minorHAnsi"/>
          <w:lang w:eastAsia="en-US"/>
        </w:rPr>
        <w:t xml:space="preserve">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w:t>
      </w:r>
      <w:commentRangeStart w:id="462"/>
      <w:commentRangeStart w:id="463"/>
      <w:r w:rsidR="00D12A95" w:rsidRPr="00D12A95">
        <w:rPr>
          <w:rFonts w:eastAsiaTheme="minorHAnsi"/>
          <w:lang w:eastAsia="en-US"/>
        </w:rPr>
        <w:t>Кроме того,</w:t>
      </w:r>
      <w:ins w:id="464" w:author="Автор">
        <w:r w:rsidR="00DC7F02">
          <w:rPr>
            <w:rFonts w:eastAsiaTheme="minorHAnsi"/>
            <w:lang w:eastAsia="en-US"/>
          </w:rPr>
          <w:t xml:space="preserve"> сервисы хостинга </w:t>
        </w:r>
        <w:r w:rsidR="00DC7F02">
          <w:rPr>
            <w:rFonts w:eastAsiaTheme="minorHAnsi"/>
            <w:lang w:val="en-US" w:eastAsia="en-US"/>
          </w:rPr>
          <w:t>Git</w:t>
        </w:r>
        <w:r w:rsidR="00DC7F02" w:rsidRPr="00DC7F02">
          <w:rPr>
            <w:rFonts w:eastAsiaTheme="minorHAnsi"/>
            <w:lang w:eastAsia="en-US"/>
            <w:rPrChange w:id="465" w:author="Автор">
              <w:rPr>
                <w:rFonts w:eastAsiaTheme="minorHAnsi"/>
                <w:lang w:val="en-US" w:eastAsia="en-US"/>
              </w:rPr>
            </w:rPrChange>
          </w:rPr>
          <w:t>-</w:t>
        </w:r>
        <w:r w:rsidR="00DC7F02">
          <w:rPr>
            <w:rFonts w:eastAsiaTheme="minorHAnsi"/>
            <w:lang w:eastAsia="en-US"/>
          </w:rPr>
          <w:t>репозиториев</w:t>
        </w:r>
      </w:ins>
      <w:del w:id="466" w:author="Автор">
        <w:r w:rsidR="00D12A95" w:rsidRPr="00D12A95" w:rsidDel="00DC7F02">
          <w:rPr>
            <w:rFonts w:eastAsiaTheme="minorHAnsi"/>
            <w:lang w:eastAsia="en-US"/>
          </w:rPr>
          <w:delText xml:space="preserve"> Git</w:delText>
        </w:r>
      </w:del>
      <w:ins w:id="467" w:author="Автор">
        <w:del w:id="468" w:author="Автор">
          <w:r w:rsidR="00342568" w:rsidDel="00DC7F02">
            <w:rPr>
              <w:rFonts w:eastAsiaTheme="minorHAnsi"/>
              <w:lang w:val="en-US" w:eastAsia="en-US"/>
            </w:rPr>
            <w:delText>hub</w:delText>
          </w:r>
        </w:del>
      </w:ins>
      <w:r w:rsidR="00D12A95" w:rsidRPr="00D12A95">
        <w:rPr>
          <w:rFonts w:eastAsiaTheme="minorHAnsi"/>
          <w:lang w:eastAsia="en-US"/>
        </w:rPr>
        <w:t xml:space="preserve"> позволяет управлять доступом к отдельным задачам или репозиторию в целом, регулируя права доступа для различных пользователей или групп.</w:t>
      </w:r>
      <w:commentRangeEnd w:id="462"/>
      <w:r w:rsidR="00B17E27">
        <w:rPr>
          <w:rStyle w:val="aff9"/>
        </w:rPr>
        <w:commentReference w:id="462"/>
      </w:r>
      <w:commentRangeEnd w:id="463"/>
      <w:r w:rsidR="00E40D12">
        <w:rPr>
          <w:rStyle w:val="aff9"/>
        </w:rPr>
        <w:commentReference w:id="463"/>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6313E485"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B8F8AC4" w:rsidR="00BF3750" w:rsidRDefault="00053E76" w:rsidP="00BF3750">
      <w:pPr>
        <w:pStyle w:val="a"/>
        <w:rPr>
          <w:rFonts w:eastAsia="Calibri"/>
        </w:rPr>
      </w:pPr>
      <w:ins w:id="469" w:author="Автор">
        <w:del w:id="470" w:author="Автор">
          <w:r w:rsidDel="00B04851">
            <w:rPr>
              <w:rFonts w:eastAsia="Calibri"/>
            </w:rPr>
            <w:delText>П</w:delText>
          </w:r>
        </w:del>
        <w:r w:rsidR="00B04851">
          <w:rPr>
            <w:rFonts w:eastAsia="Calibri"/>
          </w:rPr>
          <w:t>п</w:t>
        </w:r>
        <w:r>
          <w:rPr>
            <w:rFonts w:eastAsia="Calibri"/>
          </w:rPr>
          <w:t xml:space="preserve">апка </w:t>
        </w:r>
      </w:ins>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ins w:id="471" w:author="Автор">
        <w:r>
          <w:rPr>
            <w:rFonts w:eastAsia="Calibri"/>
          </w:rPr>
          <w:t xml:space="preserve">папка </w:t>
        </w:r>
      </w:ins>
      <w:r w:rsidR="00BF3750">
        <w:rPr>
          <w:rFonts w:eastAsia="Calibri"/>
          <w:lang w:val="en-US"/>
        </w:rPr>
        <w:t>content</w:t>
      </w:r>
      <w:r w:rsidR="00BF3750" w:rsidRPr="00BF3750">
        <w:rPr>
          <w:rFonts w:eastAsia="Calibri"/>
        </w:rPr>
        <w:t xml:space="preserve"> </w:t>
      </w:r>
      <w:commentRangeStart w:id="472"/>
      <w:r w:rsidR="00BF3750">
        <w:rPr>
          <w:rFonts w:eastAsia="Calibri"/>
        </w:rPr>
        <w:t>содержит</w:t>
      </w:r>
      <w:ins w:id="473" w:author="Автор">
        <w:r>
          <w:rPr>
            <w:rFonts w:eastAsia="Calibri"/>
          </w:rPr>
          <w:t xml:space="preserve"> файл</w:t>
        </w:r>
      </w:ins>
      <w:r w:rsidR="00BF3750" w:rsidRPr="00BF3750">
        <w:rPr>
          <w:rFonts w:eastAsia="Calibri"/>
        </w:rPr>
        <w:t xml:space="preserve"> </w:t>
      </w:r>
      <w:r w:rsidR="00BF3750">
        <w:rPr>
          <w:rFonts w:eastAsia="Calibri"/>
          <w:lang w:val="en-US"/>
        </w:rPr>
        <w:t>manifest</w:t>
      </w:r>
      <w:r w:rsidR="00BF3750" w:rsidRPr="00BF3750">
        <w:rPr>
          <w:rFonts w:eastAsia="Calibri"/>
        </w:rPr>
        <w:t>.</w:t>
      </w:r>
      <w:proofErr w:type="spellStart"/>
      <w:r w:rsidR="00BF3750">
        <w:rPr>
          <w:rFonts w:eastAsia="Calibri"/>
          <w:lang w:val="en-US"/>
        </w:rPr>
        <w:t>yaml</w:t>
      </w:r>
      <w:commentRangeEnd w:id="472"/>
      <w:proofErr w:type="spellEnd"/>
      <w:r w:rsidR="001915EE">
        <w:rPr>
          <w:rStyle w:val="aff9"/>
          <w:lang w:eastAsia="ru-RU"/>
        </w:rPr>
        <w:commentReference w:id="472"/>
      </w:r>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ins w:id="474" w:author="Автор">
        <w:r>
          <w:rPr>
            <w:rFonts w:eastAsia="Calibri"/>
          </w:rPr>
          <w:t xml:space="preserve">папка </w:t>
        </w:r>
      </w:ins>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475" w:name="_Toc166412934"/>
      <w:bookmarkStart w:id="476" w:name="_Toc166914877"/>
      <w:bookmarkStart w:id="477" w:name="_Toc167623506"/>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475"/>
      <w:bookmarkEnd w:id="476"/>
      <w:bookmarkEnd w:id="477"/>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ins w:id="478" w:author="Автор">
        <w:r w:rsidR="00E60394">
          <w:rPr>
            <w:rFonts w:eastAsiaTheme="minorHAnsi"/>
            <w:lang w:eastAsia="en-US"/>
          </w:rPr>
          <w:t xml:space="preserve">хранения </w:t>
        </w:r>
      </w:ins>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21"/>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r w:rsidRPr="00634DE7">
        <w:rPr>
          <w:rFonts w:eastAsiaTheme="minorHAnsi"/>
          <w:lang w:eastAsia="en-US"/>
        </w:rPr>
        <w:t>manifest.yaml</w:t>
      </w:r>
      <w:proofErr w:type="spell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ins w:id="479" w:author="Автор">
        <w:r w:rsidR="003C4CB9">
          <w:rPr>
            <w:rFonts w:eastAsiaTheme="minorHAnsi"/>
            <w:lang w:eastAsia="en-US"/>
          </w:rPr>
          <w:t xml:space="preserve"> </w:t>
        </w:r>
      </w:ins>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480" w:name="_Toc166412935"/>
      <w:bookmarkStart w:id="481" w:name="_Toc166914878"/>
      <w:bookmarkStart w:id="482" w:name="_Toc167623507"/>
      <w:r w:rsidRPr="00385AD6">
        <w:rPr>
          <w:rFonts w:eastAsiaTheme="minorHAnsi"/>
          <w:lang w:eastAsia="en-US"/>
        </w:rPr>
        <w:t>3.</w:t>
      </w:r>
      <w:r>
        <w:rPr>
          <w:rFonts w:eastAsiaTheme="minorHAnsi"/>
          <w:lang w:eastAsia="en-US"/>
        </w:rPr>
        <w:t>3.2 Описание схемы валидации данных</w:t>
      </w:r>
      <w:bookmarkEnd w:id="480"/>
      <w:bookmarkEnd w:id="481"/>
      <w:bookmarkEnd w:id="482"/>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ins w:id="483" w:author="Автор">
        <w:r w:rsidR="008E2DBB">
          <w:rPr>
            <w:rFonts w:eastAsiaTheme="minorHAnsi"/>
            <w:lang w:eastAsia="en-US"/>
          </w:rPr>
          <w:t xml:space="preserve"> </w:t>
        </w:r>
      </w:ins>
      <w:r w:rsidR="00C868EA" w:rsidRPr="00C868EA">
        <w:rPr>
          <w:rFonts w:eastAsiaTheme="minorHAnsi"/>
          <w:lang w:eastAsia="en-US"/>
        </w:rPr>
        <w:t>[16]</w:t>
      </w:r>
      <w:r w:rsidR="0009330C">
        <w:rPr>
          <w:rFonts w:eastAsiaTheme="minorHAnsi"/>
          <w:lang w:eastAsia="en-US"/>
        </w:rPr>
        <w:t xml:space="preserve">. </w:t>
      </w:r>
    </w:p>
    <w:p w14:paraId="554D2D75" w14:textId="024F64CE"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повышение </w:t>
      </w:r>
      <w:commentRangeStart w:id="484"/>
      <w:r w:rsidRPr="0009330C">
        <w:rPr>
          <w:rFonts w:eastAsiaTheme="minorHAnsi"/>
          <w:lang w:eastAsia="en-US"/>
        </w:rPr>
        <w:t>качества данных</w:t>
      </w:r>
      <w:commentRangeEnd w:id="484"/>
      <w:r w:rsidR="00D31E0F">
        <w:rPr>
          <w:rStyle w:val="aff9"/>
        </w:rPr>
        <w:commentReference w:id="484"/>
      </w:r>
      <w:r w:rsidRPr="0009330C">
        <w:rPr>
          <w:rFonts w:eastAsiaTheme="minorHAnsi"/>
          <w:lang w:eastAsia="en-US"/>
        </w:rPr>
        <w:t>, уменьшение вероятности ошибок и обеспечение согласованности формата данных.</w:t>
      </w:r>
    </w:p>
    <w:p w14:paraId="5952BAB7" w14:textId="6EB91063"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ins w:id="485" w:author="Автор">
        <w:r w:rsidR="005B0BF9">
          <w:rPr>
            <w:rFonts w:eastAsiaTheme="minorHAnsi"/>
            <w:lang w:eastAsia="en-US"/>
          </w:rPr>
          <w:t xml:space="preserve">современными </w:t>
        </w:r>
      </w:ins>
      <w:commentRangeStart w:id="486"/>
      <w:r w:rsidRPr="002F457B">
        <w:rPr>
          <w:rFonts w:eastAsiaTheme="minorHAnsi"/>
          <w:lang w:eastAsia="en-US"/>
        </w:rPr>
        <w:t>сред</w:t>
      </w:r>
      <w:ins w:id="487" w:author="Автор">
        <w:r w:rsidR="005B0BF9">
          <w:rPr>
            <w:rFonts w:eastAsiaTheme="minorHAnsi"/>
            <w:lang w:eastAsia="en-US"/>
          </w:rPr>
          <w:t>ами</w:t>
        </w:r>
      </w:ins>
      <w:del w:id="488" w:author="Автор">
        <w:r w:rsidRPr="002F457B" w:rsidDel="005B0BF9">
          <w:rPr>
            <w:rFonts w:eastAsiaTheme="minorHAnsi"/>
            <w:lang w:eastAsia="en-US"/>
          </w:rPr>
          <w:delText>ой</w:delText>
        </w:r>
      </w:del>
      <w:r w:rsidRPr="002F457B">
        <w:rPr>
          <w:rFonts w:eastAsiaTheme="minorHAnsi"/>
          <w:lang w:eastAsia="en-US"/>
        </w:rPr>
        <w:t xml:space="preserve"> разработки</w:t>
      </w:r>
      <w:ins w:id="489" w:author="Автор">
        <w:r w:rsidR="00347C8A">
          <w:rPr>
            <w:rFonts w:eastAsiaTheme="minorHAnsi"/>
            <w:lang w:eastAsia="en-US"/>
          </w:rPr>
          <w:t xml:space="preserve">, </w:t>
        </w:r>
        <w:del w:id="490" w:author="Автор">
          <w:r w:rsidR="005B0BF9" w:rsidDel="00207B1C">
            <w:rPr>
              <w:rFonts w:eastAsiaTheme="minorHAnsi"/>
              <w:lang w:eastAsia="en-US"/>
            </w:rPr>
            <w:delText>, например</w:delText>
          </w:r>
        </w:del>
      </w:ins>
      <w:del w:id="491" w:author="Автор">
        <w:r w:rsidRPr="002F457B" w:rsidDel="00207B1C">
          <w:rPr>
            <w:rFonts w:eastAsiaTheme="minorHAnsi"/>
            <w:lang w:eastAsia="en-US"/>
          </w:rPr>
          <w:delText xml:space="preserve"> IntelliJ IDEA, </w:delText>
        </w:r>
      </w:del>
      <w:r w:rsidRPr="002F457B">
        <w:rPr>
          <w:rFonts w:eastAsiaTheme="minorHAnsi"/>
          <w:lang w:eastAsia="en-US"/>
        </w:rPr>
        <w:t xml:space="preserve">что существенно </w:t>
      </w:r>
      <w:commentRangeEnd w:id="486"/>
      <w:r w:rsidR="00563D35">
        <w:rPr>
          <w:rStyle w:val="aff9"/>
        </w:rPr>
        <w:commentReference w:id="486"/>
      </w:r>
      <w:r w:rsidRPr="002F457B">
        <w:rPr>
          <w:rFonts w:eastAsiaTheme="minorHAnsi"/>
          <w:lang w:eastAsia="en-US"/>
        </w:rPr>
        <w:t xml:space="preserve">улучшает удобство разработки новых задач. </w:t>
      </w:r>
      <w:ins w:id="492" w:author="Автор">
        <w:r w:rsidR="008D05E2">
          <w:rPr>
            <w:rFonts w:eastAsiaTheme="minorHAnsi"/>
            <w:lang w:eastAsia="en-US"/>
          </w:rPr>
          <w:t>Например, п</w:t>
        </w:r>
      </w:ins>
      <w:del w:id="493" w:author="Автор">
        <w:r w:rsidRPr="002F457B" w:rsidDel="008D05E2">
          <w:rPr>
            <w:rFonts w:eastAsiaTheme="minorHAnsi"/>
            <w:lang w:eastAsia="en-US"/>
          </w:rPr>
          <w:delText>П</w:delText>
        </w:r>
      </w:del>
      <w:r w:rsidRPr="002F457B">
        <w:rPr>
          <w:rFonts w:eastAsiaTheme="minorHAnsi"/>
          <w:lang w:eastAsia="en-US"/>
        </w:rPr>
        <w:t xml:space="preserve">оддержка </w:t>
      </w:r>
      <w:ins w:id="494" w:author="Автор">
        <w:r w:rsidR="008D05E2">
          <w:rPr>
            <w:rFonts w:eastAsiaTheme="minorHAnsi"/>
            <w:lang w:val="en-US" w:eastAsia="en-US"/>
          </w:rPr>
          <w:t>IntelliJ</w:t>
        </w:r>
        <w:r w:rsidR="008D05E2" w:rsidRPr="008D05E2">
          <w:rPr>
            <w:rFonts w:eastAsiaTheme="minorHAnsi"/>
            <w:lang w:eastAsia="en-US"/>
            <w:rPrChange w:id="495" w:author="Автор">
              <w:rPr>
                <w:rFonts w:eastAsiaTheme="minorHAnsi"/>
                <w:lang w:val="en-US" w:eastAsia="en-US"/>
              </w:rPr>
            </w:rPrChange>
          </w:rPr>
          <w:t xml:space="preserve"> </w:t>
        </w:r>
      </w:ins>
      <w:r w:rsidRPr="002F457B">
        <w:rPr>
          <w:rFonts w:eastAsiaTheme="minorHAnsi"/>
          <w:lang w:eastAsia="en-US"/>
        </w:rPr>
        <w:lastRenderedPageBreak/>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ins w:id="496" w:author="Автор"/>
          <w:rFonts w:eastAsiaTheme="minorHAnsi"/>
          <w:lang w:eastAsia="en-US"/>
        </w:rPr>
      </w:pPr>
      <w:bookmarkStart w:id="497" w:name="_Toc167623508"/>
      <w:ins w:id="498" w:author="Автор">
        <w:r w:rsidRPr="00385AD6">
          <w:rPr>
            <w:rFonts w:eastAsiaTheme="minorHAnsi"/>
            <w:lang w:eastAsia="en-US"/>
          </w:rPr>
          <w:lastRenderedPageBreak/>
          <w:t>3.</w:t>
        </w:r>
        <w:r>
          <w:rPr>
            <w:rFonts w:eastAsiaTheme="minorHAnsi"/>
            <w:lang w:eastAsia="en-US"/>
          </w:rPr>
          <w:t xml:space="preserve">4 </w:t>
        </w:r>
        <w:r>
          <w:rPr>
            <w:rFonts w:eastAsiaTheme="minorHAnsi"/>
            <w:lang w:eastAsia="en-US"/>
          </w:rPr>
          <w:t>Описание клиентской части программного обеспечения</w:t>
        </w:r>
      </w:ins>
    </w:p>
    <w:p w14:paraId="716E0C0F" w14:textId="1628519A" w:rsidR="00636F64" w:rsidRPr="00D40A27" w:rsidRDefault="00E45715" w:rsidP="00E45715">
      <w:pPr>
        <w:rPr>
          <w:ins w:id="499" w:author="Автор"/>
          <w:lang w:val="en-US"/>
          <w:rPrChange w:id="500" w:author="Автор">
            <w:rPr>
              <w:ins w:id="501" w:author="Автор"/>
            </w:rPr>
          </w:rPrChange>
        </w:rPr>
      </w:pPr>
      <w:ins w:id="502" w:author="Автор">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w:t>
        </w:r>
        <w:r>
          <w:t xml:space="preserve"> разработки</w:t>
        </w:r>
        <w:r>
          <w:t xml:space="preserve"> и модульность, что позволяет легко разрабатывать и поддерживать интерфейс.</w:t>
        </w:r>
        <w:r>
          <w:t xml:space="preserve"> Легкость поддержки интерфейса обеспечивается декларативным описанием композиции</w:t>
        </w:r>
        <w:r w:rsidRPr="00E45715">
          <w:rPr>
            <w:rPrChange w:id="503" w:author="Автор">
              <w:rPr>
                <w:lang w:val="en-US"/>
              </w:rPr>
            </w:rPrChange>
          </w:rPr>
          <w:t xml:space="preserve"> </w:t>
        </w:r>
        <w:r>
          <w:rPr>
            <w:lang w:val="en-US"/>
          </w:rPr>
          <w:t>UI</w:t>
        </w:r>
        <w:r>
          <w:t xml:space="preserve"> компонентов, которые можно </w:t>
        </w:r>
        <w:proofErr w:type="spellStart"/>
        <w:r>
          <w:t>переиспользовать</w:t>
        </w:r>
        <w:proofErr w:type="spellEnd"/>
        <w:r>
          <w:t xml:space="preserve">. </w:t>
        </w:r>
      </w:ins>
    </w:p>
    <w:p w14:paraId="2755FE6A" w14:textId="72AC7A40" w:rsidR="006630D7" w:rsidRDefault="006630D7" w:rsidP="007056FC">
      <w:pPr>
        <w:pStyle w:val="3"/>
        <w:rPr>
          <w:ins w:id="504" w:author="Автор"/>
          <w:rFonts w:eastAsiaTheme="minorHAnsi"/>
          <w:lang w:eastAsia="en-US"/>
        </w:rPr>
      </w:pPr>
      <w:ins w:id="505" w:author="Автор">
        <w:r w:rsidRPr="00385AD6">
          <w:rPr>
            <w:rFonts w:eastAsiaTheme="minorHAnsi"/>
            <w:lang w:eastAsia="en-US"/>
          </w:rPr>
          <w:t>3.</w:t>
        </w:r>
        <w:r>
          <w:rPr>
            <w:rFonts w:eastAsiaTheme="minorHAnsi"/>
            <w:lang w:eastAsia="en-US"/>
          </w:rPr>
          <w:t>4</w:t>
        </w:r>
        <w:r>
          <w:rPr>
            <w:rFonts w:eastAsiaTheme="minorHAnsi"/>
            <w:lang w:eastAsia="en-US"/>
          </w:rPr>
          <w:t>.1</w:t>
        </w:r>
        <w:r>
          <w:rPr>
            <w:rFonts w:eastAsiaTheme="minorHAnsi"/>
            <w:lang w:eastAsia="en-US"/>
          </w:rPr>
          <w:t xml:space="preserve"> </w:t>
        </w:r>
        <w:r>
          <w:rPr>
            <w:rFonts w:eastAsiaTheme="minorHAnsi"/>
            <w:lang w:eastAsia="en-US"/>
          </w:rPr>
          <w:t>Описание страниц клиентской части</w:t>
        </w:r>
      </w:ins>
    </w:p>
    <w:p w14:paraId="5DDAD974" w14:textId="30FA6343" w:rsidR="002423B3" w:rsidRPr="00CE099E" w:rsidRDefault="007056FC" w:rsidP="007056FC">
      <w:pPr>
        <w:rPr>
          <w:ins w:id="506" w:author="Автор"/>
          <w:rFonts w:eastAsiaTheme="minorHAnsi"/>
          <w:lang w:eastAsia="en-US"/>
        </w:rPr>
        <w:pPrChange w:id="507" w:author="Автор">
          <w:pPr>
            <w:pStyle w:val="3"/>
          </w:pPr>
        </w:pPrChange>
      </w:pPr>
      <w:ins w:id="508" w:author="Автор">
        <w:r>
          <w:t xml:space="preserve">Для лучшего понимания структуры клиентской части </w:t>
        </w:r>
        <w:del w:id="509" w:author="Автор">
          <w:r w:rsidDel="00D93186">
            <w:delText xml:space="preserve">рассмотрим </w:delText>
          </w:r>
        </w:del>
        <w:r w:rsidR="00D93186">
          <w:t>на рисунке 3.</w:t>
        </w:r>
        <w:r w:rsidR="008C21FF" w:rsidRPr="00D40A27">
          <w:rPr>
            <w:rPrChange w:id="510" w:author="Автор">
              <w:rPr>
                <w:lang w:val="en-US"/>
              </w:rPr>
            </w:rPrChange>
          </w:rPr>
          <w:t>8</w:t>
        </w:r>
        <w:del w:id="511" w:author="Автор">
          <w:r w:rsidR="00D93186" w:rsidDel="008C21FF">
            <w:delText>7</w:delText>
          </w:r>
        </w:del>
        <w:r w:rsidR="00D93186">
          <w:t xml:space="preserve"> представлена </w:t>
        </w:r>
        <w:del w:id="512" w:author="Автор">
          <w:r w:rsidDel="00D93186">
            <w:delText>диаграмм</w:delText>
          </w:r>
          <w:r w:rsidDel="00D93186">
            <w:delText>у</w:delText>
          </w:r>
          <w:r w:rsidDel="00D93186">
            <w:delText xml:space="preserve"> </w:delText>
          </w:r>
        </w:del>
        <w:r>
          <w:t>карт</w:t>
        </w:r>
        <w:r w:rsidR="00D93186">
          <w:t>а</w:t>
        </w:r>
        <w:del w:id="513" w:author="Автор">
          <w:r w:rsidDel="00D93186">
            <w:delText>ы</w:delText>
          </w:r>
        </w:del>
        <w:r>
          <w:t xml:space="preserve"> сайта</w:t>
        </w:r>
        <w:r>
          <w:t xml:space="preserve"> </w:t>
        </w:r>
        <w:r w:rsidRPr="007056FC">
          <w:rPr>
            <w:rPrChange w:id="514" w:author="Автор">
              <w:rPr>
                <w:lang w:val="en-US"/>
              </w:rPr>
            </w:rPrChange>
          </w:rPr>
          <w:t>[</w:t>
        </w:r>
        <w:r w:rsidR="008C21FF">
          <w:t>17</w:t>
        </w:r>
        <w:del w:id="515" w:author="Автор">
          <w:r w:rsidDel="008C21FF">
            <w:rPr>
              <w:lang w:val="en-US"/>
            </w:rPr>
            <w:delText>SITEMAP</w:delText>
          </w:r>
        </w:del>
        <w:r w:rsidRPr="007056FC">
          <w:rPr>
            <w:rPrChange w:id="516" w:author="Автор">
              <w:rPr>
                <w:lang w:val="en-US"/>
              </w:rPr>
            </w:rPrChange>
          </w:rPr>
          <w:t>]</w:t>
        </w:r>
        <w:r>
          <w:t>.</w:t>
        </w:r>
        <w:r>
          <w:t xml:space="preserve"> </w:t>
        </w:r>
        <w:r>
          <w:t>Карта сайта представляет собой схему, отображающую структуру веб-приложения, включая основные страницы и их взаимосвязи. Переходы между страницами реализованы с помощью библиотеки</w:t>
        </w:r>
        <w:r w:rsidRPr="007056FC">
          <w:rPr>
            <w:rPrChange w:id="517" w:author="Автор">
              <w:rPr>
                <w:lang w:val="en-US"/>
              </w:rPr>
            </w:rPrChange>
          </w:rPr>
          <w:t xml:space="preserve"> </w:t>
        </w:r>
        <w:r>
          <w:rPr>
            <w:lang w:val="en-US"/>
          </w:rPr>
          <w:t>react</w:t>
        </w:r>
        <w:r w:rsidRPr="007056FC">
          <w:rPr>
            <w:rPrChange w:id="518" w:author="Автор">
              <w:rPr>
                <w:lang w:val="en-US"/>
              </w:rPr>
            </w:rPrChange>
          </w:rPr>
          <w:t>-</w:t>
        </w:r>
        <w:r>
          <w:rPr>
            <w:lang w:val="en-US"/>
          </w:rPr>
          <w:t>router</w:t>
        </w:r>
        <w:r w:rsidR="008C21FF">
          <w:t xml:space="preserve"> </w:t>
        </w:r>
        <w:r w:rsidR="008C21FF">
          <w:rPr>
            <w:lang w:val="en-US"/>
          </w:rPr>
          <w:t>[18]</w:t>
        </w:r>
        <w:r>
          <w:t xml:space="preserve">. </w:t>
        </w:r>
        <w:r>
          <w:t xml:space="preserve">Она </w:t>
        </w:r>
        <w:r>
          <w:t>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пользовательский опыт и оптимизировать загрузку контента.</w:t>
        </w:r>
        <w:r w:rsidR="00D93186">
          <w:t xml:space="preserve"> На карте </w:t>
        </w:r>
        <w:r w:rsidR="00CE099E">
          <w:t xml:space="preserve">сайта розовым цветом отмечены общедоступные страницы, а голубым доступные только после авторизации. Далее подробно рассмотрим каждую из страниц. </w:t>
        </w:r>
      </w:ins>
    </w:p>
    <w:p w14:paraId="5BA0EAAC" w14:textId="774F3AFB" w:rsidR="006630D7" w:rsidRDefault="002423B3" w:rsidP="007056FC">
      <w:pPr>
        <w:pStyle w:val="afa"/>
        <w:rPr>
          <w:ins w:id="519" w:author="Автор"/>
          <w:rFonts w:eastAsiaTheme="minorHAnsi"/>
          <w:lang w:eastAsia="en-US"/>
        </w:rPr>
      </w:pPr>
      <w:ins w:id="520" w:author="Автор">
        <w:r w:rsidRPr="002423B3">
          <w:rPr>
            <w:rFonts w:eastAsiaTheme="minorHAnsi"/>
            <w:lang w:eastAsia="en-US"/>
          </w:rPr>
          <w:lastRenderedPageBreak/>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4772" cy="2452241"/>
                      </a:xfrm>
                      <a:prstGeom prst="rect">
                        <a:avLst/>
                      </a:prstGeom>
                    </pic:spPr>
                  </pic:pic>
                </a:graphicData>
              </a:graphic>
            </wp:inline>
          </w:drawing>
        </w:r>
      </w:ins>
    </w:p>
    <w:p w14:paraId="70D05AEA" w14:textId="0AD775C6" w:rsidR="002423B3" w:rsidRPr="00CE099E" w:rsidRDefault="002423B3" w:rsidP="002423B3">
      <w:pPr>
        <w:pStyle w:val="afb"/>
        <w:rPr>
          <w:ins w:id="521" w:author="Автор"/>
          <w:rFonts w:eastAsia="Calibri"/>
        </w:rPr>
      </w:pPr>
      <w:ins w:id="522" w:author="Автор">
        <w:r w:rsidRPr="00086177">
          <w:t>Рисунок 3</w:t>
        </w:r>
        <w:r>
          <w:t>.</w:t>
        </w:r>
        <w:r w:rsidR="008C21FF">
          <w:rPr>
            <w:lang w:val="en-US"/>
          </w:rPr>
          <w:t>8</w:t>
        </w:r>
        <w:del w:id="523" w:author="Автор">
          <w:r w:rsidDel="008C21FF">
            <w:delText>7</w:delText>
          </w:r>
        </w:del>
        <w:r w:rsidRPr="00086177">
          <w:t xml:space="preserve"> </w:t>
        </w:r>
        <w:r w:rsidRPr="00086177">
          <w:rPr>
            <w:rFonts w:eastAsia="Calibri"/>
          </w:rPr>
          <w:t>–</w:t>
        </w:r>
        <w:r>
          <w:rPr>
            <w:rFonts w:eastAsia="Calibri"/>
          </w:rPr>
          <w:t xml:space="preserve"> </w:t>
        </w:r>
        <w:r>
          <w:rPr>
            <w:rFonts w:eastAsia="Calibri"/>
          </w:rPr>
          <w:t>Карта сайта</w:t>
        </w:r>
        <w:r w:rsidR="00D93186">
          <w:rPr>
            <w:rFonts w:eastAsia="Calibri"/>
          </w:rPr>
          <w:t xml:space="preserve"> </w:t>
        </w:r>
        <w:proofErr w:type="spellStart"/>
        <w:r w:rsidR="00D93186">
          <w:rPr>
            <w:rFonts w:eastAsia="Calibri"/>
            <w:lang w:val="en-US"/>
          </w:rPr>
          <w:t>SupremeCode</w:t>
        </w:r>
        <w:proofErr w:type="spellEnd"/>
      </w:ins>
    </w:p>
    <w:p w14:paraId="51191F67" w14:textId="75E337E2" w:rsidR="00CE099E" w:rsidRDefault="00CE099E" w:rsidP="00CE099E">
      <w:pPr>
        <w:pStyle w:val="3"/>
        <w:rPr>
          <w:ins w:id="524" w:author="Автор"/>
          <w:rFonts w:eastAsiaTheme="minorHAnsi"/>
          <w:lang w:eastAsia="en-US"/>
        </w:rPr>
      </w:pPr>
      <w:ins w:id="525" w:author="Автор">
        <w:r w:rsidRPr="00385AD6">
          <w:rPr>
            <w:rFonts w:eastAsiaTheme="minorHAnsi"/>
            <w:lang w:eastAsia="en-US"/>
          </w:rPr>
          <w:t>3.</w:t>
        </w:r>
        <w:r>
          <w:rPr>
            <w:rFonts w:eastAsiaTheme="minorHAnsi"/>
            <w:lang w:eastAsia="en-US"/>
          </w:rPr>
          <w:t xml:space="preserve">4.1 </w:t>
        </w:r>
        <w:r>
          <w:rPr>
            <w:rFonts w:eastAsiaTheme="minorHAnsi"/>
            <w:lang w:eastAsia="en-US"/>
          </w:rPr>
          <w:t>Описание главной страницы</w:t>
        </w:r>
      </w:ins>
    </w:p>
    <w:p w14:paraId="3596AF50" w14:textId="3838ADEB" w:rsidR="002423B3" w:rsidRDefault="00CE099E" w:rsidP="00991D44">
      <w:pPr>
        <w:rPr>
          <w:ins w:id="526" w:author="Автор"/>
        </w:rPr>
      </w:pPr>
      <w:ins w:id="527" w:author="Автор">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991D44">
          <w:rPr>
            <w:rPrChange w:id="528" w:author="Автор">
              <w:rPr>
                <w:lang w:val="en-US"/>
              </w:rPr>
            </w:rPrChange>
          </w:rPr>
          <w:t xml:space="preserve"> [</w:t>
        </w:r>
        <w:del w:id="529" w:author="Автор">
          <w:r w:rsidDel="008C21FF">
            <w:rPr>
              <w:lang w:val="en-US"/>
            </w:rPr>
            <w:delText>MANTINE</w:delText>
          </w:r>
        </w:del>
        <w:r w:rsidR="008C21FF" w:rsidRPr="00D40A27">
          <w:rPr>
            <w:rPrChange w:id="530" w:author="Автор">
              <w:rPr>
                <w:lang w:val="en-US"/>
              </w:rPr>
            </w:rPrChange>
          </w:rPr>
          <w:t>19</w:t>
        </w:r>
        <w:r w:rsidRPr="00991D44">
          <w:rPr>
            <w:rPrChange w:id="531" w:author="Автор">
              <w:rPr>
                <w:lang w:val="en-US"/>
              </w:rPr>
            </w:rPrChange>
          </w:rPr>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w:t>
        </w:r>
        <w:r>
          <w:t xml:space="preserve"> </w:t>
        </w:r>
        <w:r w:rsidRPr="00991D44">
          <w:rPr>
            <w:rPrChange w:id="532" w:author="Автор">
              <w:rPr>
                <w:lang w:val="en-US"/>
              </w:rPr>
            </w:rPrChange>
          </w:rPr>
          <w:t>[</w:t>
        </w:r>
        <w:del w:id="533" w:author="Автор">
          <w:r w:rsidDel="008C21FF">
            <w:rPr>
              <w:lang w:val="en-US"/>
            </w:rPr>
            <w:delText>TWCSS</w:delText>
          </w:r>
        </w:del>
        <w:r w:rsidR="008C21FF" w:rsidRPr="00D40A27">
          <w:rPr>
            <w:rPrChange w:id="534" w:author="Автор">
              <w:rPr>
                <w:lang w:val="en-US"/>
              </w:rPr>
            </w:rPrChange>
          </w:rPr>
          <w:t>20</w:t>
        </w:r>
        <w:r w:rsidRPr="00991D44">
          <w:rPr>
            <w:rPrChange w:id="535" w:author="Автор">
              <w:rPr>
                <w:lang w:val="en-US"/>
              </w:rPr>
            </w:rPrChange>
          </w:rPr>
          <w:t>]</w:t>
        </w:r>
        <w:r>
          <w:t>, что позволяет быстро и эффективно применять стили, поддерживая единый дизайн.</w:t>
        </w:r>
        <w:r w:rsidRPr="00991D44">
          <w:rPr>
            <w:rPrChange w:id="536" w:author="Автор">
              <w:rPr>
                <w:lang w:val="en-US"/>
              </w:rPr>
            </w:rPrChange>
          </w:rPr>
          <w:t xml:space="preserve"> </w:t>
        </w:r>
      </w:ins>
    </w:p>
    <w:p w14:paraId="4C1D6A6A" w14:textId="140A3B48" w:rsidR="00CE099E" w:rsidRDefault="00CE099E" w:rsidP="00CE099E">
      <w:pPr>
        <w:pStyle w:val="3"/>
        <w:rPr>
          <w:ins w:id="537" w:author="Автор"/>
          <w:rFonts w:eastAsiaTheme="minorHAnsi"/>
          <w:lang w:eastAsia="en-US"/>
        </w:rPr>
      </w:pPr>
      <w:ins w:id="538" w:author="Автор">
        <w:r w:rsidRPr="00385AD6">
          <w:rPr>
            <w:rFonts w:eastAsiaTheme="minorHAnsi"/>
            <w:lang w:eastAsia="en-US"/>
          </w:rPr>
          <w:t>3.</w:t>
        </w:r>
        <w:r>
          <w:rPr>
            <w:rFonts w:eastAsiaTheme="minorHAnsi"/>
            <w:lang w:eastAsia="en-US"/>
          </w:rPr>
          <w:t>4.</w:t>
        </w:r>
        <w:r>
          <w:rPr>
            <w:rFonts w:eastAsiaTheme="minorHAnsi"/>
            <w:lang w:eastAsia="en-US"/>
          </w:rPr>
          <w:t>2</w:t>
        </w:r>
        <w:r>
          <w:rPr>
            <w:rFonts w:eastAsiaTheme="minorHAnsi"/>
            <w:lang w:eastAsia="en-US"/>
          </w:rPr>
          <w:t xml:space="preserve"> Описание </w:t>
        </w:r>
        <w:r>
          <w:rPr>
            <w:rFonts w:eastAsiaTheme="minorHAnsi"/>
            <w:lang w:eastAsia="en-US"/>
          </w:rPr>
          <w:t>страницы авторизации</w:t>
        </w:r>
      </w:ins>
    </w:p>
    <w:p w14:paraId="22FAC6F4" w14:textId="47C4376F" w:rsidR="00003362" w:rsidRPr="00003362" w:rsidRDefault="00003362" w:rsidP="008C21FF">
      <w:pPr>
        <w:rPr>
          <w:ins w:id="539" w:author="Автор"/>
          <w:rFonts w:eastAsiaTheme="minorHAnsi"/>
          <w:lang w:eastAsia="en-US"/>
        </w:rPr>
      </w:pPr>
      <w:ins w:id="540" w:author="Автор">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ins>
    </w:p>
    <w:p w14:paraId="6844FC85" w14:textId="77777777" w:rsidR="00003362" w:rsidRDefault="00003362" w:rsidP="00991D44">
      <w:pPr>
        <w:rPr>
          <w:ins w:id="541" w:author="Автор"/>
          <w:rFonts w:eastAsiaTheme="minorHAnsi"/>
          <w:lang w:eastAsia="en-US"/>
        </w:rPr>
      </w:pPr>
      <w:ins w:id="542" w:author="Автор">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ins>
    </w:p>
    <w:p w14:paraId="123F4441" w14:textId="1B9695F1" w:rsidR="00003362" w:rsidRPr="00003362" w:rsidRDefault="00003362" w:rsidP="008C21FF">
      <w:pPr>
        <w:rPr>
          <w:ins w:id="543" w:author="Автор"/>
          <w:rFonts w:eastAsiaTheme="minorHAnsi"/>
          <w:lang w:eastAsia="en-US"/>
        </w:rPr>
      </w:pPr>
      <w:ins w:id="544" w:author="Автор">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991D44">
          <w:rPr>
            <w:rFonts w:eastAsiaTheme="minorHAnsi"/>
            <w:lang w:eastAsia="en-US"/>
            <w:rPrChange w:id="545" w:author="Автор">
              <w:rPr>
                <w:rFonts w:eastAsiaTheme="minorHAnsi"/>
                <w:lang w:val="en-US" w:eastAsia="en-US"/>
              </w:rPr>
            </w:rPrChange>
          </w:rPr>
          <w:t xml:space="preserve"> [</w:t>
        </w:r>
        <w:r w:rsidR="008C21FF" w:rsidRPr="00D40A27">
          <w:rPr>
            <w:rFonts w:eastAsiaTheme="minorHAnsi"/>
            <w:lang w:eastAsia="en-US"/>
            <w:rPrChange w:id="546" w:author="Автор">
              <w:rPr>
                <w:rFonts w:eastAsiaTheme="minorHAnsi"/>
                <w:lang w:val="en-US" w:eastAsia="en-US"/>
              </w:rPr>
            </w:rPrChange>
          </w:rPr>
          <w:t>21</w:t>
        </w:r>
        <w:del w:id="547" w:author="Автор">
          <w:r w:rsidDel="008C21FF">
            <w:rPr>
              <w:rFonts w:eastAsiaTheme="minorHAnsi"/>
              <w:lang w:val="en-US" w:eastAsia="en-US"/>
            </w:rPr>
            <w:delText>JWT</w:delText>
          </w:r>
        </w:del>
        <w:r w:rsidR="00991D44" w:rsidRPr="00991D44">
          <w:rPr>
            <w:rFonts w:eastAsiaTheme="minorHAnsi"/>
            <w:lang w:eastAsia="en-US"/>
            <w:rPrChange w:id="548" w:author="Автор">
              <w:rPr>
                <w:rFonts w:eastAsiaTheme="minorHAnsi"/>
                <w:lang w:val="en-US" w:eastAsia="en-US"/>
              </w:rPr>
            </w:rPrChange>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991D44">
          <w:rPr>
            <w:rFonts w:eastAsiaTheme="minorHAnsi"/>
            <w:lang w:eastAsia="en-US"/>
            <w:rPrChange w:id="549" w:author="Автор">
              <w:rPr>
                <w:rFonts w:eastAsiaTheme="minorHAnsi"/>
                <w:lang w:val="en-US" w:eastAsia="en-US"/>
              </w:rPr>
            </w:rPrChange>
          </w:rPr>
          <w:t xml:space="preserve"> [</w:t>
        </w:r>
        <w:r w:rsidR="008C21FF" w:rsidRPr="00D40A27">
          <w:rPr>
            <w:rFonts w:eastAsiaTheme="minorHAnsi"/>
            <w:lang w:eastAsia="en-US"/>
            <w:rPrChange w:id="550" w:author="Автор">
              <w:rPr>
                <w:rFonts w:eastAsiaTheme="minorHAnsi"/>
                <w:lang w:val="en-US" w:eastAsia="en-US"/>
              </w:rPr>
            </w:rPrChange>
          </w:rPr>
          <w:t>22</w:t>
        </w:r>
        <w:del w:id="551" w:author="Автор">
          <w:r w:rsidR="00991D44" w:rsidDel="008C21FF">
            <w:rPr>
              <w:rFonts w:eastAsiaTheme="minorHAnsi"/>
              <w:lang w:val="en-US" w:eastAsia="en-US"/>
            </w:rPr>
            <w:delText>LOCALSTORAGE</w:delText>
          </w:r>
        </w:del>
        <w:r w:rsidR="00991D44" w:rsidRPr="00991D44">
          <w:rPr>
            <w:rFonts w:eastAsiaTheme="minorHAnsi"/>
            <w:lang w:eastAsia="en-US"/>
            <w:rPrChange w:id="552" w:author="Автор">
              <w:rPr>
                <w:rFonts w:eastAsiaTheme="minorHAnsi"/>
                <w:lang w:val="en-US" w:eastAsia="en-US"/>
              </w:rPr>
            </w:rPrChange>
          </w:rPr>
          <w:t>]</w:t>
        </w:r>
        <w:r w:rsidRPr="00003362">
          <w:rPr>
            <w:rFonts w:eastAsiaTheme="minorHAnsi"/>
            <w:lang w:eastAsia="en-US"/>
          </w:rPr>
          <w:t xml:space="preserve">, </w:t>
        </w:r>
        <w:r w:rsidRPr="00003362">
          <w:rPr>
            <w:rFonts w:eastAsiaTheme="minorHAnsi"/>
            <w:lang w:eastAsia="en-US"/>
          </w:rPr>
          <w:lastRenderedPageBreak/>
          <w:t xml:space="preserve">а сохраняется в </w:t>
        </w:r>
        <w:proofErr w:type="spellStart"/>
        <w:r w:rsidRPr="00003362">
          <w:rPr>
            <w:rFonts w:eastAsiaTheme="minorHAnsi"/>
            <w:lang w:eastAsia="en-US"/>
          </w:rPr>
          <w:t>http-only</w:t>
        </w:r>
        <w:proofErr w:type="spellEnd"/>
        <w:r w:rsidRPr="00003362">
          <w:rPr>
            <w:rFonts w:eastAsiaTheme="minorHAnsi"/>
            <w:lang w:eastAsia="en-US"/>
          </w:rPr>
          <w:t xml:space="preserve"> </w:t>
        </w:r>
        <w:proofErr w:type="spellStart"/>
        <w:r w:rsidRPr="00003362">
          <w:rPr>
            <w:rFonts w:eastAsiaTheme="minorHAnsi"/>
            <w:lang w:eastAsia="en-US"/>
          </w:rPr>
          <w:t>cookies</w:t>
        </w:r>
        <w:proofErr w:type="spellEnd"/>
        <w:r w:rsidRPr="00991D44">
          <w:rPr>
            <w:rFonts w:eastAsiaTheme="minorHAnsi"/>
            <w:lang w:eastAsia="en-US"/>
            <w:rPrChange w:id="553" w:author="Автор">
              <w:rPr>
                <w:rFonts w:eastAsiaTheme="minorHAnsi"/>
                <w:lang w:val="en-US" w:eastAsia="en-US"/>
              </w:rPr>
            </w:rPrChange>
          </w:rPr>
          <w:t xml:space="preserve"> [</w:t>
        </w:r>
        <w:del w:id="554" w:author="Автор">
          <w:r w:rsidDel="008C21FF">
            <w:rPr>
              <w:rFonts w:eastAsiaTheme="minorHAnsi"/>
              <w:lang w:val="en-US" w:eastAsia="en-US"/>
            </w:rPr>
            <w:delText>COOKIES</w:delText>
          </w:r>
        </w:del>
        <w:r w:rsidR="008C21FF" w:rsidRPr="00D40A27">
          <w:rPr>
            <w:rFonts w:eastAsiaTheme="minorHAnsi"/>
            <w:lang w:eastAsia="en-US"/>
            <w:rPrChange w:id="555" w:author="Автор">
              <w:rPr>
                <w:rFonts w:eastAsiaTheme="minorHAnsi"/>
                <w:lang w:val="en-US" w:eastAsia="en-US"/>
              </w:rPr>
            </w:rPrChange>
          </w:rPr>
          <w:t>23</w:t>
        </w:r>
        <w:r w:rsidRPr="00991D44">
          <w:rPr>
            <w:rFonts w:eastAsiaTheme="minorHAnsi"/>
            <w:lang w:eastAsia="en-US"/>
            <w:rPrChange w:id="556" w:author="Автор">
              <w:rPr>
                <w:rFonts w:eastAsiaTheme="minorHAnsi"/>
                <w:lang w:val="en-US" w:eastAsia="en-US"/>
              </w:rPr>
            </w:rPrChange>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991D44">
          <w:rPr>
            <w:rFonts w:eastAsiaTheme="minorHAnsi"/>
            <w:lang w:eastAsia="en-US"/>
            <w:rPrChange w:id="557" w:author="Автор">
              <w:rPr>
                <w:rFonts w:eastAsiaTheme="minorHAnsi"/>
                <w:lang w:val="en-US" w:eastAsia="en-US"/>
              </w:rPr>
            </w:rPrChange>
          </w:rPr>
          <w:t>[</w:t>
        </w:r>
        <w:r w:rsidR="008C21FF" w:rsidRPr="00D40A27">
          <w:rPr>
            <w:rFonts w:eastAsiaTheme="minorHAnsi"/>
            <w:lang w:eastAsia="en-US"/>
            <w:rPrChange w:id="558" w:author="Автор">
              <w:rPr>
                <w:rFonts w:eastAsiaTheme="minorHAnsi"/>
                <w:lang w:val="en-US" w:eastAsia="en-US"/>
              </w:rPr>
            </w:rPrChange>
          </w:rPr>
          <w:t>24</w:t>
        </w:r>
        <w:del w:id="559" w:author="Автор">
          <w:r w:rsidDel="008C21FF">
            <w:rPr>
              <w:rFonts w:eastAsiaTheme="minorHAnsi"/>
              <w:lang w:val="en-US" w:eastAsia="en-US"/>
            </w:rPr>
            <w:delText>XSS</w:delText>
          </w:r>
        </w:del>
        <w:r w:rsidRPr="00991D44">
          <w:rPr>
            <w:rFonts w:eastAsiaTheme="minorHAnsi"/>
            <w:lang w:eastAsia="en-US"/>
            <w:rPrChange w:id="560" w:author="Автор">
              <w:rPr>
                <w:rFonts w:eastAsiaTheme="minorHAnsi"/>
                <w:lang w:val="en-US" w:eastAsia="en-US"/>
              </w:rPr>
            </w:rPrChange>
          </w:rPr>
          <w:t>]</w:t>
        </w:r>
        <w:r w:rsidRPr="00003362">
          <w:rPr>
            <w:rFonts w:eastAsiaTheme="minorHAnsi"/>
            <w:lang w:eastAsia="en-US"/>
          </w:rPr>
          <w:t>.</w:t>
        </w:r>
      </w:ins>
    </w:p>
    <w:p w14:paraId="0D8A01C3" w14:textId="14B4DD99" w:rsidR="00003362" w:rsidDel="002578AA" w:rsidRDefault="00003362" w:rsidP="002578AA">
      <w:pPr>
        <w:rPr>
          <w:del w:id="561" w:author="Автор"/>
          <w:rFonts w:eastAsiaTheme="minorHAnsi"/>
          <w:lang w:eastAsia="en-US"/>
        </w:rPr>
      </w:pPr>
      <w:ins w:id="562" w:author="Автор">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578AA">
          <w:rPr>
            <w:rFonts w:eastAsiaTheme="minorHAnsi"/>
            <w:lang w:eastAsia="en-US"/>
            <w:rPrChange w:id="563" w:author="Автор">
              <w:rPr>
                <w:rFonts w:eastAsiaTheme="minorHAnsi"/>
                <w:lang w:val="en-US" w:eastAsia="en-US"/>
              </w:rPr>
            </w:rPrChange>
          </w:rPr>
          <w:t xml:space="preserve"> </w:t>
        </w:r>
        <w:r w:rsidR="00991D44" w:rsidRPr="00991D44">
          <w:rPr>
            <w:rFonts w:eastAsiaTheme="minorHAnsi"/>
            <w:lang w:eastAsia="en-US"/>
            <w:rPrChange w:id="564" w:author="Автор">
              <w:rPr>
                <w:rFonts w:eastAsiaTheme="minorHAnsi"/>
                <w:lang w:val="en-US" w:eastAsia="en-US"/>
              </w:rPr>
            </w:rPrChange>
          </w:rPr>
          <w:t>[</w:t>
        </w:r>
        <w:del w:id="565" w:author="Автор">
          <w:r w:rsidR="00991D44" w:rsidDel="008C21FF">
            <w:rPr>
              <w:rFonts w:eastAsiaTheme="minorHAnsi"/>
              <w:lang w:val="en-US" w:eastAsia="en-US"/>
            </w:rPr>
            <w:delText>AXIOS</w:delText>
          </w:r>
        </w:del>
        <w:r w:rsidR="008C21FF" w:rsidRPr="00D40A27">
          <w:rPr>
            <w:rFonts w:eastAsiaTheme="minorHAnsi"/>
            <w:lang w:eastAsia="en-US"/>
            <w:rPrChange w:id="566" w:author="Автор">
              <w:rPr>
                <w:rFonts w:eastAsiaTheme="minorHAnsi"/>
                <w:lang w:val="en-US" w:eastAsia="en-US"/>
              </w:rPr>
            </w:rPrChange>
          </w:rPr>
          <w:t>25</w:t>
        </w:r>
        <w:r w:rsidR="00991D44" w:rsidRPr="00991D44">
          <w:rPr>
            <w:rFonts w:eastAsiaTheme="minorHAnsi"/>
            <w:lang w:eastAsia="en-US"/>
            <w:rPrChange w:id="567" w:author="Автор">
              <w:rPr>
                <w:rFonts w:eastAsiaTheme="minorHAnsi"/>
                <w:lang w:val="en-US" w:eastAsia="en-US"/>
              </w:rPr>
            </w:rPrChange>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ins>
    </w:p>
    <w:p w14:paraId="31FE824E" w14:textId="77777777" w:rsidR="002578AA" w:rsidRPr="00003362" w:rsidRDefault="002578AA" w:rsidP="008C21FF">
      <w:pPr>
        <w:rPr>
          <w:ins w:id="568" w:author="Автор"/>
          <w:rFonts w:eastAsiaTheme="minorHAnsi"/>
          <w:lang w:eastAsia="en-US"/>
        </w:rPr>
      </w:pPr>
    </w:p>
    <w:p w14:paraId="027248A5" w14:textId="5B246C66" w:rsidR="00003362" w:rsidRPr="00003362" w:rsidDel="004C1518" w:rsidRDefault="00991D44" w:rsidP="002578AA">
      <w:pPr>
        <w:rPr>
          <w:ins w:id="569" w:author="Автор"/>
          <w:del w:id="570" w:author="Автор"/>
          <w:rFonts w:eastAsiaTheme="minorHAnsi"/>
          <w:lang w:eastAsia="en-US"/>
        </w:rPr>
        <w:pPrChange w:id="571" w:author="Автор">
          <w:pPr/>
        </w:pPrChange>
      </w:pPr>
      <w:ins w:id="572" w:author="Автор">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4C1518">
          <w:rPr>
            <w:rFonts w:eastAsiaTheme="minorHAnsi"/>
            <w:lang w:eastAsia="en-US"/>
            <w:rPrChange w:id="573" w:author="Автор">
              <w:rPr>
                <w:rFonts w:eastAsiaTheme="minorHAnsi"/>
                <w:lang w:val="en-US" w:eastAsia="en-US"/>
              </w:rPr>
            </w:rPrChange>
          </w:rPr>
          <w:t xml:space="preserve"> [</w:t>
        </w:r>
        <w:r w:rsidR="008C21FF" w:rsidRPr="00D40A27">
          <w:rPr>
            <w:rFonts w:eastAsiaTheme="minorHAnsi"/>
            <w:lang w:eastAsia="en-US"/>
            <w:rPrChange w:id="574" w:author="Автор">
              <w:rPr>
                <w:rFonts w:eastAsiaTheme="minorHAnsi"/>
                <w:lang w:val="en-US" w:eastAsia="en-US"/>
              </w:rPr>
            </w:rPrChange>
          </w:rPr>
          <w:t>26</w:t>
        </w:r>
        <w:del w:id="575" w:author="Автор">
          <w:r w:rsidR="004C1518" w:rsidDel="008C21FF">
            <w:rPr>
              <w:rFonts w:eastAsiaTheme="minorHAnsi"/>
              <w:lang w:val="en-US" w:eastAsia="en-US"/>
            </w:rPr>
            <w:delText>ZUSTAND</w:delText>
          </w:r>
        </w:del>
        <w:r w:rsidR="004C1518" w:rsidRPr="004C1518">
          <w:rPr>
            <w:rFonts w:eastAsiaTheme="minorHAnsi"/>
            <w:lang w:eastAsia="en-US"/>
            <w:rPrChange w:id="576" w:author="Автор">
              <w:rPr>
                <w:rFonts w:eastAsiaTheme="minorHAnsi"/>
                <w:lang w:val="en-US" w:eastAsia="en-US"/>
              </w:rPr>
            </w:rPrChange>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4C1518">
          <w:rPr>
            <w:rFonts w:eastAsiaTheme="minorHAnsi"/>
            <w:lang w:eastAsia="en-US"/>
            <w:rPrChange w:id="577" w:author="Автор">
              <w:rPr>
                <w:rFonts w:eastAsiaTheme="minorHAnsi"/>
                <w:lang w:val="en-US" w:eastAsia="en-US"/>
              </w:rPr>
            </w:rPrChange>
          </w:rPr>
          <w:t xml:space="preserve"> [</w:t>
        </w:r>
        <w:del w:id="578" w:author="Автор">
          <w:r w:rsidR="004C1518" w:rsidDel="008C21FF">
            <w:rPr>
              <w:rFonts w:eastAsiaTheme="minorHAnsi"/>
              <w:lang w:val="en-US" w:eastAsia="en-US"/>
            </w:rPr>
            <w:delText>STORAGE</w:delText>
          </w:r>
          <w:r w:rsidR="004C1518" w:rsidRPr="004C1518" w:rsidDel="008C21FF">
            <w:rPr>
              <w:rFonts w:eastAsiaTheme="minorHAnsi"/>
              <w:lang w:eastAsia="en-US"/>
              <w:rPrChange w:id="579" w:author="Автор">
                <w:rPr>
                  <w:rFonts w:eastAsiaTheme="minorHAnsi"/>
                  <w:lang w:val="en-US" w:eastAsia="en-US"/>
                </w:rPr>
              </w:rPrChange>
            </w:rPr>
            <w:delText>_</w:delText>
          </w:r>
        </w:del>
        <w:r w:rsidR="008C21FF" w:rsidRPr="00D40A27">
          <w:rPr>
            <w:rFonts w:eastAsiaTheme="minorHAnsi"/>
            <w:lang w:eastAsia="en-US"/>
            <w:rPrChange w:id="580" w:author="Автор">
              <w:rPr>
                <w:rFonts w:eastAsiaTheme="minorHAnsi"/>
                <w:lang w:val="en-US" w:eastAsia="en-US"/>
              </w:rPr>
            </w:rPrChange>
          </w:rPr>
          <w:t>27</w:t>
        </w:r>
        <w:del w:id="581" w:author="Автор">
          <w:r w:rsidR="004C1518" w:rsidDel="008C21FF">
            <w:rPr>
              <w:rFonts w:eastAsiaTheme="minorHAnsi"/>
              <w:lang w:val="en-US" w:eastAsia="en-US"/>
            </w:rPr>
            <w:delText>EVENT</w:delText>
          </w:r>
        </w:del>
        <w:r w:rsidR="004C1518" w:rsidRPr="004C1518">
          <w:rPr>
            <w:rFonts w:eastAsiaTheme="minorHAnsi"/>
            <w:lang w:eastAsia="en-US"/>
            <w:rPrChange w:id="582" w:author="Автор">
              <w:rPr>
                <w:rFonts w:eastAsiaTheme="minorHAnsi"/>
                <w:lang w:val="en-US" w:eastAsia="en-US"/>
              </w:rPr>
            </w:rPrChange>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ins>
    </w:p>
    <w:p w14:paraId="67910428" w14:textId="3AE46C1B" w:rsidR="00CE099E" w:rsidRPr="00991D44" w:rsidDel="004C1518" w:rsidRDefault="00003362" w:rsidP="002578AA">
      <w:pPr>
        <w:ind w:firstLine="0"/>
        <w:rPr>
          <w:ins w:id="583" w:author="Автор"/>
          <w:del w:id="584" w:author="Автор"/>
          <w:rFonts w:eastAsiaTheme="minorHAnsi"/>
          <w:lang w:eastAsia="en-US"/>
          <w:rPrChange w:id="585" w:author="Автор">
            <w:rPr>
              <w:ins w:id="586" w:author="Автор"/>
              <w:del w:id="587" w:author="Автор"/>
              <w:rFonts w:eastAsiaTheme="minorHAnsi"/>
              <w:lang w:eastAsia="en-US"/>
            </w:rPr>
          </w:rPrChange>
        </w:rPr>
        <w:pPrChange w:id="588" w:author="Автор">
          <w:pPr>
            <w:pStyle w:val="3"/>
          </w:pPr>
        </w:pPrChange>
      </w:pPr>
      <w:ins w:id="589" w:author="Автор">
        <w:del w:id="590" w:author="Автор">
          <w:r w:rsidRPr="00003362" w:rsidDel="004C1518">
            <w:rPr>
              <w:rFonts w:eastAsiaTheme="minorHAnsi"/>
              <w:lang w:eastAsia="en-US"/>
            </w:rPr>
            <w:delText>Таким образом, страница авторизации использует комбинацию современных библиотек и подходов для обеспечения безопасности, удобства и надежности работы с пользователями.</w:delText>
          </w:r>
        </w:del>
      </w:ins>
    </w:p>
    <w:p w14:paraId="5AC827E0" w14:textId="4D6C0531" w:rsidR="00CE099E" w:rsidRPr="005B7341" w:rsidDel="004C1518" w:rsidRDefault="002578AA" w:rsidP="002578AA">
      <w:pPr>
        <w:rPr>
          <w:ins w:id="591" w:author="Автор"/>
          <w:del w:id="592" w:author="Автор"/>
          <w:rFonts w:eastAsiaTheme="minorHAnsi"/>
          <w:lang w:eastAsia="en-US"/>
          <w:rPrChange w:id="593" w:author="Автор">
            <w:rPr>
              <w:ins w:id="594" w:author="Автор"/>
              <w:del w:id="595" w:author="Автор"/>
              <w:rFonts w:eastAsiaTheme="minorHAnsi"/>
              <w:lang w:eastAsia="en-US"/>
            </w:rPr>
          </w:rPrChange>
        </w:rPr>
        <w:pPrChange w:id="596" w:author="Автор">
          <w:pPr>
            <w:pStyle w:val="2"/>
          </w:pPr>
        </w:pPrChange>
      </w:pPr>
      <w:ins w:id="597" w:author="Автор">
        <w:r w:rsidRPr="005B7341">
          <w:rPr>
            <w:rFonts w:eastAsiaTheme="minorHAnsi"/>
            <w:lang w:eastAsia="en-US"/>
            <w:rPrChange w:id="598" w:author="Автор">
              <w:rPr>
                <w:rFonts w:eastAsiaTheme="minorHAnsi"/>
                <w:lang w:val="en-US" w:eastAsia="en-US"/>
              </w:rPr>
            </w:rPrChange>
          </w:rPr>
          <w:t xml:space="preserve"> </w:t>
        </w:r>
      </w:ins>
    </w:p>
    <w:p w14:paraId="23CF45BB" w14:textId="77777777" w:rsidR="006630D7" w:rsidRPr="00E45715" w:rsidRDefault="006630D7" w:rsidP="002578AA">
      <w:pPr>
        <w:rPr>
          <w:ins w:id="599" w:author="Автор"/>
          <w:rFonts w:eastAsiaTheme="minorHAnsi"/>
          <w:lang w:eastAsia="en-US"/>
          <w:rPrChange w:id="600" w:author="Автор">
            <w:rPr>
              <w:ins w:id="601" w:author="Автор"/>
              <w:rFonts w:eastAsiaTheme="minorHAnsi"/>
              <w:lang w:eastAsia="en-US"/>
            </w:rPr>
          </w:rPrChange>
        </w:rPr>
        <w:pPrChange w:id="602" w:author="Автор">
          <w:pPr>
            <w:pStyle w:val="2"/>
          </w:pPr>
        </w:pPrChange>
      </w:pPr>
    </w:p>
    <w:p w14:paraId="572E550A" w14:textId="1BD18A9A" w:rsidR="001357EA" w:rsidRDefault="001357EA" w:rsidP="005B7341">
      <w:pPr>
        <w:pStyle w:val="3"/>
        <w:rPr>
          <w:ins w:id="603" w:author="Автор"/>
          <w:rFonts w:eastAsiaTheme="minorHAnsi"/>
          <w:lang w:eastAsia="en-US"/>
        </w:rPr>
      </w:pPr>
      <w:ins w:id="604" w:author="Автор">
        <w:r w:rsidRPr="00385AD6">
          <w:rPr>
            <w:rFonts w:eastAsiaTheme="minorHAnsi"/>
            <w:lang w:eastAsia="en-US"/>
          </w:rPr>
          <w:t>3.</w:t>
        </w:r>
        <w:r>
          <w:rPr>
            <w:rFonts w:eastAsiaTheme="minorHAnsi"/>
            <w:lang w:eastAsia="en-US"/>
          </w:rPr>
          <w:t>4.</w:t>
        </w:r>
        <w:r w:rsidRPr="005B7341">
          <w:rPr>
            <w:rFonts w:eastAsiaTheme="minorHAnsi"/>
            <w:lang w:eastAsia="en-US"/>
            <w:rPrChange w:id="605" w:author="Автор">
              <w:rPr>
                <w:rFonts w:eastAsiaTheme="minorHAnsi"/>
                <w:lang w:val="en-US" w:eastAsia="en-US"/>
              </w:rPr>
            </w:rPrChange>
          </w:rPr>
          <w:t>3</w:t>
        </w:r>
        <w:r>
          <w:rPr>
            <w:rFonts w:eastAsiaTheme="minorHAnsi"/>
            <w:lang w:eastAsia="en-US"/>
          </w:rPr>
          <w:t xml:space="preserve"> Описание </w:t>
        </w:r>
        <w:r>
          <w:rPr>
            <w:rFonts w:eastAsiaTheme="minorHAnsi"/>
            <w:lang w:eastAsia="en-US"/>
          </w:rPr>
          <w:t>страницы со списком задач</w:t>
        </w:r>
      </w:ins>
    </w:p>
    <w:p w14:paraId="06CB5508" w14:textId="39A58886" w:rsidR="001357EA" w:rsidRPr="006559B5" w:rsidRDefault="001357EA" w:rsidP="005B7341">
      <w:pPr>
        <w:rPr>
          <w:ins w:id="606" w:author="Автор"/>
          <w:lang w:val="en-US"/>
          <w:rPrChange w:id="607" w:author="Автор">
            <w:rPr>
              <w:ins w:id="608" w:author="Автор"/>
            </w:rPr>
          </w:rPrChange>
        </w:rPr>
      </w:pPr>
      <w:ins w:id="609" w:author="Автор">
        <w:r>
          <w:t>Страница задач предоставляет пользователям возможность просматривать доступные задачи</w:t>
        </w:r>
        <w:r>
          <w:t xml:space="preserve">. </w:t>
        </w:r>
        <w:r>
          <w:t xml:space="preserve">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5B7341">
          <w:rPr>
            <w:rPrChange w:id="610" w:author="Автор">
              <w:rPr>
                <w:lang w:val="en-US"/>
              </w:rPr>
            </w:rPrChange>
          </w:rPr>
          <w:t>-</w:t>
        </w:r>
        <w:r>
          <w:rPr>
            <w:lang w:val="en-US"/>
          </w:rPr>
          <w:t>r</w:t>
        </w:r>
        <w:proofErr w:type="spellStart"/>
        <w:r>
          <w:t>outer</w:t>
        </w:r>
        <w:proofErr w:type="spellEnd"/>
        <w:r>
          <w:t xml:space="preserve"> </w:t>
        </w:r>
        <w:r w:rsidRPr="005B7341">
          <w:rPr>
            <w:rPrChange w:id="611" w:author="Автор">
              <w:rPr>
                <w:lang w:val="en-US"/>
              </w:rPr>
            </w:rPrChange>
          </w:rPr>
          <w:t>[</w:t>
        </w:r>
        <w:r w:rsidR="00D40A27" w:rsidRPr="00D40A27">
          <w:rPr>
            <w:rPrChange w:id="612" w:author="Автор">
              <w:rPr>
                <w:lang w:val="en-US"/>
              </w:rPr>
            </w:rPrChange>
          </w:rPr>
          <w:t>28</w:t>
        </w:r>
        <w:del w:id="613" w:author="Автор">
          <w:r w:rsidDel="00D40A27">
            <w:rPr>
              <w:lang w:val="en-US"/>
            </w:rPr>
            <w:delText>RR</w:delText>
          </w:r>
          <w:r w:rsidRPr="005B7341" w:rsidDel="00D40A27">
            <w:rPr>
              <w:rPrChange w:id="614" w:author="Автор">
                <w:rPr>
                  <w:lang w:val="en-US"/>
                </w:rPr>
              </w:rPrChange>
            </w:rPr>
            <w:delText>-</w:delText>
          </w:r>
          <w:r w:rsidDel="00D40A27">
            <w:rPr>
              <w:lang w:val="en-US"/>
            </w:rPr>
            <w:delText>LOADER</w:delText>
          </w:r>
        </w:del>
        <w:r w:rsidRPr="005B7341">
          <w:rPr>
            <w:rPrChange w:id="615" w:author="Автор">
              <w:rPr>
                <w:lang w:val="en-US"/>
              </w:rPr>
            </w:rPrChange>
          </w:rPr>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ins>
    </w:p>
    <w:p w14:paraId="557DFAE5" w14:textId="526504BC" w:rsidR="005B7341" w:rsidRDefault="005B7341" w:rsidP="005B7341">
      <w:pPr>
        <w:rPr>
          <w:ins w:id="616" w:author="Автор"/>
        </w:rPr>
      </w:pPr>
      <w:ins w:id="617" w:author="Автор">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5B7341">
          <w:rPr>
            <w:rPrChange w:id="618" w:author="Автор">
              <w:rPr>
                <w:lang w:val="en-US"/>
              </w:rPr>
            </w:rPrChange>
          </w:rPr>
          <w:t xml:space="preserve"> </w:t>
        </w:r>
        <w:proofErr w:type="spellStart"/>
        <w:r>
          <w:rPr>
            <w:lang w:val="en-US"/>
          </w:rPr>
          <w:t>TanStack</w:t>
        </w:r>
        <w:proofErr w:type="spellEnd"/>
        <w:r w:rsidRPr="005B7341">
          <w:rPr>
            <w:rPrChange w:id="619" w:author="Автор">
              <w:rPr>
                <w:lang w:val="en-US"/>
              </w:rPr>
            </w:rPrChange>
          </w:rPr>
          <w:t xml:space="preserve"> </w:t>
        </w:r>
        <w:r>
          <w:rPr>
            <w:lang w:val="en-US"/>
          </w:rPr>
          <w:t>Query</w:t>
        </w:r>
        <w:r w:rsidRPr="005B7341">
          <w:rPr>
            <w:rPrChange w:id="620" w:author="Автор">
              <w:rPr>
                <w:lang w:val="en-US"/>
              </w:rPr>
            </w:rPrChange>
          </w:rPr>
          <w:t xml:space="preserve"> [</w:t>
        </w:r>
        <w:del w:id="621" w:author="Автор">
          <w:r w:rsidDel="00D40A27">
            <w:rPr>
              <w:lang w:val="en-US"/>
            </w:rPr>
            <w:delText>QUERY</w:delText>
          </w:r>
        </w:del>
        <w:r w:rsidR="00D40A27">
          <w:rPr>
            <w:lang w:val="en-US"/>
          </w:rPr>
          <w:t>29</w:t>
        </w:r>
        <w:r>
          <w:rPr>
            <w:lang w:val="en-US"/>
          </w:rPr>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w:t>
        </w:r>
        <w:r>
          <w:t xml:space="preserve"> </w:t>
        </w:r>
      </w:ins>
    </w:p>
    <w:p w14:paraId="44B3EEC8" w14:textId="1545B486" w:rsidR="005B7341" w:rsidRDefault="005B7341" w:rsidP="005B7341">
      <w:pPr>
        <w:rPr>
          <w:ins w:id="622" w:author="Автор"/>
        </w:rPr>
      </w:pPr>
      <w:ins w:id="623" w:author="Автор">
        <w:r>
          <w:t xml:space="preserve">При загрузке страницы предусмотрены различные сценарии отображения данных в зависимости от времени загрузки. Если данные </w:t>
        </w:r>
        <w:r>
          <w:lastRenderedPageBreak/>
          <w:t>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w:t>
        </w:r>
        <w:r>
          <w:t xml:space="preserve"> </w:t>
        </w:r>
      </w:ins>
    </w:p>
    <w:p w14:paraId="484FB774" w14:textId="17E6EFF9" w:rsidR="005F3F04" w:rsidRDefault="005F3F04" w:rsidP="005F3F04">
      <w:pPr>
        <w:pStyle w:val="3"/>
        <w:rPr>
          <w:ins w:id="624" w:author="Автор"/>
          <w:rFonts w:eastAsiaTheme="minorHAnsi"/>
          <w:lang w:eastAsia="en-US"/>
        </w:rPr>
      </w:pPr>
      <w:ins w:id="625" w:author="Автор">
        <w:r w:rsidRPr="00385AD6">
          <w:rPr>
            <w:rFonts w:eastAsiaTheme="minorHAnsi"/>
            <w:lang w:eastAsia="en-US"/>
          </w:rPr>
          <w:t>3.</w:t>
        </w:r>
        <w:r>
          <w:rPr>
            <w:rFonts w:eastAsiaTheme="minorHAnsi"/>
            <w:lang w:eastAsia="en-US"/>
          </w:rPr>
          <w:t>4.</w:t>
        </w:r>
        <w:r w:rsidRPr="006559B5">
          <w:rPr>
            <w:rFonts w:eastAsiaTheme="minorHAnsi"/>
            <w:lang w:eastAsia="en-US"/>
            <w:rPrChange w:id="626" w:author="Автор">
              <w:rPr>
                <w:rFonts w:eastAsiaTheme="minorHAnsi"/>
                <w:lang w:val="en-US" w:eastAsia="en-US"/>
              </w:rPr>
            </w:rPrChange>
          </w:rPr>
          <w:t>4</w:t>
        </w:r>
        <w:r>
          <w:rPr>
            <w:rFonts w:eastAsiaTheme="minorHAnsi"/>
            <w:lang w:eastAsia="en-US"/>
          </w:rPr>
          <w:t xml:space="preserve"> Описание страницы </w:t>
        </w:r>
        <w:r>
          <w:rPr>
            <w:rFonts w:eastAsiaTheme="minorHAnsi"/>
            <w:lang w:eastAsia="en-US"/>
          </w:rPr>
          <w:t>решения задачи</w:t>
        </w:r>
      </w:ins>
    </w:p>
    <w:p w14:paraId="501391BC" w14:textId="154FC757" w:rsidR="005F3F04" w:rsidRPr="008C21FF" w:rsidRDefault="005F3F04" w:rsidP="008C21FF">
      <w:pPr>
        <w:rPr>
          <w:ins w:id="627" w:author="Автор"/>
          <w:rFonts w:eastAsiaTheme="minorHAnsi"/>
          <w:lang w:eastAsia="en-US"/>
        </w:rPr>
      </w:pPr>
      <w:ins w:id="628" w:author="Автор">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6559B5">
          <w:rPr>
            <w:rFonts w:eastAsiaTheme="minorHAnsi"/>
            <w:lang w:eastAsia="en-US"/>
            <w:rPrChange w:id="629" w:author="Автор">
              <w:rPr>
                <w:rFonts w:eastAsiaTheme="minorHAnsi"/>
                <w:lang w:val="en-US" w:eastAsia="en-US"/>
              </w:rPr>
            </w:rPrChange>
          </w:rPr>
          <w:t>[</w:t>
        </w:r>
        <w:r w:rsidR="00D40A27" w:rsidRPr="00D40A27">
          <w:rPr>
            <w:rFonts w:eastAsiaTheme="minorHAnsi"/>
            <w:lang w:eastAsia="en-US"/>
            <w:rPrChange w:id="630" w:author="Автор">
              <w:rPr>
                <w:rFonts w:eastAsiaTheme="minorHAnsi"/>
                <w:lang w:val="en-US" w:eastAsia="en-US"/>
              </w:rPr>
            </w:rPrChange>
          </w:rPr>
          <w:t>30</w:t>
        </w:r>
        <w:del w:id="631" w:author="Автор">
          <w:r w:rsidDel="00D40A27">
            <w:rPr>
              <w:rFonts w:eastAsiaTheme="minorHAnsi"/>
              <w:lang w:val="en-US" w:eastAsia="en-US"/>
            </w:rPr>
            <w:delText>MD</w:delText>
          </w:r>
        </w:del>
        <w:r w:rsidRPr="006559B5">
          <w:rPr>
            <w:rFonts w:eastAsiaTheme="minorHAnsi"/>
            <w:lang w:eastAsia="en-US"/>
            <w:rPrChange w:id="632" w:author="Автор">
              <w:rPr>
                <w:rFonts w:eastAsiaTheme="minorHAnsi"/>
                <w:lang w:val="en-US" w:eastAsia="en-US"/>
              </w:rPr>
            </w:rPrChange>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6559B5">
          <w:rPr>
            <w:rFonts w:eastAsiaTheme="minorHAnsi"/>
            <w:lang w:eastAsia="en-US"/>
            <w:rPrChange w:id="633" w:author="Автор">
              <w:rPr>
                <w:rFonts w:eastAsiaTheme="minorHAnsi"/>
                <w:lang w:val="en-US" w:eastAsia="en-US"/>
              </w:rPr>
            </w:rPrChange>
          </w:rPr>
          <w:t xml:space="preserve"> [</w:t>
        </w:r>
        <w:r w:rsidR="00D40A27" w:rsidRPr="00D40A27">
          <w:rPr>
            <w:rFonts w:eastAsiaTheme="minorHAnsi"/>
            <w:lang w:eastAsia="en-US"/>
            <w:rPrChange w:id="634" w:author="Автор">
              <w:rPr>
                <w:rFonts w:eastAsiaTheme="minorHAnsi"/>
                <w:lang w:val="en-US" w:eastAsia="en-US"/>
              </w:rPr>
            </w:rPrChange>
          </w:rPr>
          <w:t>31</w:t>
        </w:r>
        <w:del w:id="635" w:author="Автор">
          <w:r w:rsidR="000C14A5" w:rsidDel="00D40A27">
            <w:rPr>
              <w:rFonts w:eastAsiaTheme="minorHAnsi"/>
              <w:lang w:val="en-US" w:eastAsia="en-US"/>
            </w:rPr>
            <w:delText>MEDITOR</w:delText>
          </w:r>
        </w:del>
        <w:r w:rsidR="000C14A5" w:rsidRPr="006559B5">
          <w:rPr>
            <w:rFonts w:eastAsiaTheme="minorHAnsi"/>
            <w:lang w:eastAsia="en-US"/>
            <w:rPrChange w:id="636" w:author="Автор">
              <w:rPr>
                <w:rFonts w:eastAsiaTheme="minorHAnsi"/>
                <w:lang w:val="en-US" w:eastAsia="en-US"/>
              </w:rPr>
            </w:rPrChange>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6559B5">
          <w:rPr>
            <w:rFonts w:eastAsiaTheme="minorHAnsi"/>
            <w:lang w:eastAsia="en-US"/>
            <w:rPrChange w:id="637" w:author="Автор">
              <w:rPr>
                <w:rFonts w:eastAsiaTheme="minorHAnsi"/>
                <w:lang w:val="en-US" w:eastAsia="en-US"/>
              </w:rPr>
            </w:rPrChange>
          </w:rPr>
          <w:t xml:space="preserve"> [</w:t>
        </w:r>
        <w:del w:id="638" w:author="Автор">
          <w:r w:rsidR="000C14A5" w:rsidDel="00D40A27">
            <w:rPr>
              <w:rFonts w:eastAsiaTheme="minorHAnsi"/>
              <w:lang w:val="en-US" w:eastAsia="en-US"/>
            </w:rPr>
            <w:delText>CODE</w:delText>
          </w:r>
        </w:del>
        <w:r w:rsidR="00D40A27" w:rsidRPr="00D40A27">
          <w:rPr>
            <w:rFonts w:eastAsiaTheme="minorHAnsi"/>
            <w:lang w:eastAsia="en-US"/>
            <w:rPrChange w:id="639" w:author="Автор">
              <w:rPr>
                <w:rFonts w:eastAsiaTheme="minorHAnsi"/>
                <w:lang w:val="en-US" w:eastAsia="en-US"/>
              </w:rPr>
            </w:rPrChange>
          </w:rPr>
          <w:t>32</w:t>
        </w:r>
        <w:r w:rsidR="000C14A5" w:rsidRPr="006559B5">
          <w:rPr>
            <w:rFonts w:eastAsiaTheme="minorHAnsi"/>
            <w:lang w:eastAsia="en-US"/>
            <w:rPrChange w:id="640" w:author="Автор">
              <w:rPr>
                <w:rFonts w:eastAsiaTheme="minorHAnsi"/>
                <w:lang w:val="en-US" w:eastAsia="en-US"/>
              </w:rPr>
            </w:rPrChange>
          </w:rPr>
          <w:t>]</w:t>
        </w:r>
        <w:r w:rsidRPr="005F3F04">
          <w:rPr>
            <w:rFonts w:eastAsiaTheme="minorHAnsi"/>
            <w:lang w:eastAsia="en-US"/>
          </w:rPr>
          <w:t>, что обеспечивает пользователю знакомый и удобный интерфейс для работы с кодом.</w:t>
        </w:r>
      </w:ins>
    </w:p>
    <w:p w14:paraId="5451DD69" w14:textId="4875B1FA" w:rsidR="005F3F04" w:rsidRDefault="005F3F04" w:rsidP="005F3F04">
      <w:pPr>
        <w:rPr>
          <w:ins w:id="641" w:author="Автор"/>
          <w:rFonts w:eastAsiaTheme="minorHAnsi"/>
          <w:lang w:eastAsia="en-US"/>
        </w:rPr>
      </w:pPr>
      <w:ins w:id="642" w:author="Автор">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6559B5">
          <w:rPr>
            <w:rFonts w:eastAsiaTheme="minorHAnsi"/>
            <w:lang w:eastAsia="en-US"/>
            <w:rPrChange w:id="643" w:author="Автор">
              <w:rPr>
                <w:rFonts w:eastAsiaTheme="minorHAnsi"/>
                <w:lang w:val="en-US" w:eastAsia="en-US"/>
              </w:rPr>
            </w:rPrChange>
          </w:rPr>
          <w:t xml:space="preserve"> (</w:t>
        </w:r>
        <w:proofErr w:type="spellStart"/>
        <w:r w:rsidRPr="005F3F04">
          <w:rPr>
            <w:rFonts w:eastAsiaTheme="minorHAnsi"/>
            <w:lang w:eastAsia="en-US"/>
          </w:rPr>
          <w:t>long</w:t>
        </w:r>
        <w:proofErr w:type="spellEnd"/>
        <w:r w:rsidR="000C14A5" w:rsidRPr="006559B5">
          <w:rPr>
            <w:rFonts w:eastAsiaTheme="minorHAnsi"/>
            <w:lang w:eastAsia="en-US"/>
            <w:rPrChange w:id="644" w:author="Автор">
              <w:rPr>
                <w:rFonts w:eastAsiaTheme="minorHAnsi"/>
                <w:lang w:val="en-US" w:eastAsia="en-US"/>
              </w:rPr>
            </w:rPrChange>
          </w:rPr>
          <w:t xml:space="preserve"> </w:t>
        </w:r>
        <w:proofErr w:type="spellStart"/>
        <w:r w:rsidRPr="005F3F04">
          <w:rPr>
            <w:rFonts w:eastAsiaTheme="minorHAnsi"/>
            <w:lang w:eastAsia="en-US"/>
          </w:rPr>
          <w:t>polling</w:t>
        </w:r>
        <w:proofErr w:type="spellEnd"/>
        <w:r w:rsidR="000C14A5" w:rsidRPr="006559B5">
          <w:rPr>
            <w:rFonts w:eastAsiaTheme="minorHAnsi"/>
            <w:lang w:eastAsia="en-US"/>
            <w:rPrChange w:id="645" w:author="Автор">
              <w:rPr>
                <w:rFonts w:eastAsiaTheme="minorHAnsi"/>
                <w:lang w:val="en-US" w:eastAsia="en-US"/>
              </w:rPr>
            </w:rPrChange>
          </w:rPr>
          <w:t>) [</w:t>
        </w:r>
        <w:del w:id="646" w:author="Автор">
          <w:r w:rsidR="000C14A5" w:rsidDel="00D40A27">
            <w:rPr>
              <w:rFonts w:eastAsiaTheme="minorHAnsi"/>
              <w:lang w:val="en-US" w:eastAsia="en-US"/>
            </w:rPr>
            <w:delText>LP</w:delText>
          </w:r>
        </w:del>
        <w:r w:rsidR="00D40A27" w:rsidRPr="00D40A27">
          <w:rPr>
            <w:rFonts w:eastAsiaTheme="minorHAnsi"/>
            <w:lang w:eastAsia="en-US"/>
            <w:rPrChange w:id="647" w:author="Автор">
              <w:rPr>
                <w:rFonts w:eastAsiaTheme="minorHAnsi"/>
                <w:lang w:val="en-US" w:eastAsia="en-US"/>
              </w:rPr>
            </w:rPrChange>
          </w:rPr>
          <w:t>33</w:t>
        </w:r>
        <w:r w:rsidR="000C14A5" w:rsidRPr="006559B5">
          <w:rPr>
            <w:rFonts w:eastAsiaTheme="minorHAnsi"/>
            <w:lang w:eastAsia="en-US"/>
            <w:rPrChange w:id="648" w:author="Автор">
              <w:rPr>
                <w:rFonts w:eastAsiaTheme="minorHAnsi"/>
                <w:lang w:val="en-US" w:eastAsia="en-US"/>
              </w:rPr>
            </w:rPrChange>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ins>
    </w:p>
    <w:p w14:paraId="417041DC" w14:textId="12CDD30D" w:rsidR="000C14A5" w:rsidRDefault="000C14A5" w:rsidP="005F3F04">
      <w:pPr>
        <w:rPr>
          <w:ins w:id="649" w:author="Автор"/>
        </w:rPr>
      </w:pPr>
      <w:ins w:id="650" w:author="Автор">
        <w:r>
          <w:t xml:space="preserve">Для реализации функции совместного редактирования кода используется библиотека </w:t>
        </w:r>
        <w:proofErr w:type="spellStart"/>
        <w:r>
          <w:t>Yjs</w:t>
        </w:r>
        <w:proofErr w:type="spellEnd"/>
        <w:r w:rsidRPr="006559B5">
          <w:rPr>
            <w:rPrChange w:id="651" w:author="Автор">
              <w:rPr>
                <w:lang w:val="en-US"/>
              </w:rPr>
            </w:rPrChange>
          </w:rPr>
          <w:t xml:space="preserve"> [</w:t>
        </w:r>
        <w:del w:id="652" w:author="Автор">
          <w:r w:rsidDel="00D40A27">
            <w:rPr>
              <w:lang w:val="en-US"/>
            </w:rPr>
            <w:delText>YJS</w:delText>
          </w:r>
        </w:del>
        <w:r w:rsidR="00D40A27" w:rsidRPr="00D40A27">
          <w:rPr>
            <w:rPrChange w:id="653" w:author="Автор">
              <w:rPr>
                <w:lang w:val="en-US"/>
              </w:rPr>
            </w:rPrChange>
          </w:rPr>
          <w:t>34</w:t>
        </w:r>
        <w:r w:rsidRPr="006559B5">
          <w:rPr>
            <w:rPrChange w:id="654" w:author="Автор">
              <w:rPr>
                <w:lang w:val="en-US"/>
              </w:rPr>
            </w:rPrChange>
          </w:rPr>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6559B5">
          <w:rPr>
            <w:rPrChange w:id="655" w:author="Автор">
              <w:rPr>
                <w:lang w:val="en-US"/>
              </w:rPr>
            </w:rPrChange>
          </w:rPr>
          <w:t xml:space="preserve"> [</w:t>
        </w:r>
        <w:r w:rsidR="00D40A27" w:rsidRPr="00D40A27">
          <w:rPr>
            <w:rPrChange w:id="656" w:author="Автор">
              <w:rPr>
                <w:lang w:val="en-US"/>
              </w:rPr>
            </w:rPrChange>
          </w:rPr>
          <w:t>35</w:t>
        </w:r>
        <w:del w:id="657" w:author="Автор">
          <w:r w:rsidDel="00D40A27">
            <w:rPr>
              <w:lang w:val="en-US"/>
            </w:rPr>
            <w:delText>CRDT</w:delText>
          </w:r>
        </w:del>
        <w:r w:rsidRPr="006559B5">
          <w:rPr>
            <w:rPrChange w:id="658" w:author="Автор">
              <w:rPr>
                <w:lang w:val="en-US"/>
              </w:rPr>
            </w:rPrChange>
          </w:rPr>
          <w:t>]</w:t>
        </w:r>
        <w:r>
          <w:t>. Протокол обмена данными реализуется с помощью y-</w:t>
        </w:r>
        <w:proofErr w:type="spellStart"/>
        <w:r>
          <w:t>websocket</w:t>
        </w:r>
        <w:proofErr w:type="spellEnd"/>
        <w:r w:rsidR="00D40A27" w:rsidRPr="00D40A27">
          <w:rPr>
            <w:rPrChange w:id="659" w:author="Автор">
              <w:rPr>
                <w:lang w:val="en-US"/>
              </w:rPr>
            </w:rPrChange>
          </w:rPr>
          <w:t xml:space="preserve"> </w:t>
        </w:r>
        <w:r w:rsidRPr="006559B5">
          <w:rPr>
            <w:rPrChange w:id="660" w:author="Автор">
              <w:rPr>
                <w:lang w:val="en-US"/>
              </w:rPr>
            </w:rPrChange>
          </w:rPr>
          <w:t>[</w:t>
        </w:r>
        <w:r w:rsidR="00D40A27" w:rsidRPr="00D40A27">
          <w:rPr>
            <w:rPrChange w:id="661" w:author="Автор">
              <w:rPr>
                <w:lang w:val="en-US"/>
              </w:rPr>
            </w:rPrChange>
          </w:rPr>
          <w:t>36</w:t>
        </w:r>
        <w:del w:id="662" w:author="Автор">
          <w:r w:rsidDel="00D40A27">
            <w:rPr>
              <w:lang w:val="en-US"/>
            </w:rPr>
            <w:delText>Y</w:delText>
          </w:r>
          <w:r w:rsidRPr="006559B5" w:rsidDel="00D40A27">
            <w:rPr>
              <w:rPrChange w:id="663" w:author="Автор">
                <w:rPr>
                  <w:lang w:val="en-US"/>
                </w:rPr>
              </w:rPrChange>
            </w:rPr>
            <w:delText>-</w:delText>
          </w:r>
          <w:r w:rsidDel="00D40A27">
            <w:rPr>
              <w:lang w:val="en-US"/>
            </w:rPr>
            <w:delText>WEBSOCKET</w:delText>
          </w:r>
        </w:del>
        <w:r w:rsidRPr="006559B5">
          <w:rPr>
            <w:rPrChange w:id="664" w:author="Автор">
              <w:rPr>
                <w:lang w:val="en-US"/>
              </w:rPr>
            </w:rPrChange>
          </w:rPr>
          <w:t>]</w:t>
        </w:r>
        <w:r>
          <w:t>, поддерживающего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ins>
    </w:p>
    <w:p w14:paraId="21917B9F" w14:textId="7EEE909D" w:rsidR="000C14A5" w:rsidRPr="008C21FF" w:rsidRDefault="000C14A5" w:rsidP="000C14A5">
      <w:pPr>
        <w:pStyle w:val="3"/>
        <w:rPr>
          <w:ins w:id="665" w:author="Автор"/>
          <w:rFonts w:eastAsiaTheme="minorHAnsi"/>
          <w:lang w:eastAsia="en-US"/>
        </w:rPr>
      </w:pPr>
      <w:ins w:id="666" w:author="Автор">
        <w:r w:rsidRPr="00385AD6">
          <w:rPr>
            <w:rFonts w:eastAsiaTheme="minorHAnsi"/>
            <w:lang w:eastAsia="en-US"/>
          </w:rPr>
          <w:lastRenderedPageBreak/>
          <w:t>3.</w:t>
        </w:r>
        <w:r>
          <w:rPr>
            <w:rFonts w:eastAsiaTheme="minorHAnsi"/>
            <w:lang w:eastAsia="en-US"/>
          </w:rPr>
          <w:t>4.</w:t>
        </w:r>
        <w:r>
          <w:rPr>
            <w:rFonts w:eastAsiaTheme="minorHAnsi"/>
            <w:lang w:eastAsia="en-US"/>
          </w:rPr>
          <w:t>5</w:t>
        </w:r>
        <w:r>
          <w:rPr>
            <w:rFonts w:eastAsiaTheme="minorHAnsi"/>
            <w:lang w:eastAsia="en-US"/>
          </w:rPr>
          <w:t xml:space="preserve"> Описание </w:t>
        </w:r>
        <w:r>
          <w:rPr>
            <w:rFonts w:eastAsiaTheme="minorHAnsi"/>
            <w:lang w:eastAsia="en-US"/>
          </w:rPr>
          <w:t>страницы онлайн-компилятора</w:t>
        </w:r>
      </w:ins>
    </w:p>
    <w:p w14:paraId="39BDE6F4" w14:textId="3C3E5ECA" w:rsidR="000C14A5" w:rsidRPr="000C14A5" w:rsidRDefault="000C14A5" w:rsidP="008C21FF">
      <w:pPr>
        <w:rPr>
          <w:ins w:id="667" w:author="Автор"/>
          <w:rFonts w:eastAsiaTheme="minorHAnsi"/>
          <w:lang w:eastAsia="en-US"/>
        </w:rPr>
      </w:pPr>
      <w:ins w:id="668" w:author="Автор">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ins>
    </w:p>
    <w:p w14:paraId="72CACE78" w14:textId="42619716" w:rsidR="000C14A5" w:rsidRPr="000C14A5" w:rsidRDefault="000C14A5" w:rsidP="006559B5">
      <w:pPr>
        <w:rPr>
          <w:ins w:id="669" w:author="Автор"/>
          <w:rFonts w:eastAsiaTheme="minorHAnsi"/>
          <w:lang w:eastAsia="en-US"/>
        </w:rPr>
        <w:pPrChange w:id="670" w:author="Автор">
          <w:pPr/>
        </w:pPrChange>
      </w:pPr>
      <w:ins w:id="671" w:author="Автор">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6559B5">
          <w:rPr>
            <w:rFonts w:eastAsiaTheme="minorHAnsi"/>
            <w:lang w:eastAsia="en-US"/>
            <w:rPrChange w:id="672" w:author="Автор">
              <w:rPr>
                <w:rFonts w:eastAsiaTheme="minorHAnsi"/>
                <w:lang w:val="en-US" w:eastAsia="en-US"/>
              </w:rPr>
            </w:rPrChange>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6559B5">
          <w:rPr>
            <w:rFonts w:eastAsiaTheme="minorHAnsi"/>
            <w:lang w:eastAsia="en-US"/>
            <w:rPrChange w:id="673" w:author="Автор">
              <w:rPr>
                <w:rFonts w:eastAsiaTheme="minorHAnsi"/>
                <w:lang w:val="en-US" w:eastAsia="en-US"/>
              </w:rPr>
            </w:rPrChange>
          </w:rPr>
          <w:t xml:space="preserve"> [</w:t>
        </w:r>
        <w:r w:rsidR="00590012" w:rsidRPr="00590012">
          <w:rPr>
            <w:rFonts w:eastAsiaTheme="minorHAnsi"/>
            <w:lang w:eastAsia="en-US"/>
            <w:rPrChange w:id="674" w:author="Автор">
              <w:rPr>
                <w:rFonts w:eastAsiaTheme="minorHAnsi"/>
                <w:lang w:val="en-US" w:eastAsia="en-US"/>
              </w:rPr>
            </w:rPrChange>
          </w:rPr>
          <w:t>37</w:t>
        </w:r>
        <w:del w:id="675" w:author="Автор">
          <w:r w:rsidDel="00590012">
            <w:rPr>
              <w:rFonts w:eastAsiaTheme="minorHAnsi"/>
              <w:lang w:val="en-US" w:eastAsia="en-US"/>
            </w:rPr>
            <w:delText>SSE</w:delText>
          </w:r>
        </w:del>
        <w:r w:rsidRPr="006559B5">
          <w:rPr>
            <w:rFonts w:eastAsiaTheme="minorHAnsi"/>
            <w:lang w:eastAsia="en-US"/>
            <w:rPrChange w:id="676" w:author="Автор">
              <w:rPr>
                <w:rFonts w:eastAsiaTheme="minorHAnsi"/>
                <w:lang w:val="en-US" w:eastAsia="en-US"/>
              </w:rPr>
            </w:rPrChange>
          </w:rPr>
          <w:t>]</w:t>
        </w:r>
        <w:r w:rsidRPr="000C14A5">
          <w:rPr>
            <w:rFonts w:eastAsiaTheme="minorHAnsi"/>
            <w:lang w:eastAsia="en-US"/>
          </w:rPr>
          <w:t xml:space="preserve"> с использованием библиотеки sse.js. SSE позволяет серверу отправлять обновления клиенту в реальном времени через одностороннее соединение.</w:t>
        </w:r>
      </w:ins>
    </w:p>
    <w:p w14:paraId="2C7D0C7F" w14:textId="77F57769" w:rsidR="000C14A5" w:rsidRDefault="000C14A5" w:rsidP="000C14A5">
      <w:pPr>
        <w:rPr>
          <w:ins w:id="677" w:author="Автор"/>
          <w:rFonts w:eastAsiaTheme="minorHAnsi"/>
          <w:lang w:eastAsia="en-US"/>
        </w:rPr>
      </w:pPr>
      <w:ins w:id="678" w:author="Автор">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ins>
    </w:p>
    <w:p w14:paraId="6661AD2F" w14:textId="07876F02" w:rsidR="006A53DB" w:rsidRPr="00AD2EEB" w:rsidRDefault="006A53DB" w:rsidP="006A53DB">
      <w:pPr>
        <w:pStyle w:val="3"/>
        <w:rPr>
          <w:ins w:id="679" w:author="Автор"/>
          <w:rFonts w:eastAsiaTheme="minorHAnsi"/>
          <w:lang w:eastAsia="en-US"/>
        </w:rPr>
      </w:pPr>
      <w:ins w:id="680" w:author="Автор">
        <w:r w:rsidRPr="00385AD6">
          <w:rPr>
            <w:rFonts w:eastAsiaTheme="minorHAnsi"/>
            <w:lang w:eastAsia="en-US"/>
          </w:rPr>
          <w:t>3.</w:t>
        </w:r>
        <w:r>
          <w:rPr>
            <w:rFonts w:eastAsiaTheme="minorHAnsi"/>
            <w:lang w:eastAsia="en-US"/>
          </w:rPr>
          <w:t>4.</w:t>
        </w:r>
        <w:r>
          <w:rPr>
            <w:rFonts w:eastAsiaTheme="minorHAnsi"/>
            <w:lang w:eastAsia="en-US"/>
          </w:rPr>
          <w:t>6</w:t>
        </w:r>
        <w:r>
          <w:rPr>
            <w:rFonts w:eastAsiaTheme="minorHAnsi"/>
            <w:lang w:eastAsia="en-US"/>
          </w:rPr>
          <w:t xml:space="preserve"> Описание страницы </w:t>
        </w:r>
        <w:r>
          <w:rPr>
            <w:rFonts w:eastAsiaTheme="minorHAnsi"/>
            <w:lang w:eastAsia="en-US"/>
          </w:rPr>
          <w:t>статистики платформы</w:t>
        </w:r>
      </w:ins>
    </w:p>
    <w:p w14:paraId="1EF2DEFF" w14:textId="4FD93527" w:rsidR="006A53DB" w:rsidRDefault="006A53DB" w:rsidP="000C14A5">
      <w:pPr>
        <w:rPr>
          <w:ins w:id="681" w:author="Автор"/>
        </w:rPr>
      </w:pPr>
      <w:ins w:id="682" w:author="Автор">
        <w:r>
          <w:t xml:space="preserve">Страница статистики отображает данные </w:t>
        </w:r>
        <w:r>
          <w:t xml:space="preserve">по </w:t>
        </w:r>
        <w:r>
          <w:t>результат</w:t>
        </w:r>
        <w:r>
          <w:t>ам</w:t>
        </w:r>
        <w:r>
          <w:t xml:space="preserve"> </w:t>
        </w:r>
        <w:r>
          <w:t>решения</w:t>
        </w:r>
        <w:r>
          <w:t xml:space="preserve">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6559B5">
          <w:rPr>
            <w:rPrChange w:id="683" w:author="Автор">
              <w:rPr>
                <w:lang w:val="en-US"/>
              </w:rPr>
            </w:rPrChange>
          </w:rPr>
          <w:t>[</w:t>
        </w:r>
        <w:del w:id="684" w:author="Автор">
          <w:r w:rsidDel="00590012">
            <w:rPr>
              <w:lang w:val="en-US"/>
            </w:rPr>
            <w:delText>RC</w:delText>
          </w:r>
        </w:del>
        <w:r w:rsidR="00590012" w:rsidRPr="00590012">
          <w:rPr>
            <w:rPrChange w:id="685" w:author="Автор">
              <w:rPr>
                <w:lang w:val="en-US"/>
              </w:rPr>
            </w:rPrChange>
          </w:rPr>
          <w:t>38</w:t>
        </w:r>
        <w:r w:rsidRPr="006559B5">
          <w:rPr>
            <w:rPrChange w:id="686" w:author="Автор">
              <w:rPr>
                <w:lang w:val="en-US"/>
              </w:rPr>
            </w:rPrChange>
          </w:rPr>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6559B5">
          <w:rPr>
            <w:rPrChange w:id="687" w:author="Автор">
              <w:rPr>
                <w:lang w:val="en-US"/>
              </w:rPr>
            </w:rPrChange>
          </w:rPr>
          <w:t xml:space="preserve"> </w:t>
        </w:r>
      </w:ins>
    </w:p>
    <w:p w14:paraId="02AB98DC" w14:textId="4F030B45" w:rsidR="006A53DB" w:rsidRDefault="006A53DB" w:rsidP="000C14A5">
      <w:pPr>
        <w:rPr>
          <w:ins w:id="688" w:author="Автор"/>
        </w:rPr>
      </w:pPr>
      <w:ins w:id="689" w:author="Автор">
        <w:r>
          <w:t>На странице статистики используются три вида графиков:</w:t>
        </w:r>
        <w:r>
          <w:t xml:space="preserve">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ins>
    </w:p>
    <w:p w14:paraId="5AFF3D1C" w14:textId="1FC381F3" w:rsidR="006559B5" w:rsidRDefault="006559B5" w:rsidP="008C21FF">
      <w:pPr>
        <w:rPr>
          <w:ins w:id="690" w:author="Автор"/>
        </w:rPr>
      </w:pPr>
      <w:ins w:id="691" w:author="Автор">
        <w:r>
          <w:t xml:space="preserve">Круговая диаграмма </w:t>
        </w:r>
        <w:proofErr w:type="spellStart"/>
        <w:r>
          <w:t>PieChart</w:t>
        </w:r>
        <w:proofErr w:type="spellEnd"/>
        <w:r>
          <w:t xml:space="preserve"> и</w:t>
        </w:r>
        <w:r>
          <w:t>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ins>
    </w:p>
    <w:p w14:paraId="61C65419" w14:textId="01F26C7C" w:rsidR="006559B5" w:rsidRDefault="006559B5" w:rsidP="006559B5">
      <w:pPr>
        <w:rPr>
          <w:ins w:id="692" w:author="Автор"/>
        </w:rPr>
        <w:pPrChange w:id="693" w:author="Автор">
          <w:pPr/>
        </w:pPrChange>
      </w:pPr>
      <w:ins w:id="694" w:author="Автор">
        <w:r>
          <w:t xml:space="preserve">Столбчатая </w:t>
        </w:r>
        <w:proofErr w:type="spellStart"/>
        <w:r>
          <w:t>диаграма</w:t>
        </w:r>
        <w:proofErr w:type="spellEnd"/>
        <w:r>
          <w:t xml:space="preserve"> </w:t>
        </w:r>
        <w:proofErr w:type="spellStart"/>
        <w:r>
          <w:t>BarChart</w:t>
        </w:r>
        <w:proofErr w:type="spellEnd"/>
        <w:r>
          <w:t xml:space="preserve"> </w:t>
        </w:r>
        <w:r>
          <w:t>применяется для отображения "Топ задач по количеству решивших", выделяя задачи, которые были успешно решены наибольшим количеством пользователей.</w:t>
        </w:r>
      </w:ins>
    </w:p>
    <w:p w14:paraId="5499E017" w14:textId="3F374755" w:rsidR="006A53DB" w:rsidRDefault="006559B5" w:rsidP="006559B5">
      <w:pPr>
        <w:rPr>
          <w:ins w:id="695" w:author="Автор"/>
        </w:rPr>
        <w:pPrChange w:id="696" w:author="Автор">
          <w:pPr/>
        </w:pPrChange>
      </w:pPr>
      <w:ins w:id="697" w:author="Автор">
        <w:r>
          <w:lastRenderedPageBreak/>
          <w:t xml:space="preserve">Радарная диаграмма </w:t>
        </w:r>
        <w:proofErr w:type="spellStart"/>
        <w:r>
          <w:t>RadarChart</w:t>
        </w:r>
        <w:proofErr w:type="spellEnd"/>
        <w:r>
          <w:t xml:space="preserve"> и</w:t>
        </w:r>
        <w:r>
          <w:t>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ins>
    </w:p>
    <w:p w14:paraId="6D0FF34A" w14:textId="2D11A227" w:rsidR="006A53DB" w:rsidRPr="008C21FF" w:rsidRDefault="006A53DB" w:rsidP="000C14A5">
      <w:pPr>
        <w:rPr>
          <w:ins w:id="698" w:author="Автор"/>
          <w:rFonts w:eastAsiaTheme="minorHAnsi"/>
          <w:lang w:eastAsia="en-US"/>
        </w:rPr>
        <w:pPrChange w:id="699" w:author="Автор">
          <w:pPr>
            <w:pStyle w:val="2"/>
          </w:pPr>
        </w:pPrChange>
      </w:pPr>
      <w:ins w:id="700" w:author="Автор">
        <w:r>
          <w:t>Использование различных видов графиков на странице статистики обеспечивает пользователям удобный и наглядный способ визуализации аналитических данных, что способствует лучшему пониманию и анализу информации.</w:t>
        </w:r>
      </w:ins>
    </w:p>
    <w:p w14:paraId="3659F824" w14:textId="371C63D3" w:rsidR="004A51CC" w:rsidRPr="0009330C" w:rsidRDefault="004A51CC" w:rsidP="002D0720">
      <w:pPr>
        <w:pStyle w:val="2"/>
        <w:rPr>
          <w:rFonts w:eastAsiaTheme="minorHAnsi"/>
          <w:lang w:eastAsia="en-US"/>
        </w:rPr>
      </w:pPr>
      <w:r w:rsidRPr="00385AD6">
        <w:rPr>
          <w:rFonts w:eastAsiaTheme="minorHAnsi"/>
          <w:lang w:eastAsia="en-US"/>
        </w:rPr>
        <w:t>3.</w:t>
      </w:r>
      <w:del w:id="701" w:author="Автор">
        <w:r w:rsidDel="00636F64">
          <w:rPr>
            <w:rFonts w:eastAsiaTheme="minorHAnsi"/>
            <w:lang w:eastAsia="en-US"/>
          </w:rPr>
          <w:delText xml:space="preserve">4 </w:delText>
        </w:r>
      </w:del>
      <w:ins w:id="702" w:author="Автор">
        <w:r w:rsidR="00636F64">
          <w:rPr>
            <w:rFonts w:eastAsiaTheme="minorHAnsi"/>
            <w:lang w:eastAsia="en-US"/>
          </w:rPr>
          <w:t>5</w:t>
        </w:r>
        <w:r w:rsidR="00636F64">
          <w:rPr>
            <w:rFonts w:eastAsiaTheme="minorHAnsi"/>
            <w:lang w:eastAsia="en-US"/>
          </w:rPr>
          <w:t xml:space="preserve"> </w:t>
        </w:r>
      </w:ins>
      <w:r>
        <w:rPr>
          <w:rFonts w:eastAsiaTheme="minorHAnsi"/>
          <w:lang w:eastAsia="en-US"/>
        </w:rPr>
        <w:t>Выводы по главе</w:t>
      </w:r>
      <w:bookmarkEnd w:id="497"/>
    </w:p>
    <w:p w14:paraId="6CCD0629" w14:textId="77777777" w:rsidR="008C21FF" w:rsidRDefault="000B72FC" w:rsidP="00634DE7">
      <w:pPr>
        <w:rPr>
          <w:ins w:id="703" w:author="Автор"/>
        </w:rPr>
      </w:pPr>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1621BCF3" w:rsidR="00634DE7" w:rsidRDefault="000B72FC" w:rsidP="00634DE7">
      <w:pPr>
        <w:rPr>
          <w:ins w:id="704" w:author="Автор"/>
        </w:rPr>
      </w:pPr>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ins w:id="705" w:author="Автор">
        <w:r w:rsidR="00BA7AB0">
          <w:t xml:space="preserve"> связей между ними. </w:t>
        </w:r>
      </w:ins>
      <w:del w:id="706" w:author="Автор">
        <w:r w:rsidRPr="000B72FC" w:rsidDel="00BA7AB0">
          <w:delText xml:space="preserve"> </w:delText>
        </w:r>
        <w:commentRangeStart w:id="707"/>
        <w:r w:rsidRPr="000B72FC" w:rsidDel="00BA7AB0">
          <w:delText xml:space="preserve">их методов, указаны типы входных параметров и возвращаемых </w:delText>
        </w:r>
        <w:commentRangeStart w:id="708"/>
        <w:commentRangeStart w:id="709"/>
        <w:r w:rsidRPr="000B72FC" w:rsidDel="00BA7AB0">
          <w:delText>значений</w:delText>
        </w:r>
        <w:commentRangeEnd w:id="707"/>
        <w:r w:rsidR="00806EB3" w:rsidDel="00BA7AB0">
          <w:rPr>
            <w:rStyle w:val="aff9"/>
          </w:rPr>
          <w:commentReference w:id="707"/>
        </w:r>
        <w:commentRangeEnd w:id="708"/>
        <w:r w:rsidR="00255842" w:rsidDel="00BA7AB0">
          <w:rPr>
            <w:rStyle w:val="aff9"/>
          </w:rPr>
          <w:commentReference w:id="708"/>
        </w:r>
        <w:commentRangeEnd w:id="709"/>
        <w:r w:rsidR="00BA7AB0" w:rsidDel="00BA7AB0">
          <w:rPr>
            <w:rStyle w:val="aff9"/>
          </w:rPr>
          <w:commentReference w:id="709"/>
        </w:r>
        <w:r w:rsidRPr="000B72FC" w:rsidDel="00FC7C5E">
          <w:delText>.</w:delText>
        </w:r>
      </w:del>
    </w:p>
    <w:p w14:paraId="3BC2C6CC" w14:textId="0BFFD1C9" w:rsidR="008C21FF" w:rsidRDefault="008C21FF" w:rsidP="008C21FF">
      <w:pPr>
        <w:rPr>
          <w:ins w:id="710" w:author="Автор"/>
        </w:rPr>
      </w:pPr>
      <w:ins w:id="711" w:author="Автор">
        <w:r>
          <w:t xml:space="preserve">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w:t>
        </w:r>
        <w:r>
          <w:t xml:space="preserve">разработки </w:t>
        </w:r>
        <w:r>
          <w:t>и удобство использования приложения.</w:t>
        </w:r>
      </w:ins>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712" w:name="_Toc167623509"/>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712"/>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713" w:name="_Toc167623510"/>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713"/>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44714BB8" w:rsidR="00CF0D13" w:rsidRDefault="00CF0D13" w:rsidP="00CF0D13">
      <w:pPr>
        <w:pStyle w:val="afa"/>
      </w:pPr>
      <w:r w:rsidRPr="00CF0D13">
        <w:drawing>
          <wp:inline distT="0" distB="0" distL="0" distR="0" wp14:anchorId="4972AF6E" wp14:editId="13634BAD">
            <wp:extent cx="5515018" cy="3735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558" cy="3738990"/>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51750A82" w:rsidR="0036430A" w:rsidRDefault="0036430A" w:rsidP="0036430A">
      <w:pPr>
        <w:pStyle w:val="afa"/>
        <w:rPr>
          <w:rFonts w:eastAsia="Calibri"/>
        </w:rPr>
      </w:pPr>
      <w:r w:rsidRPr="0036430A">
        <w:rPr>
          <w:rFonts w:eastAsia="Calibri"/>
        </w:rPr>
        <w:drawing>
          <wp:inline distT="0" distB="0" distL="0" distR="0" wp14:anchorId="2C2E1BDC" wp14:editId="500F7984">
            <wp:extent cx="4856672" cy="3660544"/>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4062" cy="3673651"/>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17351801" w:rsidR="00DF6D3C" w:rsidRPr="00DF6D3C" w:rsidRDefault="00CF7012" w:rsidP="00DF6D3C">
      <w:pPr>
        <w:rPr>
          <w:rFonts w:eastAsia="Calibri"/>
        </w:rPr>
      </w:pPr>
      <w:r>
        <w:rPr>
          <w:rFonts w:eastAsia="Calibri"/>
        </w:rPr>
        <w:lastRenderedPageBreak/>
        <w:t xml:space="preserve">Кликнув на любую задачу, откроется страница решения задачи.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678770A1" w:rsidR="0036430A" w:rsidRDefault="00A238B7" w:rsidP="00A238B7">
      <w:pPr>
        <w:pStyle w:val="afa"/>
        <w:rPr>
          <w:rFonts w:eastAsia="Calibri"/>
          <w:lang w:val="en-US"/>
        </w:rPr>
      </w:pPr>
      <w:r w:rsidRPr="00A238B7">
        <w:rPr>
          <w:rFonts w:eastAsia="Calibri"/>
        </w:rPr>
        <w:drawing>
          <wp:inline distT="0" distB="0" distL="0" distR="0" wp14:anchorId="6A66BBCC" wp14:editId="5C05D9F5">
            <wp:extent cx="5940425" cy="37642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64280"/>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0263E2F8" w:rsidR="004F1C25" w:rsidRPr="0036430A" w:rsidRDefault="004F1C25" w:rsidP="004F1C25">
      <w:pPr>
        <w:pStyle w:val="afa"/>
        <w:rPr>
          <w:rFonts w:eastAsia="Calibri"/>
        </w:rPr>
      </w:pPr>
      <w:r w:rsidRPr="004F1C25">
        <w:rPr>
          <w:rFonts w:eastAsia="Calibri"/>
        </w:rPr>
        <w:lastRenderedPageBreak/>
        <w:drawing>
          <wp:inline distT="0" distB="0" distL="0" distR="0" wp14:anchorId="4D06EA62" wp14:editId="753B02F3">
            <wp:extent cx="5037826" cy="319502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39" cy="3196361"/>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w:t>
      </w:r>
      <w:commentRangeStart w:id="714"/>
      <w:r>
        <w:rPr>
          <w:rFonts w:eastAsia="Calibri"/>
        </w:rPr>
        <w:t xml:space="preserve">Можно заметить, что у каждого из пользователей появился второй курсор оранжевого цвета </w:t>
      </w:r>
      <w:commentRangeEnd w:id="714"/>
      <w:r w:rsidR="000F23DC">
        <w:rPr>
          <w:rStyle w:val="aff9"/>
        </w:rPr>
        <w:commentReference w:id="714"/>
      </w:r>
      <w:r>
        <w:rPr>
          <w:rFonts w:eastAsia="Calibri"/>
        </w:rPr>
        <w:t xml:space="preserve">–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34A5DE01" w:rsidR="008E2DD2" w:rsidRDefault="008E2DD2" w:rsidP="008E2DD2">
      <w:pPr>
        <w:pStyle w:val="afa"/>
        <w:rPr>
          <w:rFonts w:eastAsia="Calibri"/>
        </w:rPr>
      </w:pPr>
      <w:r w:rsidRPr="008E2DD2">
        <w:rPr>
          <w:rFonts w:eastAsia="Calibri"/>
        </w:rPr>
        <w:drawing>
          <wp:inline distT="0" distB="0" distL="0" distR="0" wp14:anchorId="23A34DD7" wp14:editId="2D150CA6">
            <wp:extent cx="4606434" cy="2902226"/>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093" cy="2904531"/>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041E8E82"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r>
        <w:rPr>
          <w:rFonts w:eastAsia="Calibri"/>
          <w:lang w:val="en-US"/>
        </w:rPr>
        <w:t>manifest</w:t>
      </w:r>
      <w:r w:rsidRPr="001A7471">
        <w:rPr>
          <w:rFonts w:eastAsia="Calibri"/>
        </w:rPr>
        <w:t>.</w:t>
      </w:r>
      <w:proofErr w:type="spellStart"/>
      <w:r>
        <w:rPr>
          <w:rFonts w:eastAsia="Calibri"/>
          <w:lang w:val="en-US"/>
        </w:rPr>
        <w:t>yaml</w:t>
      </w:r>
      <w:proofErr w:type="spell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del w:id="715" w:author="Автор">
        <w:r w:rsidR="00C868EA" w:rsidRPr="00C868EA" w:rsidDel="00367666">
          <w:rPr>
            <w:rFonts w:eastAsia="Calibri"/>
          </w:rPr>
          <w:delText>[17]</w:delText>
        </w:r>
      </w:del>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716" w:name="_Toc167623511"/>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716"/>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717" w:name="_Toc167623512"/>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717"/>
    </w:p>
    <w:p w14:paraId="0CACBD4B" w14:textId="77777777" w:rsidR="00F13179" w:rsidRDefault="00F13179" w:rsidP="00F13179">
      <w:pPr>
        <w:pStyle w:val="2"/>
        <w:rPr>
          <w:rFonts w:eastAsia="Calibri"/>
        </w:rPr>
      </w:pPr>
      <w:bookmarkStart w:id="718" w:name="_Toc167623513"/>
      <w:r>
        <w:rPr>
          <w:rFonts w:eastAsia="Calibri"/>
        </w:rPr>
        <w:t>5.1 Основные аспекты реализации работы</w:t>
      </w:r>
      <w:bookmarkEnd w:id="718"/>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719" w:name="_Toc167623514"/>
      <w:r w:rsidRPr="006D14BE">
        <w:t>5.2 Характеристика</w:t>
      </w:r>
      <w:r>
        <w:t xml:space="preserve"> программного продукта</w:t>
      </w:r>
      <w:r w:rsidRPr="006D14BE">
        <w:t xml:space="preserve"> с позиции маркетинга</w:t>
      </w:r>
      <w:bookmarkEnd w:id="719"/>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720" w:name="_Toc167623515"/>
      <w:r>
        <w:lastRenderedPageBreak/>
        <w:t>5.3 Стратегический маркетинговый анализ целесообразности применения программного продукта</w:t>
      </w:r>
      <w:bookmarkEnd w:id="720"/>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B732A4">
        <w:tc>
          <w:tcPr>
            <w:tcW w:w="4672" w:type="dxa"/>
          </w:tcPr>
          <w:p w14:paraId="131B0F3A" w14:textId="77777777" w:rsidR="00F13179" w:rsidRPr="00F26EDD" w:rsidRDefault="00F13179" w:rsidP="00B732A4">
            <w:pPr>
              <w:pStyle w:val="aff0"/>
              <w:jc w:val="center"/>
            </w:pPr>
            <w:r w:rsidRPr="00F26EDD">
              <w:t>Возможности</w:t>
            </w:r>
          </w:p>
        </w:tc>
        <w:tc>
          <w:tcPr>
            <w:tcW w:w="4673" w:type="dxa"/>
          </w:tcPr>
          <w:p w14:paraId="1023F05A" w14:textId="77777777" w:rsidR="00F13179" w:rsidRPr="00F26EDD" w:rsidRDefault="00F13179" w:rsidP="00B732A4">
            <w:pPr>
              <w:pStyle w:val="aff0"/>
              <w:jc w:val="center"/>
            </w:pPr>
            <w:r w:rsidRPr="00F26EDD">
              <w:t>Угрозы</w:t>
            </w:r>
          </w:p>
        </w:tc>
      </w:tr>
      <w:tr w:rsidR="00F13179" w14:paraId="0E05480C" w14:textId="77777777" w:rsidTr="00B732A4">
        <w:tc>
          <w:tcPr>
            <w:tcW w:w="4672" w:type="dxa"/>
          </w:tcPr>
          <w:p w14:paraId="1A9A0F9C" w14:textId="77777777" w:rsidR="00F13179" w:rsidRDefault="00F13179" w:rsidP="00B732A4">
            <w:pPr>
              <w:pStyle w:val="aff0"/>
              <w:numPr>
                <w:ilvl w:val="0"/>
                <w:numId w:val="3"/>
              </w:numPr>
              <w:ind w:left="313" w:hanging="313"/>
            </w:pPr>
            <w:r>
              <w:t>Изолированность запускаемых программ;</w:t>
            </w:r>
          </w:p>
          <w:p w14:paraId="23558474" w14:textId="77777777" w:rsidR="00F13179" w:rsidRDefault="00F13179" w:rsidP="00B732A4">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B732A4">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B732A4">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B732A4">
        <w:tc>
          <w:tcPr>
            <w:tcW w:w="4672" w:type="dxa"/>
          </w:tcPr>
          <w:p w14:paraId="7BA9A56F" w14:textId="77777777" w:rsidR="00F13179" w:rsidRPr="00F26EDD" w:rsidRDefault="00F13179" w:rsidP="00B732A4">
            <w:pPr>
              <w:pStyle w:val="aff0"/>
              <w:jc w:val="center"/>
            </w:pPr>
            <w:r w:rsidRPr="00F26EDD">
              <w:t>Сильные стороны</w:t>
            </w:r>
          </w:p>
        </w:tc>
        <w:tc>
          <w:tcPr>
            <w:tcW w:w="4673" w:type="dxa"/>
          </w:tcPr>
          <w:p w14:paraId="363C928E" w14:textId="77777777" w:rsidR="00F13179" w:rsidRPr="00F26EDD" w:rsidRDefault="00F13179" w:rsidP="00B732A4">
            <w:pPr>
              <w:pStyle w:val="aff0"/>
              <w:jc w:val="center"/>
            </w:pPr>
            <w:r w:rsidRPr="00F26EDD">
              <w:t>Слабые стороны</w:t>
            </w:r>
          </w:p>
        </w:tc>
      </w:tr>
      <w:tr w:rsidR="00F13179" w14:paraId="22F9E28B" w14:textId="77777777" w:rsidTr="00B732A4">
        <w:tc>
          <w:tcPr>
            <w:tcW w:w="4672" w:type="dxa"/>
          </w:tcPr>
          <w:p w14:paraId="3F7A6C08" w14:textId="77777777" w:rsidR="00F13179" w:rsidRDefault="00F13179" w:rsidP="00B732A4">
            <w:pPr>
              <w:pStyle w:val="aff0"/>
              <w:numPr>
                <w:ilvl w:val="0"/>
                <w:numId w:val="5"/>
              </w:numPr>
              <w:ind w:left="313" w:hanging="313"/>
            </w:pPr>
            <w:r>
              <w:t>Автоматическая проверка решенных задач;</w:t>
            </w:r>
          </w:p>
          <w:p w14:paraId="568F5662" w14:textId="77777777" w:rsidR="00F13179" w:rsidRDefault="00F13179" w:rsidP="00B732A4">
            <w:pPr>
              <w:pStyle w:val="aff0"/>
              <w:numPr>
                <w:ilvl w:val="0"/>
                <w:numId w:val="5"/>
              </w:numPr>
              <w:ind w:left="313" w:hanging="313"/>
            </w:pPr>
            <w:r>
              <w:t>Высокая отказоустойчивость;</w:t>
            </w:r>
          </w:p>
          <w:p w14:paraId="53F1C185" w14:textId="77777777" w:rsidR="00F13179" w:rsidRDefault="00F13179" w:rsidP="00B732A4">
            <w:pPr>
              <w:pStyle w:val="aff0"/>
              <w:numPr>
                <w:ilvl w:val="0"/>
                <w:numId w:val="5"/>
              </w:numPr>
              <w:ind w:left="313" w:hanging="313"/>
            </w:pPr>
            <w:r>
              <w:t>Удобный интерфейс;</w:t>
            </w:r>
          </w:p>
          <w:p w14:paraId="7C99F5F0" w14:textId="77777777" w:rsidR="00F13179" w:rsidRDefault="00F13179" w:rsidP="00B732A4">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B732A4">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B732A4">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721" w:name="_Toc167623516"/>
      <w:r>
        <w:t xml:space="preserve">5.4 </w:t>
      </w:r>
      <w:r w:rsidRPr="002A066F">
        <w:t>Определение продолжительности работ по разработке программного продукта</w:t>
      </w:r>
      <w:bookmarkEnd w:id="721"/>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B732A4">
        <w:trPr>
          <w:trHeight w:val="301"/>
        </w:trPr>
        <w:tc>
          <w:tcPr>
            <w:tcW w:w="473" w:type="dxa"/>
            <w:vMerge w:val="restart"/>
            <w:vAlign w:val="center"/>
          </w:tcPr>
          <w:p w14:paraId="7A7D3D8B" w14:textId="77777777" w:rsidR="00F13179" w:rsidRPr="0010662C" w:rsidRDefault="00F13179" w:rsidP="00B732A4">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B732A4">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B732A4">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B732A4">
        <w:trPr>
          <w:trHeight w:val="300"/>
        </w:trPr>
        <w:tc>
          <w:tcPr>
            <w:tcW w:w="473" w:type="dxa"/>
            <w:vMerge/>
          </w:tcPr>
          <w:p w14:paraId="10159FAD" w14:textId="77777777" w:rsidR="00F13179" w:rsidRPr="0010662C" w:rsidRDefault="00F13179" w:rsidP="00B732A4">
            <w:pPr>
              <w:shd w:val="clear" w:color="auto" w:fill="auto"/>
              <w:ind w:firstLine="0"/>
              <w:jc w:val="center"/>
              <w:rPr>
                <w:sz w:val="24"/>
                <w:szCs w:val="24"/>
              </w:rPr>
            </w:pPr>
          </w:p>
        </w:tc>
        <w:tc>
          <w:tcPr>
            <w:tcW w:w="1932" w:type="dxa"/>
            <w:vMerge/>
          </w:tcPr>
          <w:p w14:paraId="289B5FA7" w14:textId="77777777" w:rsidR="00F13179" w:rsidRPr="0010662C" w:rsidRDefault="00F13179" w:rsidP="00B732A4">
            <w:pPr>
              <w:shd w:val="clear" w:color="auto" w:fill="auto"/>
              <w:ind w:firstLine="0"/>
              <w:jc w:val="center"/>
              <w:rPr>
                <w:sz w:val="24"/>
                <w:szCs w:val="24"/>
              </w:rPr>
            </w:pPr>
          </w:p>
        </w:tc>
        <w:tc>
          <w:tcPr>
            <w:tcW w:w="3119" w:type="dxa"/>
            <w:vMerge/>
          </w:tcPr>
          <w:p w14:paraId="6BB15F29" w14:textId="77777777" w:rsidR="00F13179" w:rsidRPr="0010662C" w:rsidRDefault="00F13179" w:rsidP="00B732A4">
            <w:pPr>
              <w:shd w:val="clear" w:color="auto" w:fill="auto"/>
              <w:ind w:firstLine="0"/>
              <w:jc w:val="center"/>
              <w:rPr>
                <w:sz w:val="24"/>
                <w:szCs w:val="24"/>
              </w:rPr>
            </w:pPr>
          </w:p>
        </w:tc>
        <w:tc>
          <w:tcPr>
            <w:tcW w:w="708" w:type="dxa"/>
            <w:vAlign w:val="center"/>
          </w:tcPr>
          <w:p w14:paraId="0E9C8B67"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B732A4">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B732A4">
            <w:pPr>
              <w:shd w:val="clear" w:color="auto" w:fill="auto"/>
              <w:ind w:firstLine="0"/>
              <w:jc w:val="center"/>
              <w:rPr>
                <w:sz w:val="24"/>
                <w:szCs w:val="24"/>
              </w:rPr>
            </w:pPr>
          </w:p>
        </w:tc>
      </w:tr>
      <w:tr w:rsidR="00F13179" w:rsidRPr="0010662C" w14:paraId="60CE535A" w14:textId="77777777" w:rsidTr="00B732A4">
        <w:trPr>
          <w:trHeight w:val="340"/>
        </w:trPr>
        <w:tc>
          <w:tcPr>
            <w:tcW w:w="473" w:type="dxa"/>
            <w:vAlign w:val="center"/>
          </w:tcPr>
          <w:p w14:paraId="38D5D6FC" w14:textId="77777777" w:rsidR="00F13179" w:rsidRPr="0010662C" w:rsidRDefault="00F13179" w:rsidP="00B732A4">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B732A4">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B732A4">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B732A4">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B732A4">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B732A4">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B732A4">
            <w:pPr>
              <w:pStyle w:val="aff0"/>
              <w:jc w:val="center"/>
              <w:rPr>
                <w:lang w:val="en-US"/>
              </w:rPr>
            </w:pPr>
            <w:r w:rsidRPr="0010662C">
              <w:rPr>
                <w:lang w:val="en-US"/>
              </w:rPr>
              <w:t>7</w:t>
            </w:r>
          </w:p>
        </w:tc>
      </w:tr>
      <w:tr w:rsidR="00F13179" w:rsidRPr="0010662C" w14:paraId="7DAF3769" w14:textId="77777777" w:rsidTr="00B732A4">
        <w:trPr>
          <w:trHeight w:val="397"/>
        </w:trPr>
        <w:tc>
          <w:tcPr>
            <w:tcW w:w="473" w:type="dxa"/>
            <w:vMerge w:val="restart"/>
            <w:vAlign w:val="center"/>
          </w:tcPr>
          <w:p w14:paraId="66607BCF" w14:textId="77777777" w:rsidR="00F13179" w:rsidRPr="0010662C" w:rsidRDefault="00F13179" w:rsidP="00B732A4">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B732A4">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B732A4">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B732A4">
            <w:pPr>
              <w:pStyle w:val="aff0"/>
              <w:jc w:val="center"/>
            </w:pPr>
            <w:r>
              <w:t>12</w:t>
            </w:r>
          </w:p>
        </w:tc>
        <w:tc>
          <w:tcPr>
            <w:tcW w:w="709" w:type="dxa"/>
            <w:vAlign w:val="center"/>
          </w:tcPr>
          <w:p w14:paraId="3CC9910F" w14:textId="77777777" w:rsidR="00F13179" w:rsidRPr="001821BE" w:rsidRDefault="00F13179" w:rsidP="00B732A4">
            <w:pPr>
              <w:pStyle w:val="aff0"/>
              <w:jc w:val="center"/>
            </w:pPr>
            <w:r>
              <w:t>24</w:t>
            </w:r>
          </w:p>
        </w:tc>
        <w:tc>
          <w:tcPr>
            <w:tcW w:w="709" w:type="dxa"/>
            <w:vAlign w:val="center"/>
          </w:tcPr>
          <w:p w14:paraId="1BCEC5FE" w14:textId="77777777" w:rsidR="00F13179" w:rsidRPr="001821BE" w:rsidRDefault="00F13179" w:rsidP="00B732A4">
            <w:pPr>
              <w:pStyle w:val="aff0"/>
              <w:jc w:val="center"/>
            </w:pPr>
            <w:r w:rsidRPr="00F97CF1">
              <w:t>17</w:t>
            </w:r>
          </w:p>
        </w:tc>
        <w:tc>
          <w:tcPr>
            <w:tcW w:w="1701" w:type="dxa"/>
            <w:vAlign w:val="center"/>
          </w:tcPr>
          <w:p w14:paraId="668E5712" w14:textId="77777777" w:rsidR="00F13179" w:rsidRPr="001821BE" w:rsidRDefault="00F13179" w:rsidP="00B732A4">
            <w:pPr>
              <w:pStyle w:val="aff0"/>
              <w:jc w:val="center"/>
            </w:pPr>
            <w:r w:rsidRPr="001821BE">
              <w:t>Программист</w:t>
            </w:r>
          </w:p>
        </w:tc>
      </w:tr>
      <w:tr w:rsidR="00F13179" w:rsidRPr="0010662C" w14:paraId="0FCD792B" w14:textId="77777777" w:rsidTr="00B732A4">
        <w:trPr>
          <w:trHeight w:val="397"/>
        </w:trPr>
        <w:tc>
          <w:tcPr>
            <w:tcW w:w="473" w:type="dxa"/>
            <w:vMerge/>
            <w:vAlign w:val="center"/>
          </w:tcPr>
          <w:p w14:paraId="45EDAA3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B732A4">
            <w:pPr>
              <w:pStyle w:val="aff0"/>
              <w:spacing w:line="276" w:lineRule="auto"/>
              <w:jc w:val="center"/>
              <w:rPr>
                <w:szCs w:val="24"/>
              </w:rPr>
            </w:pPr>
          </w:p>
        </w:tc>
        <w:tc>
          <w:tcPr>
            <w:tcW w:w="3119" w:type="dxa"/>
            <w:vAlign w:val="center"/>
          </w:tcPr>
          <w:p w14:paraId="641AD3E3" w14:textId="77777777" w:rsidR="00F13179" w:rsidRPr="001821BE" w:rsidRDefault="00F13179" w:rsidP="00B732A4">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B732A4">
            <w:pPr>
              <w:pStyle w:val="aff0"/>
              <w:jc w:val="center"/>
            </w:pPr>
            <w:r>
              <w:t>2</w:t>
            </w:r>
          </w:p>
        </w:tc>
        <w:tc>
          <w:tcPr>
            <w:tcW w:w="709" w:type="dxa"/>
            <w:vAlign w:val="center"/>
          </w:tcPr>
          <w:p w14:paraId="43D893C9" w14:textId="77777777" w:rsidR="00F13179" w:rsidRPr="001821BE" w:rsidRDefault="00F13179" w:rsidP="00B732A4">
            <w:pPr>
              <w:pStyle w:val="aff0"/>
              <w:jc w:val="center"/>
            </w:pPr>
            <w:r>
              <w:t>8</w:t>
            </w:r>
          </w:p>
        </w:tc>
        <w:tc>
          <w:tcPr>
            <w:tcW w:w="709" w:type="dxa"/>
            <w:vAlign w:val="center"/>
          </w:tcPr>
          <w:p w14:paraId="66AA51C5" w14:textId="77777777" w:rsidR="00F13179" w:rsidRPr="002A066F" w:rsidRDefault="00F13179" w:rsidP="00B732A4">
            <w:pPr>
              <w:pStyle w:val="aff0"/>
              <w:jc w:val="center"/>
            </w:pPr>
            <w:r w:rsidRPr="00F97CF1">
              <w:t>5</w:t>
            </w:r>
          </w:p>
        </w:tc>
        <w:tc>
          <w:tcPr>
            <w:tcW w:w="1701" w:type="dxa"/>
            <w:vAlign w:val="center"/>
          </w:tcPr>
          <w:p w14:paraId="2F0FE4E9" w14:textId="77777777" w:rsidR="00F13179" w:rsidRPr="001821BE" w:rsidRDefault="00F13179" w:rsidP="00B732A4">
            <w:pPr>
              <w:pStyle w:val="aff0"/>
              <w:jc w:val="center"/>
            </w:pPr>
            <w:r w:rsidRPr="001821BE">
              <w:t>Программист, руководитель</w:t>
            </w:r>
          </w:p>
        </w:tc>
      </w:tr>
      <w:tr w:rsidR="00F13179" w:rsidRPr="0010662C" w14:paraId="166D12EB" w14:textId="77777777" w:rsidTr="00B732A4">
        <w:trPr>
          <w:trHeight w:val="397"/>
        </w:trPr>
        <w:tc>
          <w:tcPr>
            <w:tcW w:w="473" w:type="dxa"/>
            <w:vMerge/>
            <w:vAlign w:val="center"/>
          </w:tcPr>
          <w:p w14:paraId="58AE14C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B732A4">
            <w:pPr>
              <w:pStyle w:val="aff0"/>
              <w:spacing w:line="276" w:lineRule="auto"/>
              <w:jc w:val="center"/>
              <w:rPr>
                <w:szCs w:val="24"/>
              </w:rPr>
            </w:pPr>
          </w:p>
        </w:tc>
        <w:tc>
          <w:tcPr>
            <w:tcW w:w="3119" w:type="dxa"/>
            <w:vAlign w:val="center"/>
          </w:tcPr>
          <w:p w14:paraId="5FEB2144" w14:textId="77777777" w:rsidR="00F13179" w:rsidRPr="001821BE" w:rsidRDefault="00F13179" w:rsidP="00B732A4">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B732A4">
            <w:pPr>
              <w:pStyle w:val="aff0"/>
              <w:jc w:val="center"/>
              <w:rPr>
                <w:lang w:val="en-US"/>
              </w:rPr>
            </w:pPr>
            <w:r>
              <w:rPr>
                <w:lang w:val="en-US"/>
              </w:rPr>
              <w:t>10</w:t>
            </w:r>
          </w:p>
        </w:tc>
        <w:tc>
          <w:tcPr>
            <w:tcW w:w="709" w:type="dxa"/>
            <w:vAlign w:val="center"/>
          </w:tcPr>
          <w:p w14:paraId="63FBF0E8" w14:textId="77777777" w:rsidR="00F13179" w:rsidRPr="002A066F" w:rsidRDefault="00F13179" w:rsidP="00B732A4">
            <w:pPr>
              <w:pStyle w:val="aff0"/>
              <w:jc w:val="center"/>
              <w:rPr>
                <w:lang w:val="en-US"/>
              </w:rPr>
            </w:pPr>
            <w:r>
              <w:rPr>
                <w:lang w:val="en-US"/>
              </w:rPr>
              <w:t>24</w:t>
            </w:r>
          </w:p>
        </w:tc>
        <w:tc>
          <w:tcPr>
            <w:tcW w:w="709" w:type="dxa"/>
            <w:vAlign w:val="center"/>
          </w:tcPr>
          <w:p w14:paraId="5355EBCB" w14:textId="77777777" w:rsidR="00F13179" w:rsidRPr="00DA0F0D" w:rsidRDefault="00F13179" w:rsidP="00B732A4">
            <w:pPr>
              <w:pStyle w:val="aff0"/>
              <w:jc w:val="center"/>
              <w:rPr>
                <w:lang w:val="en-US"/>
              </w:rPr>
            </w:pPr>
            <w:r w:rsidRPr="00F97CF1">
              <w:t>16</w:t>
            </w:r>
          </w:p>
        </w:tc>
        <w:tc>
          <w:tcPr>
            <w:tcW w:w="1701" w:type="dxa"/>
            <w:vAlign w:val="center"/>
          </w:tcPr>
          <w:p w14:paraId="224399B9" w14:textId="77777777" w:rsidR="00F13179" w:rsidRPr="001821BE" w:rsidRDefault="00F13179" w:rsidP="00B732A4">
            <w:pPr>
              <w:pStyle w:val="aff0"/>
              <w:jc w:val="center"/>
            </w:pPr>
            <w:r w:rsidRPr="001821BE">
              <w:t>Программист</w:t>
            </w:r>
          </w:p>
        </w:tc>
      </w:tr>
      <w:tr w:rsidR="00F13179" w:rsidRPr="0010662C" w14:paraId="7B50D44B" w14:textId="77777777" w:rsidTr="00B732A4">
        <w:trPr>
          <w:trHeight w:val="405"/>
        </w:trPr>
        <w:tc>
          <w:tcPr>
            <w:tcW w:w="473" w:type="dxa"/>
            <w:vMerge w:val="restart"/>
            <w:vAlign w:val="center"/>
          </w:tcPr>
          <w:p w14:paraId="717B8A80" w14:textId="77777777" w:rsidR="00F13179" w:rsidRPr="0010662C" w:rsidRDefault="00F13179" w:rsidP="00B732A4">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B732A4">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B732A4">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B732A4">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B732A4">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B732A4">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B732A4">
            <w:pPr>
              <w:pStyle w:val="aff0"/>
              <w:jc w:val="center"/>
            </w:pPr>
            <w:r w:rsidRPr="0010662C">
              <w:t>Программист</w:t>
            </w:r>
          </w:p>
        </w:tc>
      </w:tr>
      <w:tr w:rsidR="00F13179" w:rsidRPr="0010662C" w14:paraId="02ADAB66" w14:textId="77777777" w:rsidTr="00B732A4">
        <w:trPr>
          <w:trHeight w:val="681"/>
        </w:trPr>
        <w:tc>
          <w:tcPr>
            <w:tcW w:w="473" w:type="dxa"/>
            <w:vMerge/>
            <w:vAlign w:val="center"/>
          </w:tcPr>
          <w:p w14:paraId="66ED335C"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B732A4">
            <w:pPr>
              <w:pStyle w:val="aff0"/>
              <w:jc w:val="center"/>
            </w:pPr>
          </w:p>
        </w:tc>
        <w:tc>
          <w:tcPr>
            <w:tcW w:w="3119" w:type="dxa"/>
            <w:vAlign w:val="center"/>
          </w:tcPr>
          <w:p w14:paraId="6788F397" w14:textId="77777777" w:rsidR="00F13179" w:rsidRPr="00C83F99" w:rsidRDefault="00F13179" w:rsidP="00B732A4">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B732A4">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B732A4">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B732A4">
            <w:pPr>
              <w:pStyle w:val="aff0"/>
              <w:jc w:val="center"/>
            </w:pPr>
            <w:r w:rsidRPr="0010662C">
              <w:t>Программист</w:t>
            </w:r>
          </w:p>
        </w:tc>
      </w:tr>
      <w:tr w:rsidR="00F13179" w:rsidRPr="0010662C" w14:paraId="187C0F8A" w14:textId="77777777" w:rsidTr="00B732A4">
        <w:trPr>
          <w:trHeight w:val="345"/>
        </w:trPr>
        <w:tc>
          <w:tcPr>
            <w:tcW w:w="473" w:type="dxa"/>
            <w:vMerge/>
            <w:vAlign w:val="center"/>
          </w:tcPr>
          <w:p w14:paraId="5B952A7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B732A4">
            <w:pPr>
              <w:pStyle w:val="aff0"/>
              <w:jc w:val="center"/>
            </w:pPr>
          </w:p>
        </w:tc>
        <w:tc>
          <w:tcPr>
            <w:tcW w:w="3119" w:type="dxa"/>
            <w:vAlign w:val="center"/>
          </w:tcPr>
          <w:p w14:paraId="3E6EF9E7" w14:textId="77777777" w:rsidR="00F13179" w:rsidRPr="006727EE" w:rsidRDefault="00F13179" w:rsidP="00B732A4">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B732A4">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B732A4">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B732A4">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B732A4">
            <w:pPr>
              <w:pStyle w:val="aff0"/>
              <w:jc w:val="center"/>
            </w:pPr>
            <w:r>
              <w:t>Руководитель</w:t>
            </w:r>
          </w:p>
        </w:tc>
      </w:tr>
      <w:tr w:rsidR="00F13179" w14:paraId="192675CB" w14:textId="77777777" w:rsidTr="00B732A4">
        <w:trPr>
          <w:trHeight w:val="344"/>
        </w:trPr>
        <w:tc>
          <w:tcPr>
            <w:tcW w:w="473" w:type="dxa"/>
            <w:vMerge/>
            <w:vAlign w:val="center"/>
          </w:tcPr>
          <w:p w14:paraId="6A6CE624"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B732A4">
            <w:pPr>
              <w:pStyle w:val="aff0"/>
              <w:jc w:val="center"/>
            </w:pPr>
          </w:p>
        </w:tc>
        <w:tc>
          <w:tcPr>
            <w:tcW w:w="3119" w:type="dxa"/>
            <w:vAlign w:val="center"/>
          </w:tcPr>
          <w:p w14:paraId="36FF71C6" w14:textId="77777777" w:rsidR="00F13179" w:rsidRDefault="00F13179" w:rsidP="00B732A4">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B732A4">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B732A4">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B732A4">
            <w:pPr>
              <w:pStyle w:val="aff0"/>
              <w:spacing w:line="276" w:lineRule="auto"/>
              <w:jc w:val="center"/>
              <w:rPr>
                <w:szCs w:val="24"/>
              </w:rPr>
            </w:pPr>
            <w:r w:rsidRPr="00F97CF1">
              <w:t>24</w:t>
            </w:r>
          </w:p>
        </w:tc>
        <w:tc>
          <w:tcPr>
            <w:tcW w:w="1701" w:type="dxa"/>
            <w:vAlign w:val="center"/>
          </w:tcPr>
          <w:p w14:paraId="46828B4A" w14:textId="77777777" w:rsidR="00F13179" w:rsidRDefault="00F13179" w:rsidP="00B732A4">
            <w:pPr>
              <w:pStyle w:val="aff0"/>
              <w:jc w:val="center"/>
            </w:pPr>
            <w:r w:rsidRPr="0010662C">
              <w:t>Программист</w:t>
            </w:r>
          </w:p>
        </w:tc>
      </w:tr>
      <w:tr w:rsidR="00F13179" w:rsidRPr="0010662C" w14:paraId="31FD5B36" w14:textId="77777777" w:rsidTr="00B732A4">
        <w:trPr>
          <w:trHeight w:val="296"/>
        </w:trPr>
        <w:tc>
          <w:tcPr>
            <w:tcW w:w="473" w:type="dxa"/>
            <w:vMerge/>
            <w:vAlign w:val="center"/>
          </w:tcPr>
          <w:p w14:paraId="7381B367"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B732A4">
            <w:pPr>
              <w:pStyle w:val="aff0"/>
              <w:jc w:val="center"/>
            </w:pPr>
          </w:p>
        </w:tc>
        <w:tc>
          <w:tcPr>
            <w:tcW w:w="3119" w:type="dxa"/>
            <w:vAlign w:val="center"/>
          </w:tcPr>
          <w:p w14:paraId="27D652CA" w14:textId="77777777" w:rsidR="00F13179" w:rsidRPr="00C83F99" w:rsidRDefault="00F13179" w:rsidP="00B732A4">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B732A4">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B732A4">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B732A4">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B732A4">
            <w:pPr>
              <w:pStyle w:val="aff0"/>
              <w:jc w:val="center"/>
            </w:pPr>
            <w:r w:rsidRPr="0010662C">
              <w:t>Программист</w:t>
            </w:r>
          </w:p>
        </w:tc>
      </w:tr>
      <w:tr w:rsidR="00F13179" w:rsidRPr="0010662C" w14:paraId="7507A1E9" w14:textId="77777777" w:rsidTr="00B732A4">
        <w:trPr>
          <w:trHeight w:val="296"/>
        </w:trPr>
        <w:tc>
          <w:tcPr>
            <w:tcW w:w="473" w:type="dxa"/>
            <w:vMerge/>
            <w:vAlign w:val="center"/>
          </w:tcPr>
          <w:p w14:paraId="5FA0ECD3" w14:textId="77777777" w:rsidR="00F13179" w:rsidRPr="006727EE" w:rsidRDefault="00F13179" w:rsidP="00B732A4">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B732A4">
            <w:pPr>
              <w:pStyle w:val="aff0"/>
              <w:jc w:val="center"/>
            </w:pPr>
          </w:p>
        </w:tc>
        <w:tc>
          <w:tcPr>
            <w:tcW w:w="3119" w:type="dxa"/>
            <w:vAlign w:val="center"/>
          </w:tcPr>
          <w:p w14:paraId="0CCEEA63" w14:textId="77777777" w:rsidR="00F13179" w:rsidRPr="00C83F99" w:rsidRDefault="00F13179" w:rsidP="00B732A4">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B732A4">
            <w:pPr>
              <w:pStyle w:val="aff0"/>
              <w:spacing w:line="276" w:lineRule="auto"/>
              <w:jc w:val="center"/>
              <w:rPr>
                <w:szCs w:val="24"/>
              </w:rPr>
            </w:pPr>
            <w:r>
              <w:rPr>
                <w:szCs w:val="24"/>
              </w:rPr>
              <w:t>8</w:t>
            </w:r>
          </w:p>
        </w:tc>
        <w:tc>
          <w:tcPr>
            <w:tcW w:w="709" w:type="dxa"/>
            <w:vAlign w:val="center"/>
          </w:tcPr>
          <w:p w14:paraId="7278568A" w14:textId="77777777" w:rsidR="00F13179" w:rsidRDefault="00F13179" w:rsidP="00B732A4">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B732A4">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B732A4">
            <w:pPr>
              <w:pStyle w:val="aff0"/>
              <w:jc w:val="center"/>
            </w:pPr>
            <w:r>
              <w:t>Руководитель</w:t>
            </w:r>
          </w:p>
        </w:tc>
      </w:tr>
      <w:tr w:rsidR="00F13179" w:rsidRPr="0010662C" w14:paraId="6B9034B9" w14:textId="77777777" w:rsidTr="00B732A4">
        <w:trPr>
          <w:trHeight w:val="608"/>
        </w:trPr>
        <w:tc>
          <w:tcPr>
            <w:tcW w:w="473" w:type="dxa"/>
            <w:vMerge w:val="restart"/>
            <w:vAlign w:val="center"/>
          </w:tcPr>
          <w:p w14:paraId="40DB5112" w14:textId="77777777" w:rsidR="00F13179" w:rsidRPr="0010662C" w:rsidRDefault="00F13179" w:rsidP="00B732A4">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B732A4">
            <w:pPr>
              <w:pStyle w:val="aff0"/>
              <w:jc w:val="center"/>
            </w:pPr>
            <w:r w:rsidRPr="00C83F99">
              <w:t>Разработка</w:t>
            </w:r>
          </w:p>
          <w:p w14:paraId="02106C5E" w14:textId="77777777" w:rsidR="00F13179" w:rsidRPr="00C83F99" w:rsidRDefault="00F13179" w:rsidP="00B732A4">
            <w:pPr>
              <w:pStyle w:val="aff0"/>
              <w:jc w:val="center"/>
            </w:pPr>
            <w:r w:rsidRPr="00C83F99">
              <w:t>программного</w:t>
            </w:r>
          </w:p>
          <w:p w14:paraId="4B19F716" w14:textId="77777777" w:rsidR="00F13179" w:rsidRPr="00C83F99" w:rsidRDefault="00F13179" w:rsidP="00B732A4">
            <w:pPr>
              <w:pStyle w:val="aff0"/>
              <w:jc w:val="center"/>
            </w:pPr>
            <w:r w:rsidRPr="00C83F99">
              <w:t>обеспечения</w:t>
            </w:r>
          </w:p>
        </w:tc>
        <w:tc>
          <w:tcPr>
            <w:tcW w:w="3119" w:type="dxa"/>
            <w:vAlign w:val="center"/>
          </w:tcPr>
          <w:p w14:paraId="3E28F5E4" w14:textId="77777777" w:rsidR="00F13179" w:rsidRPr="00C83F99" w:rsidRDefault="00F13179" w:rsidP="00B732A4">
            <w:pPr>
              <w:pStyle w:val="aff0"/>
              <w:jc w:val="center"/>
            </w:pPr>
            <w:r w:rsidRPr="00C83F99">
              <w:t>Программирование по требованиям,</w:t>
            </w:r>
          </w:p>
          <w:p w14:paraId="446DEFB7" w14:textId="77777777" w:rsidR="00F13179" w:rsidRPr="00C83F99" w:rsidRDefault="00F13179" w:rsidP="00B732A4">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B732A4">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B732A4">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B732A4">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B732A4">
            <w:pPr>
              <w:pStyle w:val="aff0"/>
              <w:jc w:val="center"/>
            </w:pPr>
            <w:r w:rsidRPr="0010662C">
              <w:t>Программист</w:t>
            </w:r>
          </w:p>
        </w:tc>
      </w:tr>
      <w:tr w:rsidR="00F13179" w:rsidRPr="0010662C" w14:paraId="17B3F004" w14:textId="77777777" w:rsidTr="00B732A4">
        <w:trPr>
          <w:trHeight w:val="607"/>
        </w:trPr>
        <w:tc>
          <w:tcPr>
            <w:tcW w:w="473" w:type="dxa"/>
            <w:vMerge/>
            <w:vAlign w:val="center"/>
          </w:tcPr>
          <w:p w14:paraId="164398B1" w14:textId="77777777" w:rsidR="00F13179" w:rsidRPr="0010662C" w:rsidRDefault="00F13179" w:rsidP="00B732A4">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B732A4">
            <w:pPr>
              <w:pStyle w:val="aff0"/>
              <w:jc w:val="center"/>
            </w:pPr>
          </w:p>
        </w:tc>
        <w:tc>
          <w:tcPr>
            <w:tcW w:w="3119" w:type="dxa"/>
            <w:vAlign w:val="center"/>
          </w:tcPr>
          <w:p w14:paraId="17249A35" w14:textId="77777777" w:rsidR="00F13179" w:rsidRPr="0010662C" w:rsidRDefault="00F13179" w:rsidP="00B732A4">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B732A4">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B732A4">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B732A4">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B732A4">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B732A4">
        <w:trPr>
          <w:trHeight w:val="347"/>
        </w:trPr>
        <w:tc>
          <w:tcPr>
            <w:tcW w:w="421" w:type="dxa"/>
            <w:vAlign w:val="center"/>
          </w:tcPr>
          <w:p w14:paraId="0127CA4D" w14:textId="77777777" w:rsidR="00F13179" w:rsidRPr="004F103C" w:rsidRDefault="00F13179" w:rsidP="00B732A4">
            <w:pPr>
              <w:pStyle w:val="aff0"/>
              <w:jc w:val="center"/>
            </w:pPr>
            <w:r w:rsidRPr="004F103C">
              <w:t>1</w:t>
            </w:r>
          </w:p>
        </w:tc>
        <w:tc>
          <w:tcPr>
            <w:tcW w:w="1984" w:type="dxa"/>
            <w:vAlign w:val="center"/>
          </w:tcPr>
          <w:p w14:paraId="6E8892C9" w14:textId="77777777" w:rsidR="00F13179" w:rsidRPr="004F103C" w:rsidRDefault="00F13179" w:rsidP="00B732A4">
            <w:pPr>
              <w:pStyle w:val="aff0"/>
              <w:jc w:val="center"/>
            </w:pPr>
            <w:r w:rsidRPr="004F103C">
              <w:t>2</w:t>
            </w:r>
          </w:p>
        </w:tc>
        <w:tc>
          <w:tcPr>
            <w:tcW w:w="3119" w:type="dxa"/>
            <w:vAlign w:val="center"/>
          </w:tcPr>
          <w:p w14:paraId="087411CF" w14:textId="77777777" w:rsidR="00F13179" w:rsidRPr="004F103C" w:rsidRDefault="00F13179" w:rsidP="00B732A4">
            <w:pPr>
              <w:pStyle w:val="aff0"/>
              <w:jc w:val="center"/>
            </w:pPr>
            <w:r w:rsidRPr="004F103C">
              <w:t>3</w:t>
            </w:r>
          </w:p>
        </w:tc>
        <w:tc>
          <w:tcPr>
            <w:tcW w:w="708" w:type="dxa"/>
            <w:vAlign w:val="center"/>
          </w:tcPr>
          <w:p w14:paraId="67DBE2D3" w14:textId="77777777" w:rsidR="00F13179" w:rsidRPr="004F103C" w:rsidRDefault="00F13179" w:rsidP="00B732A4">
            <w:pPr>
              <w:pStyle w:val="aff0"/>
              <w:jc w:val="center"/>
            </w:pPr>
            <w:r w:rsidRPr="004F103C">
              <w:t>4</w:t>
            </w:r>
          </w:p>
        </w:tc>
        <w:tc>
          <w:tcPr>
            <w:tcW w:w="709" w:type="dxa"/>
            <w:vAlign w:val="center"/>
          </w:tcPr>
          <w:p w14:paraId="7999B46E" w14:textId="77777777" w:rsidR="00F13179" w:rsidRPr="004F103C" w:rsidRDefault="00F13179" w:rsidP="00B732A4">
            <w:pPr>
              <w:pStyle w:val="aff0"/>
              <w:jc w:val="center"/>
            </w:pPr>
            <w:r w:rsidRPr="004F103C">
              <w:t>5</w:t>
            </w:r>
          </w:p>
        </w:tc>
        <w:tc>
          <w:tcPr>
            <w:tcW w:w="709" w:type="dxa"/>
            <w:vAlign w:val="center"/>
          </w:tcPr>
          <w:p w14:paraId="18ABE2DD" w14:textId="77777777" w:rsidR="00F13179" w:rsidRPr="004F103C" w:rsidRDefault="00F13179" w:rsidP="00B732A4">
            <w:pPr>
              <w:pStyle w:val="aff0"/>
              <w:jc w:val="center"/>
            </w:pPr>
            <w:r w:rsidRPr="004F103C">
              <w:t>6</w:t>
            </w:r>
          </w:p>
        </w:tc>
        <w:tc>
          <w:tcPr>
            <w:tcW w:w="1843" w:type="dxa"/>
            <w:vAlign w:val="center"/>
          </w:tcPr>
          <w:p w14:paraId="152AF85A" w14:textId="77777777" w:rsidR="00F13179" w:rsidRPr="004F103C" w:rsidRDefault="00F13179" w:rsidP="00B732A4">
            <w:pPr>
              <w:pStyle w:val="aff0"/>
              <w:jc w:val="center"/>
            </w:pPr>
            <w:r w:rsidRPr="004F103C">
              <w:t>7</w:t>
            </w:r>
          </w:p>
        </w:tc>
      </w:tr>
      <w:tr w:rsidR="00F13179" w:rsidRPr="0010662C" w14:paraId="206F8CD6" w14:textId="77777777" w:rsidTr="00B732A4">
        <w:trPr>
          <w:trHeight w:val="347"/>
        </w:trPr>
        <w:tc>
          <w:tcPr>
            <w:tcW w:w="421" w:type="dxa"/>
            <w:vMerge w:val="restart"/>
            <w:vAlign w:val="center"/>
          </w:tcPr>
          <w:p w14:paraId="38491D9D" w14:textId="77777777" w:rsidR="00F13179" w:rsidRPr="004F103C" w:rsidRDefault="00F13179" w:rsidP="00B732A4">
            <w:pPr>
              <w:pStyle w:val="aff0"/>
              <w:jc w:val="center"/>
            </w:pPr>
            <w:r w:rsidRPr="004F103C">
              <w:t>4</w:t>
            </w:r>
          </w:p>
        </w:tc>
        <w:tc>
          <w:tcPr>
            <w:tcW w:w="1984" w:type="dxa"/>
            <w:vMerge w:val="restart"/>
            <w:vAlign w:val="center"/>
          </w:tcPr>
          <w:p w14:paraId="6801D079" w14:textId="77777777" w:rsidR="00F13179" w:rsidRPr="00C83F99" w:rsidRDefault="00F13179" w:rsidP="00B732A4">
            <w:pPr>
              <w:pStyle w:val="aff0"/>
              <w:jc w:val="center"/>
            </w:pPr>
            <w:r w:rsidRPr="00C83F99">
              <w:t>Разработка</w:t>
            </w:r>
          </w:p>
          <w:p w14:paraId="28A793E4" w14:textId="77777777" w:rsidR="00F13179" w:rsidRPr="00C83F99" w:rsidRDefault="00F13179" w:rsidP="00B732A4">
            <w:pPr>
              <w:pStyle w:val="aff0"/>
              <w:jc w:val="center"/>
            </w:pPr>
            <w:r w:rsidRPr="00C83F99">
              <w:t>экономического</w:t>
            </w:r>
          </w:p>
          <w:p w14:paraId="3FE154D0" w14:textId="77777777" w:rsidR="00F13179" w:rsidRPr="00C83F99" w:rsidRDefault="00F13179" w:rsidP="00B732A4">
            <w:pPr>
              <w:pStyle w:val="aff0"/>
              <w:jc w:val="center"/>
            </w:pPr>
            <w:r w:rsidRPr="00C83F99">
              <w:t>раздела</w:t>
            </w:r>
          </w:p>
        </w:tc>
        <w:tc>
          <w:tcPr>
            <w:tcW w:w="3119" w:type="dxa"/>
            <w:vAlign w:val="center"/>
          </w:tcPr>
          <w:p w14:paraId="427F983D" w14:textId="77777777" w:rsidR="00F13179" w:rsidRPr="00682912" w:rsidRDefault="00F13179" w:rsidP="00B732A4">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B732A4">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B732A4">
        <w:trPr>
          <w:trHeight w:val="346"/>
        </w:trPr>
        <w:tc>
          <w:tcPr>
            <w:tcW w:w="421" w:type="dxa"/>
            <w:vMerge/>
            <w:vAlign w:val="center"/>
          </w:tcPr>
          <w:p w14:paraId="727AC1E2" w14:textId="77777777" w:rsidR="00F13179" w:rsidRPr="00682912" w:rsidRDefault="00F13179" w:rsidP="00B732A4">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B732A4">
            <w:pPr>
              <w:pStyle w:val="aff0"/>
              <w:jc w:val="center"/>
            </w:pPr>
          </w:p>
        </w:tc>
        <w:tc>
          <w:tcPr>
            <w:tcW w:w="3119" w:type="dxa"/>
            <w:vAlign w:val="center"/>
          </w:tcPr>
          <w:p w14:paraId="71D7D252" w14:textId="77777777" w:rsidR="00F13179" w:rsidRPr="00C83F99" w:rsidRDefault="00F13179" w:rsidP="00B732A4">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B732A4">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B732A4">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B732A4">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B732A4">
            <w:pPr>
              <w:pStyle w:val="aff0"/>
              <w:jc w:val="center"/>
              <w:rPr>
                <w:lang w:val="en-US"/>
              </w:rPr>
            </w:pPr>
            <w:r w:rsidRPr="0010662C">
              <w:t>Программист</w:t>
            </w:r>
          </w:p>
        </w:tc>
      </w:tr>
      <w:tr w:rsidR="00F13179" w:rsidRPr="0010662C" w14:paraId="21335EAB" w14:textId="77777777" w:rsidTr="00B732A4">
        <w:trPr>
          <w:trHeight w:val="346"/>
        </w:trPr>
        <w:tc>
          <w:tcPr>
            <w:tcW w:w="421" w:type="dxa"/>
            <w:vMerge/>
            <w:vAlign w:val="center"/>
          </w:tcPr>
          <w:p w14:paraId="3E9847BF" w14:textId="77777777" w:rsidR="00F13179" w:rsidRPr="0010662C" w:rsidRDefault="00F13179" w:rsidP="00B732A4">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B732A4">
            <w:pPr>
              <w:pStyle w:val="aff0"/>
              <w:jc w:val="center"/>
            </w:pPr>
          </w:p>
        </w:tc>
        <w:tc>
          <w:tcPr>
            <w:tcW w:w="3119" w:type="dxa"/>
            <w:vAlign w:val="center"/>
          </w:tcPr>
          <w:p w14:paraId="2BF4B84C" w14:textId="77777777" w:rsidR="00F13179" w:rsidRPr="00C83F99" w:rsidRDefault="00F13179" w:rsidP="00B732A4">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B732A4">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B732A4">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B732A4">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B732A4">
        <w:trPr>
          <w:trHeight w:val="793"/>
        </w:trPr>
        <w:tc>
          <w:tcPr>
            <w:tcW w:w="421" w:type="dxa"/>
            <w:vMerge w:val="restart"/>
            <w:vAlign w:val="center"/>
          </w:tcPr>
          <w:p w14:paraId="4AC380CA" w14:textId="77777777" w:rsidR="00F13179" w:rsidRPr="004E41B5" w:rsidRDefault="00F13179" w:rsidP="00B732A4">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B732A4">
            <w:pPr>
              <w:pStyle w:val="aff0"/>
              <w:jc w:val="center"/>
            </w:pPr>
            <w:r w:rsidRPr="00C83F99">
              <w:t>Разработка</w:t>
            </w:r>
          </w:p>
          <w:p w14:paraId="6AA3B081" w14:textId="77777777" w:rsidR="00F13179" w:rsidRPr="00C83F99" w:rsidRDefault="00F13179" w:rsidP="00B732A4">
            <w:pPr>
              <w:pStyle w:val="aff0"/>
              <w:jc w:val="center"/>
            </w:pPr>
            <w:r w:rsidRPr="00C83F99">
              <w:t>экологического раздела</w:t>
            </w:r>
          </w:p>
        </w:tc>
        <w:tc>
          <w:tcPr>
            <w:tcW w:w="3119" w:type="dxa"/>
            <w:vAlign w:val="center"/>
          </w:tcPr>
          <w:p w14:paraId="24B7370E" w14:textId="77777777" w:rsidR="00F13179" w:rsidRPr="00C83F99" w:rsidRDefault="00F13179" w:rsidP="00B732A4">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B732A4">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B732A4">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B732A4">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B732A4">
            <w:pPr>
              <w:pStyle w:val="aff0"/>
              <w:jc w:val="center"/>
            </w:pPr>
            <w:r w:rsidRPr="00682912">
              <w:t>Преподаватель-консультант</w:t>
            </w:r>
            <w:r>
              <w:t xml:space="preserve"> по части БЖД</w:t>
            </w:r>
          </w:p>
        </w:tc>
      </w:tr>
      <w:tr w:rsidR="00F13179" w:rsidRPr="0010662C" w14:paraId="2BEF5289" w14:textId="77777777" w:rsidTr="00B732A4">
        <w:trPr>
          <w:trHeight w:val="793"/>
        </w:trPr>
        <w:tc>
          <w:tcPr>
            <w:tcW w:w="421" w:type="dxa"/>
            <w:vMerge/>
            <w:vAlign w:val="center"/>
          </w:tcPr>
          <w:p w14:paraId="2F833A06" w14:textId="77777777" w:rsidR="00F13179" w:rsidRPr="00FA2ACA" w:rsidRDefault="00F13179" w:rsidP="00B732A4">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B732A4">
            <w:pPr>
              <w:pStyle w:val="aff0"/>
              <w:jc w:val="center"/>
            </w:pPr>
          </w:p>
        </w:tc>
        <w:tc>
          <w:tcPr>
            <w:tcW w:w="3119" w:type="dxa"/>
            <w:vAlign w:val="center"/>
          </w:tcPr>
          <w:p w14:paraId="6DA0AFEB" w14:textId="77777777" w:rsidR="00F13179" w:rsidRPr="00C83F99" w:rsidRDefault="00F13179" w:rsidP="00B732A4">
            <w:pPr>
              <w:pStyle w:val="aff0"/>
              <w:jc w:val="center"/>
            </w:pPr>
            <w:r>
              <w:t>Написание раздела по БЖД</w:t>
            </w:r>
          </w:p>
        </w:tc>
        <w:tc>
          <w:tcPr>
            <w:tcW w:w="708" w:type="dxa"/>
            <w:vAlign w:val="center"/>
          </w:tcPr>
          <w:p w14:paraId="4889C913" w14:textId="77777777" w:rsidR="00F13179" w:rsidRDefault="00F13179" w:rsidP="00B732A4">
            <w:pPr>
              <w:pStyle w:val="aff0"/>
              <w:spacing w:line="276" w:lineRule="auto"/>
              <w:jc w:val="center"/>
              <w:rPr>
                <w:szCs w:val="24"/>
              </w:rPr>
            </w:pPr>
            <w:r>
              <w:rPr>
                <w:szCs w:val="24"/>
              </w:rPr>
              <w:t>5</w:t>
            </w:r>
          </w:p>
        </w:tc>
        <w:tc>
          <w:tcPr>
            <w:tcW w:w="709" w:type="dxa"/>
            <w:vAlign w:val="center"/>
          </w:tcPr>
          <w:p w14:paraId="68F3BDBC" w14:textId="77777777" w:rsidR="00F13179" w:rsidRDefault="00F13179" w:rsidP="00B732A4">
            <w:pPr>
              <w:pStyle w:val="aff0"/>
              <w:spacing w:line="276" w:lineRule="auto"/>
              <w:jc w:val="center"/>
              <w:rPr>
                <w:szCs w:val="24"/>
              </w:rPr>
            </w:pPr>
            <w:r>
              <w:rPr>
                <w:szCs w:val="24"/>
              </w:rPr>
              <w:t>8</w:t>
            </w:r>
          </w:p>
        </w:tc>
        <w:tc>
          <w:tcPr>
            <w:tcW w:w="709" w:type="dxa"/>
            <w:vAlign w:val="center"/>
          </w:tcPr>
          <w:p w14:paraId="69C2BB59" w14:textId="77777777" w:rsidR="00F13179" w:rsidRDefault="00F13179" w:rsidP="00B732A4">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B732A4">
            <w:pPr>
              <w:pStyle w:val="aff0"/>
              <w:jc w:val="center"/>
            </w:pPr>
            <w:r w:rsidRPr="0010662C">
              <w:t>Программист</w:t>
            </w:r>
          </w:p>
        </w:tc>
      </w:tr>
      <w:tr w:rsidR="00F13179" w:rsidRPr="0010662C" w14:paraId="6F7B6F15" w14:textId="77777777" w:rsidTr="00B732A4">
        <w:trPr>
          <w:trHeight w:val="793"/>
        </w:trPr>
        <w:tc>
          <w:tcPr>
            <w:tcW w:w="421" w:type="dxa"/>
            <w:vMerge/>
            <w:vAlign w:val="center"/>
          </w:tcPr>
          <w:p w14:paraId="173E1056" w14:textId="77777777" w:rsidR="00F13179" w:rsidRDefault="00F13179" w:rsidP="00B732A4">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B732A4">
            <w:pPr>
              <w:pStyle w:val="aff0"/>
              <w:jc w:val="center"/>
            </w:pPr>
          </w:p>
        </w:tc>
        <w:tc>
          <w:tcPr>
            <w:tcW w:w="3119" w:type="dxa"/>
            <w:vAlign w:val="center"/>
          </w:tcPr>
          <w:p w14:paraId="451C6628" w14:textId="77777777" w:rsidR="00F13179" w:rsidRPr="00C83F99" w:rsidRDefault="00F13179" w:rsidP="00B732A4">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B732A4">
            <w:pPr>
              <w:pStyle w:val="aff0"/>
              <w:spacing w:line="276" w:lineRule="auto"/>
              <w:jc w:val="center"/>
            </w:pPr>
            <w:r>
              <w:t>1</w:t>
            </w:r>
          </w:p>
        </w:tc>
        <w:tc>
          <w:tcPr>
            <w:tcW w:w="709" w:type="dxa"/>
            <w:vAlign w:val="center"/>
          </w:tcPr>
          <w:p w14:paraId="126F72BF" w14:textId="77777777" w:rsidR="00F13179" w:rsidRPr="00355134" w:rsidRDefault="00F13179" w:rsidP="00B732A4">
            <w:pPr>
              <w:pStyle w:val="aff0"/>
              <w:spacing w:line="276" w:lineRule="auto"/>
              <w:jc w:val="center"/>
            </w:pPr>
            <w:r>
              <w:rPr>
                <w:szCs w:val="24"/>
              </w:rPr>
              <w:t>5</w:t>
            </w:r>
          </w:p>
        </w:tc>
        <w:tc>
          <w:tcPr>
            <w:tcW w:w="709" w:type="dxa"/>
            <w:vAlign w:val="center"/>
          </w:tcPr>
          <w:p w14:paraId="5891C28E" w14:textId="77777777" w:rsidR="00F13179" w:rsidRPr="00355134" w:rsidRDefault="00F13179" w:rsidP="00B732A4">
            <w:pPr>
              <w:pStyle w:val="aff0"/>
              <w:spacing w:line="276" w:lineRule="auto"/>
              <w:jc w:val="center"/>
            </w:pPr>
            <w:r w:rsidRPr="0014522E">
              <w:t>3</w:t>
            </w:r>
          </w:p>
        </w:tc>
        <w:tc>
          <w:tcPr>
            <w:tcW w:w="1843" w:type="dxa"/>
            <w:vAlign w:val="center"/>
          </w:tcPr>
          <w:p w14:paraId="6AE1B220" w14:textId="77777777" w:rsidR="00F13179" w:rsidRPr="0010662C" w:rsidRDefault="00F13179" w:rsidP="00B732A4">
            <w:pPr>
              <w:pStyle w:val="aff0"/>
              <w:jc w:val="center"/>
            </w:pPr>
            <w:r w:rsidRPr="00682912">
              <w:t>Преподаватель-консультант</w:t>
            </w:r>
            <w:r>
              <w:t xml:space="preserve"> по части БЖД</w:t>
            </w:r>
          </w:p>
        </w:tc>
      </w:tr>
      <w:tr w:rsidR="00F13179" w:rsidRPr="0082151A" w14:paraId="44F70ED3" w14:textId="77777777" w:rsidTr="00B732A4">
        <w:trPr>
          <w:trHeight w:val="454"/>
        </w:trPr>
        <w:tc>
          <w:tcPr>
            <w:tcW w:w="421" w:type="dxa"/>
            <w:vMerge w:val="restart"/>
            <w:vAlign w:val="center"/>
          </w:tcPr>
          <w:p w14:paraId="6D616366" w14:textId="77777777" w:rsidR="00F13179" w:rsidRPr="004E41B5" w:rsidRDefault="00F13179" w:rsidP="00B732A4">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B732A4">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B732A4">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B732A4">
            <w:pPr>
              <w:pStyle w:val="aff0"/>
              <w:jc w:val="center"/>
            </w:pPr>
            <w:r>
              <w:t>3</w:t>
            </w:r>
          </w:p>
        </w:tc>
        <w:tc>
          <w:tcPr>
            <w:tcW w:w="709" w:type="dxa"/>
            <w:vAlign w:val="center"/>
          </w:tcPr>
          <w:p w14:paraId="2B87C628" w14:textId="77777777" w:rsidR="00F13179" w:rsidRPr="0030206A" w:rsidRDefault="00F13179" w:rsidP="00B732A4">
            <w:pPr>
              <w:pStyle w:val="aff0"/>
              <w:jc w:val="center"/>
            </w:pPr>
            <w:r>
              <w:t>8</w:t>
            </w:r>
          </w:p>
        </w:tc>
        <w:tc>
          <w:tcPr>
            <w:tcW w:w="709" w:type="dxa"/>
            <w:vAlign w:val="center"/>
          </w:tcPr>
          <w:p w14:paraId="12C9A69B" w14:textId="77777777" w:rsidR="00F13179" w:rsidRPr="0030206A" w:rsidRDefault="00F13179" w:rsidP="00B732A4">
            <w:pPr>
              <w:pStyle w:val="aff0"/>
              <w:jc w:val="center"/>
            </w:pPr>
            <w:r w:rsidRPr="0014522E">
              <w:t>5</w:t>
            </w:r>
          </w:p>
        </w:tc>
        <w:tc>
          <w:tcPr>
            <w:tcW w:w="1843" w:type="dxa"/>
            <w:vAlign w:val="center"/>
          </w:tcPr>
          <w:p w14:paraId="5D093304" w14:textId="77777777" w:rsidR="00F13179" w:rsidRPr="0082151A" w:rsidRDefault="00F13179" w:rsidP="00B732A4">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B732A4">
        <w:trPr>
          <w:trHeight w:val="454"/>
        </w:trPr>
        <w:tc>
          <w:tcPr>
            <w:tcW w:w="421" w:type="dxa"/>
            <w:vMerge/>
            <w:vAlign w:val="center"/>
          </w:tcPr>
          <w:p w14:paraId="55007D7B" w14:textId="77777777" w:rsidR="00F13179" w:rsidRPr="004E41B5" w:rsidRDefault="00F13179" w:rsidP="00B732A4">
            <w:pPr>
              <w:pStyle w:val="aff0"/>
              <w:rPr>
                <w:lang w:val="en-US"/>
              </w:rPr>
            </w:pPr>
          </w:p>
        </w:tc>
        <w:tc>
          <w:tcPr>
            <w:tcW w:w="1984" w:type="dxa"/>
            <w:vMerge/>
            <w:vAlign w:val="center"/>
          </w:tcPr>
          <w:p w14:paraId="0EDAC6CE" w14:textId="77777777" w:rsidR="00F13179" w:rsidRPr="0082151A" w:rsidRDefault="00F13179" w:rsidP="00B732A4">
            <w:pPr>
              <w:pStyle w:val="aff0"/>
              <w:jc w:val="center"/>
              <w:rPr>
                <w:lang w:val="en-US"/>
              </w:rPr>
            </w:pPr>
          </w:p>
        </w:tc>
        <w:tc>
          <w:tcPr>
            <w:tcW w:w="3119" w:type="dxa"/>
            <w:vAlign w:val="center"/>
          </w:tcPr>
          <w:p w14:paraId="7A098E9F" w14:textId="77777777" w:rsidR="00F13179" w:rsidRPr="0082151A" w:rsidRDefault="00F13179" w:rsidP="00B732A4">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B732A4">
            <w:pPr>
              <w:pStyle w:val="aff0"/>
              <w:spacing w:line="276" w:lineRule="auto"/>
              <w:jc w:val="center"/>
            </w:pPr>
            <w:r>
              <w:t>6</w:t>
            </w:r>
          </w:p>
        </w:tc>
        <w:tc>
          <w:tcPr>
            <w:tcW w:w="709" w:type="dxa"/>
            <w:vAlign w:val="center"/>
          </w:tcPr>
          <w:p w14:paraId="3D3E5CE1" w14:textId="77777777" w:rsidR="00F13179" w:rsidRPr="0082151A" w:rsidRDefault="00F13179" w:rsidP="00B732A4">
            <w:pPr>
              <w:pStyle w:val="aff0"/>
              <w:jc w:val="center"/>
              <w:rPr>
                <w:lang w:val="en-US"/>
              </w:rPr>
            </w:pPr>
            <w:r>
              <w:rPr>
                <w:lang w:val="en-US"/>
              </w:rPr>
              <w:t>24</w:t>
            </w:r>
          </w:p>
        </w:tc>
        <w:tc>
          <w:tcPr>
            <w:tcW w:w="709" w:type="dxa"/>
            <w:vAlign w:val="center"/>
          </w:tcPr>
          <w:p w14:paraId="1C7DF3C4" w14:textId="77777777" w:rsidR="00F13179" w:rsidRPr="0030206A" w:rsidRDefault="00F13179" w:rsidP="00B732A4">
            <w:pPr>
              <w:pStyle w:val="aff0"/>
              <w:jc w:val="center"/>
            </w:pPr>
            <w:r w:rsidRPr="0014522E">
              <w:t>14</w:t>
            </w:r>
          </w:p>
        </w:tc>
        <w:tc>
          <w:tcPr>
            <w:tcW w:w="1843" w:type="dxa"/>
            <w:vAlign w:val="center"/>
          </w:tcPr>
          <w:p w14:paraId="26FD5962"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B732A4">
        <w:trPr>
          <w:trHeight w:val="454"/>
        </w:trPr>
        <w:tc>
          <w:tcPr>
            <w:tcW w:w="421" w:type="dxa"/>
            <w:vMerge/>
            <w:vAlign w:val="center"/>
          </w:tcPr>
          <w:p w14:paraId="13ADC4EE" w14:textId="77777777" w:rsidR="00F13179" w:rsidRPr="004E41B5" w:rsidRDefault="00F13179" w:rsidP="00B732A4">
            <w:pPr>
              <w:pStyle w:val="aff0"/>
              <w:rPr>
                <w:lang w:val="en-US"/>
              </w:rPr>
            </w:pPr>
          </w:p>
        </w:tc>
        <w:tc>
          <w:tcPr>
            <w:tcW w:w="1984" w:type="dxa"/>
            <w:vMerge/>
            <w:vAlign w:val="center"/>
          </w:tcPr>
          <w:p w14:paraId="0C68AB31" w14:textId="77777777" w:rsidR="00F13179" w:rsidRPr="0082151A" w:rsidRDefault="00F13179" w:rsidP="00B732A4">
            <w:pPr>
              <w:pStyle w:val="aff0"/>
              <w:jc w:val="center"/>
              <w:rPr>
                <w:lang w:val="en-US"/>
              </w:rPr>
            </w:pPr>
          </w:p>
        </w:tc>
        <w:tc>
          <w:tcPr>
            <w:tcW w:w="3119" w:type="dxa"/>
            <w:vAlign w:val="center"/>
          </w:tcPr>
          <w:p w14:paraId="267C2A47" w14:textId="77777777" w:rsidR="00F13179" w:rsidRPr="00317118" w:rsidRDefault="00F13179" w:rsidP="00B732A4">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B732A4">
            <w:pPr>
              <w:pStyle w:val="aff0"/>
              <w:spacing w:line="276" w:lineRule="auto"/>
              <w:jc w:val="center"/>
              <w:rPr>
                <w:lang w:val="en-US"/>
              </w:rPr>
            </w:pPr>
            <w:r>
              <w:t>3</w:t>
            </w:r>
          </w:p>
        </w:tc>
        <w:tc>
          <w:tcPr>
            <w:tcW w:w="709" w:type="dxa"/>
            <w:vAlign w:val="center"/>
          </w:tcPr>
          <w:p w14:paraId="2681299F" w14:textId="77777777" w:rsidR="00F13179" w:rsidRPr="0082151A" w:rsidRDefault="00F13179" w:rsidP="00B732A4">
            <w:pPr>
              <w:pStyle w:val="aff0"/>
              <w:jc w:val="center"/>
              <w:rPr>
                <w:lang w:val="en-US"/>
              </w:rPr>
            </w:pPr>
            <w:r>
              <w:rPr>
                <w:lang w:val="en-US"/>
              </w:rPr>
              <w:t>6</w:t>
            </w:r>
          </w:p>
        </w:tc>
        <w:tc>
          <w:tcPr>
            <w:tcW w:w="709" w:type="dxa"/>
            <w:vAlign w:val="center"/>
          </w:tcPr>
          <w:p w14:paraId="442686FD" w14:textId="77777777" w:rsidR="00F13179" w:rsidRPr="0030206A" w:rsidRDefault="00F13179" w:rsidP="00B732A4">
            <w:pPr>
              <w:pStyle w:val="aff0"/>
              <w:jc w:val="center"/>
            </w:pPr>
            <w:r w:rsidRPr="0014522E">
              <w:t>5</w:t>
            </w:r>
          </w:p>
        </w:tc>
        <w:tc>
          <w:tcPr>
            <w:tcW w:w="1843" w:type="dxa"/>
            <w:vAlign w:val="center"/>
          </w:tcPr>
          <w:p w14:paraId="151563AA" w14:textId="77777777" w:rsidR="00F13179" w:rsidRPr="0082151A" w:rsidRDefault="00F13179" w:rsidP="00B732A4">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B732A4">
        <w:trPr>
          <w:trHeight w:val="397"/>
        </w:trPr>
        <w:tc>
          <w:tcPr>
            <w:tcW w:w="6941" w:type="dxa"/>
            <w:gridSpan w:val="5"/>
            <w:vAlign w:val="center"/>
          </w:tcPr>
          <w:p w14:paraId="5B2FD92E" w14:textId="77777777" w:rsidR="00F13179" w:rsidRPr="0082151A" w:rsidRDefault="00F13179" w:rsidP="00B732A4">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B732A4">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B732A4">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B732A4">
        <w:tc>
          <w:tcPr>
            <w:tcW w:w="8642" w:type="dxa"/>
            <w:vAlign w:val="center"/>
          </w:tcPr>
          <w:p w14:paraId="39EA9C22"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B732A4">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2F5B22D6" w14:textId="77777777" w:rsidR="00F13179" w:rsidRPr="00A11341" w:rsidRDefault="00F13179" w:rsidP="00F13179">
      <w:pPr>
        <w:ind w:firstLine="0"/>
      </w:pPr>
      <w:r>
        <w:t xml:space="preserve">Где </w:t>
      </w:r>
      <w:r>
        <w:rPr>
          <w:lang w:val="en-US"/>
        </w:rPr>
        <w:t>T</w:t>
      </w:r>
      <w:r>
        <w:t xml:space="preserve"> – ожидаемая длительность работы в часах, </w:t>
      </w:r>
      <w:proofErr w:type="spellStart"/>
      <w:r>
        <w:rPr>
          <w:lang w:val="en-US"/>
        </w:rPr>
        <w:t>t</w:t>
      </w:r>
      <w:r>
        <w:rPr>
          <w:vertAlign w:val="subscript"/>
          <w:lang w:val="en-US"/>
        </w:rPr>
        <w:t>min</w:t>
      </w:r>
      <w:proofErr w:type="spellEnd"/>
      <w:r w:rsidRPr="004D3481">
        <w:t xml:space="preserve"> </w:t>
      </w:r>
      <w:r>
        <w:t>–</w:t>
      </w:r>
      <w:r w:rsidRPr="004D3481">
        <w:t xml:space="preserve"> </w:t>
      </w:r>
      <w:r>
        <w:t xml:space="preserve">минимальная длительность работы, </w:t>
      </w:r>
      <w:proofErr w:type="spellStart"/>
      <w:r>
        <w:rPr>
          <w:lang w:val="en-US"/>
        </w:rPr>
        <w:t>t</w:t>
      </w:r>
      <w:r>
        <w:rPr>
          <w:vertAlign w:val="subscript"/>
          <w:lang w:val="en-US"/>
        </w:rPr>
        <w:t>max</w:t>
      </w:r>
      <w:proofErr w:type="spellEnd"/>
      <w:r>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722" w:name="_Toc167623517"/>
      <w:r>
        <w:t>5.5 Определение затрат на разработку и внедрение программного продукта</w:t>
      </w:r>
      <w:bookmarkEnd w:id="722"/>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B732A4">
        <w:trPr>
          <w:trHeight w:val="725"/>
        </w:trPr>
        <w:tc>
          <w:tcPr>
            <w:tcW w:w="697" w:type="dxa"/>
            <w:vAlign w:val="center"/>
          </w:tcPr>
          <w:p w14:paraId="5822289F" w14:textId="77777777" w:rsidR="00F13179" w:rsidRDefault="00F13179" w:rsidP="00B732A4">
            <w:pPr>
              <w:pStyle w:val="aff0"/>
              <w:jc w:val="center"/>
            </w:pPr>
            <w:r>
              <w:t>№</w:t>
            </w:r>
          </w:p>
        </w:tc>
        <w:tc>
          <w:tcPr>
            <w:tcW w:w="3267" w:type="dxa"/>
            <w:gridSpan w:val="2"/>
            <w:vAlign w:val="center"/>
          </w:tcPr>
          <w:p w14:paraId="317D3A79" w14:textId="77777777" w:rsidR="00F13179" w:rsidRDefault="00F13179" w:rsidP="00B732A4">
            <w:pPr>
              <w:pStyle w:val="aff0"/>
              <w:jc w:val="center"/>
            </w:pPr>
            <w:r>
              <w:t>Наименование материалов</w:t>
            </w:r>
          </w:p>
        </w:tc>
        <w:tc>
          <w:tcPr>
            <w:tcW w:w="1701" w:type="dxa"/>
            <w:vAlign w:val="center"/>
          </w:tcPr>
          <w:p w14:paraId="2C38FE36" w14:textId="77777777" w:rsidR="00F13179" w:rsidRDefault="00F13179" w:rsidP="00B732A4">
            <w:pPr>
              <w:pStyle w:val="aff0"/>
              <w:jc w:val="center"/>
            </w:pPr>
            <w:r>
              <w:t>Ед. измерения</w:t>
            </w:r>
          </w:p>
        </w:tc>
        <w:tc>
          <w:tcPr>
            <w:tcW w:w="1418" w:type="dxa"/>
            <w:vAlign w:val="center"/>
          </w:tcPr>
          <w:p w14:paraId="217D37AF" w14:textId="77777777" w:rsidR="00F13179" w:rsidRDefault="00F13179" w:rsidP="00B732A4">
            <w:pPr>
              <w:pStyle w:val="aff0"/>
              <w:jc w:val="center"/>
            </w:pPr>
            <w:r>
              <w:t>Количество</w:t>
            </w:r>
          </w:p>
        </w:tc>
        <w:tc>
          <w:tcPr>
            <w:tcW w:w="1134" w:type="dxa"/>
            <w:vAlign w:val="center"/>
          </w:tcPr>
          <w:p w14:paraId="5BCDF4C9" w14:textId="77777777" w:rsidR="00F13179" w:rsidRDefault="00F13179" w:rsidP="00B732A4">
            <w:pPr>
              <w:pStyle w:val="aff0"/>
              <w:jc w:val="center"/>
            </w:pPr>
            <w:r>
              <w:t>Цена за ед. руб.</w:t>
            </w:r>
          </w:p>
        </w:tc>
        <w:tc>
          <w:tcPr>
            <w:tcW w:w="1134" w:type="dxa"/>
            <w:gridSpan w:val="2"/>
            <w:vAlign w:val="center"/>
          </w:tcPr>
          <w:p w14:paraId="0734B66A" w14:textId="77777777" w:rsidR="00F13179" w:rsidRDefault="00F13179" w:rsidP="00B732A4">
            <w:pPr>
              <w:pStyle w:val="aff0"/>
              <w:jc w:val="center"/>
            </w:pPr>
            <w:r>
              <w:t>Сумма, руб.</w:t>
            </w:r>
          </w:p>
        </w:tc>
      </w:tr>
      <w:tr w:rsidR="00F13179" w14:paraId="7AB523D7" w14:textId="77777777" w:rsidTr="00B732A4">
        <w:trPr>
          <w:trHeight w:val="454"/>
        </w:trPr>
        <w:tc>
          <w:tcPr>
            <w:tcW w:w="697" w:type="dxa"/>
            <w:vAlign w:val="center"/>
          </w:tcPr>
          <w:p w14:paraId="0DE12E54" w14:textId="77777777" w:rsidR="00F13179" w:rsidRDefault="00F13179" w:rsidP="00B732A4">
            <w:pPr>
              <w:pStyle w:val="aff0"/>
              <w:jc w:val="center"/>
            </w:pPr>
            <w:r>
              <w:t>1</w:t>
            </w:r>
          </w:p>
        </w:tc>
        <w:tc>
          <w:tcPr>
            <w:tcW w:w="3267" w:type="dxa"/>
            <w:gridSpan w:val="2"/>
            <w:vAlign w:val="center"/>
          </w:tcPr>
          <w:p w14:paraId="12BB010B" w14:textId="77777777" w:rsidR="00F13179" w:rsidRDefault="00F13179" w:rsidP="00B732A4">
            <w:pPr>
              <w:pStyle w:val="aff0"/>
              <w:jc w:val="center"/>
            </w:pPr>
            <w:r>
              <w:t>2</w:t>
            </w:r>
          </w:p>
        </w:tc>
        <w:tc>
          <w:tcPr>
            <w:tcW w:w="1701" w:type="dxa"/>
            <w:vAlign w:val="center"/>
          </w:tcPr>
          <w:p w14:paraId="2B23C323" w14:textId="77777777" w:rsidR="00F13179" w:rsidRDefault="00F13179" w:rsidP="00B732A4">
            <w:pPr>
              <w:pStyle w:val="aff0"/>
              <w:jc w:val="center"/>
            </w:pPr>
            <w:r>
              <w:t>3</w:t>
            </w:r>
          </w:p>
        </w:tc>
        <w:tc>
          <w:tcPr>
            <w:tcW w:w="1418" w:type="dxa"/>
            <w:vAlign w:val="center"/>
          </w:tcPr>
          <w:p w14:paraId="1601DBC7" w14:textId="77777777" w:rsidR="00F13179" w:rsidRDefault="00F13179" w:rsidP="00B732A4">
            <w:pPr>
              <w:pStyle w:val="aff0"/>
              <w:jc w:val="center"/>
            </w:pPr>
            <w:r>
              <w:t>4</w:t>
            </w:r>
          </w:p>
        </w:tc>
        <w:tc>
          <w:tcPr>
            <w:tcW w:w="1134" w:type="dxa"/>
            <w:vAlign w:val="center"/>
          </w:tcPr>
          <w:p w14:paraId="60590E66" w14:textId="77777777" w:rsidR="00F13179" w:rsidRDefault="00F13179" w:rsidP="00B732A4">
            <w:pPr>
              <w:pStyle w:val="aff0"/>
              <w:jc w:val="center"/>
            </w:pPr>
            <w:r>
              <w:t>5</w:t>
            </w:r>
          </w:p>
        </w:tc>
        <w:tc>
          <w:tcPr>
            <w:tcW w:w="1134" w:type="dxa"/>
            <w:gridSpan w:val="2"/>
            <w:vAlign w:val="center"/>
          </w:tcPr>
          <w:p w14:paraId="538A463B" w14:textId="77777777" w:rsidR="00F13179" w:rsidRDefault="00F13179" w:rsidP="00B732A4">
            <w:pPr>
              <w:pStyle w:val="aff0"/>
              <w:jc w:val="center"/>
            </w:pPr>
            <w:r>
              <w:t>6</w:t>
            </w:r>
          </w:p>
        </w:tc>
      </w:tr>
      <w:tr w:rsidR="00F13179" w14:paraId="5394CF5D" w14:textId="77777777" w:rsidTr="00B732A4">
        <w:trPr>
          <w:trHeight w:val="454"/>
        </w:trPr>
        <w:tc>
          <w:tcPr>
            <w:tcW w:w="697" w:type="dxa"/>
            <w:vAlign w:val="center"/>
          </w:tcPr>
          <w:p w14:paraId="122CEA37" w14:textId="77777777" w:rsidR="00F13179" w:rsidRDefault="00F13179" w:rsidP="00B732A4">
            <w:pPr>
              <w:pStyle w:val="aff0"/>
              <w:jc w:val="center"/>
            </w:pPr>
            <w:r>
              <w:t>1</w:t>
            </w:r>
          </w:p>
        </w:tc>
        <w:tc>
          <w:tcPr>
            <w:tcW w:w="3267" w:type="dxa"/>
            <w:gridSpan w:val="2"/>
            <w:vAlign w:val="center"/>
          </w:tcPr>
          <w:p w14:paraId="6022043D" w14:textId="77777777" w:rsidR="00F13179" w:rsidRDefault="00F13179" w:rsidP="00B732A4">
            <w:pPr>
              <w:pStyle w:val="aff0"/>
              <w:jc w:val="center"/>
            </w:pPr>
            <w:r>
              <w:t>Бумага для печати</w:t>
            </w:r>
          </w:p>
        </w:tc>
        <w:tc>
          <w:tcPr>
            <w:tcW w:w="1701" w:type="dxa"/>
            <w:vAlign w:val="center"/>
          </w:tcPr>
          <w:p w14:paraId="14098436" w14:textId="77777777" w:rsidR="00F13179" w:rsidRDefault="00F13179" w:rsidP="00B732A4">
            <w:pPr>
              <w:pStyle w:val="aff0"/>
              <w:jc w:val="center"/>
            </w:pPr>
            <w:r>
              <w:t>пачка</w:t>
            </w:r>
          </w:p>
        </w:tc>
        <w:tc>
          <w:tcPr>
            <w:tcW w:w="1418" w:type="dxa"/>
            <w:vAlign w:val="center"/>
          </w:tcPr>
          <w:p w14:paraId="4C21BC3F" w14:textId="77777777" w:rsidR="00F13179" w:rsidRDefault="00F13179" w:rsidP="00B732A4">
            <w:pPr>
              <w:pStyle w:val="aff0"/>
              <w:jc w:val="center"/>
            </w:pPr>
            <w:r>
              <w:t>1</w:t>
            </w:r>
          </w:p>
        </w:tc>
        <w:tc>
          <w:tcPr>
            <w:tcW w:w="1134" w:type="dxa"/>
            <w:vAlign w:val="center"/>
          </w:tcPr>
          <w:p w14:paraId="453F924E" w14:textId="77777777" w:rsidR="00F13179" w:rsidRDefault="00F13179" w:rsidP="00B732A4">
            <w:pPr>
              <w:pStyle w:val="aff0"/>
              <w:jc w:val="center"/>
            </w:pPr>
            <w:r>
              <w:t>400</w:t>
            </w:r>
          </w:p>
        </w:tc>
        <w:tc>
          <w:tcPr>
            <w:tcW w:w="1134" w:type="dxa"/>
            <w:gridSpan w:val="2"/>
            <w:vAlign w:val="center"/>
          </w:tcPr>
          <w:p w14:paraId="32DC96E0" w14:textId="77777777" w:rsidR="00F13179" w:rsidRDefault="00F13179" w:rsidP="00B732A4">
            <w:pPr>
              <w:pStyle w:val="aff0"/>
              <w:jc w:val="center"/>
            </w:pPr>
            <w:r>
              <w:t>400</w:t>
            </w:r>
          </w:p>
        </w:tc>
      </w:tr>
      <w:tr w:rsidR="00F13179" w14:paraId="6B7F3D72" w14:textId="77777777" w:rsidTr="00B732A4">
        <w:trPr>
          <w:trHeight w:val="454"/>
        </w:trPr>
        <w:tc>
          <w:tcPr>
            <w:tcW w:w="697" w:type="dxa"/>
            <w:vAlign w:val="center"/>
          </w:tcPr>
          <w:p w14:paraId="0EE40146" w14:textId="77777777" w:rsidR="00F13179" w:rsidRDefault="00F13179" w:rsidP="00B732A4">
            <w:pPr>
              <w:pStyle w:val="aff0"/>
              <w:jc w:val="center"/>
            </w:pPr>
            <w:r>
              <w:t>2</w:t>
            </w:r>
          </w:p>
        </w:tc>
        <w:tc>
          <w:tcPr>
            <w:tcW w:w="3267" w:type="dxa"/>
            <w:gridSpan w:val="2"/>
            <w:vAlign w:val="center"/>
          </w:tcPr>
          <w:p w14:paraId="5C118FC7" w14:textId="77777777" w:rsidR="00F13179" w:rsidRDefault="00F13179" w:rsidP="00B732A4">
            <w:pPr>
              <w:pStyle w:val="aff0"/>
              <w:jc w:val="center"/>
            </w:pPr>
            <w:r>
              <w:t>Картридж для принтера</w:t>
            </w:r>
          </w:p>
        </w:tc>
        <w:tc>
          <w:tcPr>
            <w:tcW w:w="1701" w:type="dxa"/>
            <w:vAlign w:val="center"/>
          </w:tcPr>
          <w:p w14:paraId="28C5ABB9" w14:textId="77777777" w:rsidR="00F13179" w:rsidRDefault="00F13179" w:rsidP="00B732A4">
            <w:pPr>
              <w:pStyle w:val="aff0"/>
              <w:jc w:val="center"/>
            </w:pPr>
            <w:r>
              <w:t>шт.</w:t>
            </w:r>
          </w:p>
        </w:tc>
        <w:tc>
          <w:tcPr>
            <w:tcW w:w="1418" w:type="dxa"/>
            <w:vAlign w:val="center"/>
          </w:tcPr>
          <w:p w14:paraId="4259974C" w14:textId="77777777" w:rsidR="00F13179" w:rsidRDefault="00F13179" w:rsidP="00B732A4">
            <w:pPr>
              <w:pStyle w:val="aff0"/>
              <w:jc w:val="center"/>
            </w:pPr>
            <w:r>
              <w:t>1</w:t>
            </w:r>
          </w:p>
        </w:tc>
        <w:tc>
          <w:tcPr>
            <w:tcW w:w="1134" w:type="dxa"/>
            <w:vAlign w:val="center"/>
          </w:tcPr>
          <w:p w14:paraId="020E1634" w14:textId="77777777" w:rsidR="00F13179" w:rsidRDefault="00F13179" w:rsidP="00B732A4">
            <w:pPr>
              <w:pStyle w:val="aff0"/>
              <w:jc w:val="center"/>
            </w:pPr>
            <w:r>
              <w:t>800</w:t>
            </w:r>
          </w:p>
        </w:tc>
        <w:tc>
          <w:tcPr>
            <w:tcW w:w="1134" w:type="dxa"/>
            <w:gridSpan w:val="2"/>
            <w:vAlign w:val="center"/>
          </w:tcPr>
          <w:p w14:paraId="71768954" w14:textId="77777777" w:rsidR="00F13179" w:rsidRDefault="00F13179" w:rsidP="00B732A4">
            <w:pPr>
              <w:pStyle w:val="aff0"/>
              <w:jc w:val="center"/>
            </w:pPr>
            <w:r>
              <w:t>800</w:t>
            </w:r>
          </w:p>
        </w:tc>
      </w:tr>
      <w:tr w:rsidR="00F13179" w14:paraId="3A3C48E4" w14:textId="77777777" w:rsidTr="00B732A4">
        <w:trPr>
          <w:trHeight w:val="454"/>
        </w:trPr>
        <w:tc>
          <w:tcPr>
            <w:tcW w:w="697" w:type="dxa"/>
            <w:vAlign w:val="center"/>
          </w:tcPr>
          <w:p w14:paraId="0B653EC5" w14:textId="77777777" w:rsidR="00F13179" w:rsidRDefault="00F13179" w:rsidP="00B732A4">
            <w:pPr>
              <w:pStyle w:val="aff0"/>
              <w:jc w:val="center"/>
            </w:pPr>
            <w:r>
              <w:t>3</w:t>
            </w:r>
          </w:p>
        </w:tc>
        <w:tc>
          <w:tcPr>
            <w:tcW w:w="3267" w:type="dxa"/>
            <w:gridSpan w:val="2"/>
            <w:vAlign w:val="center"/>
          </w:tcPr>
          <w:p w14:paraId="4625C4E3" w14:textId="77777777" w:rsidR="00F13179" w:rsidRDefault="00F13179" w:rsidP="00B732A4">
            <w:pPr>
              <w:pStyle w:val="aff0"/>
              <w:jc w:val="center"/>
            </w:pPr>
            <w:r>
              <w:t>Услуги связи и интернета</w:t>
            </w:r>
          </w:p>
        </w:tc>
        <w:tc>
          <w:tcPr>
            <w:tcW w:w="1701" w:type="dxa"/>
            <w:vAlign w:val="center"/>
          </w:tcPr>
          <w:p w14:paraId="31FF1095" w14:textId="77777777" w:rsidR="00F13179" w:rsidRDefault="00F13179" w:rsidP="00B732A4">
            <w:pPr>
              <w:pStyle w:val="aff0"/>
              <w:jc w:val="center"/>
            </w:pPr>
            <w:r>
              <w:t>мес.</w:t>
            </w:r>
          </w:p>
        </w:tc>
        <w:tc>
          <w:tcPr>
            <w:tcW w:w="1418" w:type="dxa"/>
            <w:vAlign w:val="center"/>
          </w:tcPr>
          <w:p w14:paraId="212BEEFC" w14:textId="77777777" w:rsidR="00F13179" w:rsidRDefault="00F13179" w:rsidP="00B732A4">
            <w:pPr>
              <w:pStyle w:val="aff0"/>
              <w:jc w:val="center"/>
            </w:pPr>
            <w:r>
              <w:t>2</w:t>
            </w:r>
          </w:p>
        </w:tc>
        <w:tc>
          <w:tcPr>
            <w:tcW w:w="1134" w:type="dxa"/>
            <w:vAlign w:val="center"/>
          </w:tcPr>
          <w:p w14:paraId="2D7BFEA2" w14:textId="77777777" w:rsidR="00F13179" w:rsidRDefault="00F13179" w:rsidP="00B732A4">
            <w:pPr>
              <w:pStyle w:val="aff0"/>
              <w:jc w:val="center"/>
            </w:pPr>
            <w:r>
              <w:t>550</w:t>
            </w:r>
          </w:p>
        </w:tc>
        <w:tc>
          <w:tcPr>
            <w:tcW w:w="1134" w:type="dxa"/>
            <w:gridSpan w:val="2"/>
            <w:vAlign w:val="center"/>
          </w:tcPr>
          <w:p w14:paraId="08E45277" w14:textId="77777777" w:rsidR="00F13179" w:rsidRDefault="00F13179" w:rsidP="00B732A4">
            <w:pPr>
              <w:pStyle w:val="aff0"/>
              <w:jc w:val="center"/>
            </w:pPr>
            <w:r>
              <w:t>1100</w:t>
            </w:r>
          </w:p>
        </w:tc>
      </w:tr>
      <w:tr w:rsidR="00F13179" w14:paraId="2CE35454" w14:textId="77777777" w:rsidTr="00B732A4">
        <w:trPr>
          <w:gridAfter w:val="1"/>
          <w:wAfter w:w="6" w:type="dxa"/>
          <w:trHeight w:val="454"/>
        </w:trPr>
        <w:tc>
          <w:tcPr>
            <w:tcW w:w="704" w:type="dxa"/>
            <w:gridSpan w:val="2"/>
            <w:vAlign w:val="center"/>
          </w:tcPr>
          <w:p w14:paraId="35C52C5E" w14:textId="77777777" w:rsidR="00F13179" w:rsidRDefault="00F13179" w:rsidP="00B732A4">
            <w:pPr>
              <w:pStyle w:val="aff0"/>
              <w:jc w:val="center"/>
            </w:pPr>
            <w:r>
              <w:t>4</w:t>
            </w:r>
          </w:p>
        </w:tc>
        <w:tc>
          <w:tcPr>
            <w:tcW w:w="3260" w:type="dxa"/>
            <w:vAlign w:val="center"/>
          </w:tcPr>
          <w:p w14:paraId="6843EE4F" w14:textId="77777777" w:rsidR="00F13179" w:rsidRDefault="00F13179" w:rsidP="00B732A4">
            <w:pPr>
              <w:pStyle w:val="aff0"/>
              <w:jc w:val="center"/>
            </w:pPr>
            <w:r>
              <w:t>Затраты на электроэнергию</w:t>
            </w:r>
          </w:p>
        </w:tc>
        <w:tc>
          <w:tcPr>
            <w:tcW w:w="1701" w:type="dxa"/>
            <w:vAlign w:val="center"/>
          </w:tcPr>
          <w:p w14:paraId="111A3693" w14:textId="77777777" w:rsidR="00F13179" w:rsidRDefault="00F13179" w:rsidP="00B732A4">
            <w:pPr>
              <w:pStyle w:val="aff0"/>
              <w:jc w:val="center"/>
            </w:pPr>
            <w:r>
              <w:t>-</w:t>
            </w:r>
          </w:p>
        </w:tc>
        <w:tc>
          <w:tcPr>
            <w:tcW w:w="1418" w:type="dxa"/>
            <w:vAlign w:val="center"/>
          </w:tcPr>
          <w:p w14:paraId="35AC7221" w14:textId="77777777" w:rsidR="00F13179" w:rsidRDefault="00F13179" w:rsidP="00B732A4">
            <w:pPr>
              <w:pStyle w:val="aff0"/>
              <w:jc w:val="center"/>
            </w:pPr>
            <w:r>
              <w:t>-</w:t>
            </w:r>
          </w:p>
        </w:tc>
        <w:tc>
          <w:tcPr>
            <w:tcW w:w="1134" w:type="dxa"/>
            <w:vAlign w:val="center"/>
          </w:tcPr>
          <w:p w14:paraId="33A335D4" w14:textId="77777777" w:rsidR="00F13179" w:rsidRDefault="00F13179" w:rsidP="00B732A4">
            <w:pPr>
              <w:pStyle w:val="aff0"/>
              <w:jc w:val="center"/>
            </w:pPr>
            <w:r>
              <w:t>-</w:t>
            </w:r>
          </w:p>
        </w:tc>
        <w:tc>
          <w:tcPr>
            <w:tcW w:w="1128" w:type="dxa"/>
            <w:vAlign w:val="center"/>
          </w:tcPr>
          <w:p w14:paraId="1754D7B1" w14:textId="77777777" w:rsidR="00F13179" w:rsidRDefault="00F13179" w:rsidP="00B732A4">
            <w:pPr>
              <w:pStyle w:val="aff0"/>
              <w:jc w:val="center"/>
            </w:pPr>
            <w:r>
              <w:t>3000</w:t>
            </w:r>
          </w:p>
        </w:tc>
      </w:tr>
      <w:tr w:rsidR="00F13179" w14:paraId="24C0877D" w14:textId="77777777" w:rsidTr="00B732A4">
        <w:trPr>
          <w:gridAfter w:val="1"/>
          <w:wAfter w:w="6" w:type="dxa"/>
          <w:trHeight w:val="454"/>
        </w:trPr>
        <w:tc>
          <w:tcPr>
            <w:tcW w:w="704" w:type="dxa"/>
            <w:gridSpan w:val="2"/>
            <w:vAlign w:val="center"/>
          </w:tcPr>
          <w:p w14:paraId="2826E8BE" w14:textId="77777777" w:rsidR="00F13179" w:rsidRDefault="00F13179" w:rsidP="00B732A4">
            <w:pPr>
              <w:pStyle w:val="aff0"/>
              <w:jc w:val="center"/>
            </w:pPr>
            <w:r>
              <w:t>5</w:t>
            </w:r>
          </w:p>
        </w:tc>
        <w:tc>
          <w:tcPr>
            <w:tcW w:w="3260" w:type="dxa"/>
            <w:vAlign w:val="center"/>
          </w:tcPr>
          <w:p w14:paraId="77BB8CC6" w14:textId="77777777" w:rsidR="00F13179" w:rsidRDefault="00F13179" w:rsidP="00B732A4">
            <w:pPr>
              <w:pStyle w:val="aff0"/>
              <w:jc w:val="center"/>
            </w:pPr>
            <w:r>
              <w:t>Канцелярия</w:t>
            </w:r>
          </w:p>
        </w:tc>
        <w:tc>
          <w:tcPr>
            <w:tcW w:w="1701" w:type="dxa"/>
            <w:vAlign w:val="center"/>
          </w:tcPr>
          <w:p w14:paraId="71147A45" w14:textId="77777777" w:rsidR="00F13179" w:rsidRDefault="00F13179" w:rsidP="00B732A4">
            <w:pPr>
              <w:pStyle w:val="aff0"/>
              <w:jc w:val="center"/>
            </w:pPr>
            <w:r>
              <w:t>-</w:t>
            </w:r>
          </w:p>
        </w:tc>
        <w:tc>
          <w:tcPr>
            <w:tcW w:w="1418" w:type="dxa"/>
            <w:vAlign w:val="center"/>
          </w:tcPr>
          <w:p w14:paraId="39A38A19" w14:textId="77777777" w:rsidR="00F13179" w:rsidRDefault="00F13179" w:rsidP="00B732A4">
            <w:pPr>
              <w:pStyle w:val="aff0"/>
              <w:jc w:val="center"/>
            </w:pPr>
            <w:r>
              <w:t>-</w:t>
            </w:r>
          </w:p>
        </w:tc>
        <w:tc>
          <w:tcPr>
            <w:tcW w:w="1134" w:type="dxa"/>
            <w:vAlign w:val="center"/>
          </w:tcPr>
          <w:p w14:paraId="51F5C39D" w14:textId="77777777" w:rsidR="00F13179" w:rsidRDefault="00F13179" w:rsidP="00B732A4">
            <w:pPr>
              <w:pStyle w:val="aff0"/>
              <w:jc w:val="center"/>
            </w:pPr>
            <w:r>
              <w:t>-</w:t>
            </w:r>
          </w:p>
        </w:tc>
        <w:tc>
          <w:tcPr>
            <w:tcW w:w="1128" w:type="dxa"/>
            <w:vAlign w:val="center"/>
          </w:tcPr>
          <w:p w14:paraId="5C5E3267" w14:textId="77777777" w:rsidR="00F13179" w:rsidRDefault="00F13179" w:rsidP="00B732A4">
            <w:pPr>
              <w:pStyle w:val="aff0"/>
              <w:jc w:val="center"/>
            </w:pPr>
            <w:r>
              <w:t>400</w:t>
            </w:r>
          </w:p>
        </w:tc>
      </w:tr>
      <w:tr w:rsidR="00F13179" w:rsidRPr="00041449" w14:paraId="79DDA2A2" w14:textId="77777777" w:rsidTr="00B732A4">
        <w:trPr>
          <w:gridAfter w:val="1"/>
          <w:wAfter w:w="6" w:type="dxa"/>
          <w:trHeight w:val="454"/>
        </w:trPr>
        <w:tc>
          <w:tcPr>
            <w:tcW w:w="8217" w:type="dxa"/>
            <w:gridSpan w:val="6"/>
            <w:vAlign w:val="center"/>
          </w:tcPr>
          <w:p w14:paraId="091A99BC" w14:textId="77777777" w:rsidR="00F13179" w:rsidRDefault="00F13179" w:rsidP="00B732A4">
            <w:pPr>
              <w:pStyle w:val="aff0"/>
              <w:jc w:val="center"/>
            </w:pPr>
            <w:r>
              <w:t>ИТОГО:</w:t>
            </w:r>
          </w:p>
        </w:tc>
        <w:tc>
          <w:tcPr>
            <w:tcW w:w="1128" w:type="dxa"/>
            <w:vAlign w:val="center"/>
          </w:tcPr>
          <w:p w14:paraId="5C88742C" w14:textId="77777777" w:rsidR="00F13179" w:rsidRPr="00963D48" w:rsidRDefault="00F13179" w:rsidP="00B732A4">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B732A4">
        <w:tc>
          <w:tcPr>
            <w:tcW w:w="2410" w:type="dxa"/>
            <w:vAlign w:val="center"/>
          </w:tcPr>
          <w:p w14:paraId="0D19CAF4" w14:textId="77777777" w:rsidR="00F13179" w:rsidRDefault="00F13179" w:rsidP="00B732A4">
            <w:pPr>
              <w:pStyle w:val="aff0"/>
              <w:jc w:val="center"/>
            </w:pPr>
            <w:r>
              <w:t>Исполнитель</w:t>
            </w:r>
          </w:p>
        </w:tc>
        <w:tc>
          <w:tcPr>
            <w:tcW w:w="1701" w:type="dxa"/>
            <w:vAlign w:val="center"/>
          </w:tcPr>
          <w:p w14:paraId="318B9E8D" w14:textId="77777777" w:rsidR="00F13179" w:rsidRPr="00A53B4F" w:rsidRDefault="00F13179" w:rsidP="00B732A4">
            <w:pPr>
              <w:pStyle w:val="aff0"/>
              <w:jc w:val="center"/>
            </w:pPr>
            <w:r>
              <w:t>Оклад, руб.</w:t>
            </w:r>
          </w:p>
        </w:tc>
        <w:tc>
          <w:tcPr>
            <w:tcW w:w="1559" w:type="dxa"/>
            <w:vAlign w:val="center"/>
          </w:tcPr>
          <w:p w14:paraId="544E4BA2" w14:textId="77777777" w:rsidR="00F13179" w:rsidRDefault="00F13179" w:rsidP="00B732A4">
            <w:pPr>
              <w:pStyle w:val="aff0"/>
              <w:jc w:val="center"/>
            </w:pPr>
            <w:r>
              <w:t>Часовая плата, руб.</w:t>
            </w:r>
          </w:p>
        </w:tc>
        <w:tc>
          <w:tcPr>
            <w:tcW w:w="1721" w:type="dxa"/>
            <w:vAlign w:val="center"/>
          </w:tcPr>
          <w:p w14:paraId="5AB85978" w14:textId="77777777" w:rsidR="00F13179" w:rsidRDefault="00F13179" w:rsidP="00B732A4">
            <w:pPr>
              <w:pStyle w:val="aff0"/>
              <w:jc w:val="center"/>
            </w:pPr>
            <w:r>
              <w:t>Трудоемкость, часы</w:t>
            </w:r>
          </w:p>
        </w:tc>
        <w:tc>
          <w:tcPr>
            <w:tcW w:w="1965" w:type="dxa"/>
            <w:vAlign w:val="center"/>
          </w:tcPr>
          <w:p w14:paraId="6D4D45B4" w14:textId="77777777" w:rsidR="00F13179" w:rsidRDefault="00F13179" w:rsidP="00B732A4">
            <w:pPr>
              <w:pStyle w:val="aff0"/>
              <w:jc w:val="center"/>
            </w:pPr>
            <w:r>
              <w:t>Затраты по заработной плате, руб.</w:t>
            </w:r>
          </w:p>
        </w:tc>
      </w:tr>
      <w:tr w:rsidR="00F13179" w14:paraId="6AF34F55" w14:textId="77777777" w:rsidTr="00B732A4">
        <w:tc>
          <w:tcPr>
            <w:tcW w:w="2410" w:type="dxa"/>
            <w:vAlign w:val="center"/>
          </w:tcPr>
          <w:p w14:paraId="3FAE6161" w14:textId="77777777" w:rsidR="00F13179" w:rsidRDefault="00F13179" w:rsidP="00B732A4">
            <w:pPr>
              <w:pStyle w:val="aff0"/>
              <w:jc w:val="center"/>
            </w:pPr>
            <w:r>
              <w:t>Программист</w:t>
            </w:r>
          </w:p>
        </w:tc>
        <w:tc>
          <w:tcPr>
            <w:tcW w:w="1701" w:type="dxa"/>
            <w:vAlign w:val="center"/>
          </w:tcPr>
          <w:p w14:paraId="1FDA9152" w14:textId="77777777" w:rsidR="00F13179" w:rsidRPr="004B475D" w:rsidRDefault="00F13179" w:rsidP="00B732A4">
            <w:pPr>
              <w:pStyle w:val="aff0"/>
              <w:jc w:val="center"/>
            </w:pPr>
            <w:r>
              <w:t>100000</w:t>
            </w:r>
          </w:p>
        </w:tc>
        <w:tc>
          <w:tcPr>
            <w:tcW w:w="1559" w:type="dxa"/>
            <w:vAlign w:val="center"/>
          </w:tcPr>
          <w:p w14:paraId="1F05AA6B" w14:textId="77777777" w:rsidR="00F13179" w:rsidRPr="00BD6B5A" w:rsidRDefault="00F13179" w:rsidP="00B732A4">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B732A4">
            <w:pPr>
              <w:pStyle w:val="aff0"/>
              <w:jc w:val="center"/>
            </w:pPr>
            <w:r w:rsidRPr="004B475D">
              <w:t>4</w:t>
            </w:r>
            <w:r>
              <w:t>16</w:t>
            </w:r>
          </w:p>
        </w:tc>
        <w:tc>
          <w:tcPr>
            <w:tcW w:w="1965" w:type="dxa"/>
            <w:vAlign w:val="center"/>
          </w:tcPr>
          <w:p w14:paraId="1944440C" w14:textId="77777777" w:rsidR="00F13179" w:rsidRPr="00A84742" w:rsidRDefault="00F13179" w:rsidP="00B732A4">
            <w:pPr>
              <w:pStyle w:val="aff0"/>
              <w:jc w:val="center"/>
            </w:pPr>
            <w:r w:rsidRPr="00C25C76">
              <w:t>247603</w:t>
            </w:r>
          </w:p>
        </w:tc>
      </w:tr>
      <w:tr w:rsidR="00F13179" w14:paraId="273F4833" w14:textId="77777777" w:rsidTr="00B732A4">
        <w:trPr>
          <w:trHeight w:val="380"/>
        </w:trPr>
        <w:tc>
          <w:tcPr>
            <w:tcW w:w="2410" w:type="dxa"/>
            <w:vAlign w:val="center"/>
          </w:tcPr>
          <w:p w14:paraId="13375AF4" w14:textId="77777777" w:rsidR="00F13179" w:rsidRDefault="00F13179" w:rsidP="00B732A4">
            <w:pPr>
              <w:pStyle w:val="aff0"/>
              <w:jc w:val="center"/>
            </w:pPr>
            <w:r>
              <w:t>Руководитель</w:t>
            </w:r>
          </w:p>
        </w:tc>
        <w:tc>
          <w:tcPr>
            <w:tcW w:w="1701" w:type="dxa"/>
            <w:vAlign w:val="center"/>
          </w:tcPr>
          <w:p w14:paraId="4DA90BD8" w14:textId="77777777" w:rsidR="00F13179" w:rsidRDefault="00F13179" w:rsidP="00B732A4">
            <w:pPr>
              <w:pStyle w:val="aff0"/>
              <w:jc w:val="center"/>
            </w:pPr>
            <w:r>
              <w:t>120000</w:t>
            </w:r>
          </w:p>
        </w:tc>
        <w:tc>
          <w:tcPr>
            <w:tcW w:w="1559" w:type="dxa"/>
            <w:vAlign w:val="center"/>
          </w:tcPr>
          <w:p w14:paraId="69384910" w14:textId="77777777" w:rsidR="00F13179" w:rsidRPr="00BD6B5A" w:rsidRDefault="00F13179" w:rsidP="00B732A4">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B732A4">
            <w:pPr>
              <w:pStyle w:val="aff0"/>
              <w:jc w:val="center"/>
            </w:pPr>
            <w:r>
              <w:rPr>
                <w:lang w:val="en-US"/>
              </w:rPr>
              <w:t>32</w:t>
            </w:r>
          </w:p>
        </w:tc>
        <w:tc>
          <w:tcPr>
            <w:tcW w:w="1965" w:type="dxa"/>
            <w:vAlign w:val="center"/>
          </w:tcPr>
          <w:p w14:paraId="59EE54FD" w14:textId="77777777" w:rsidR="00F13179" w:rsidRPr="00A36BF6" w:rsidRDefault="00F13179" w:rsidP="00B732A4">
            <w:pPr>
              <w:pStyle w:val="aff0"/>
              <w:jc w:val="center"/>
              <w:rPr>
                <w:lang w:val="en-US"/>
              </w:rPr>
            </w:pPr>
            <w:r>
              <w:t>22</w:t>
            </w:r>
            <w:r>
              <w:rPr>
                <w:lang w:val="en-US"/>
              </w:rPr>
              <w:t>848</w:t>
            </w:r>
          </w:p>
        </w:tc>
      </w:tr>
      <w:tr w:rsidR="00F13179" w14:paraId="14898AED" w14:textId="77777777" w:rsidTr="00B732A4">
        <w:tc>
          <w:tcPr>
            <w:tcW w:w="2410" w:type="dxa"/>
            <w:vAlign w:val="center"/>
          </w:tcPr>
          <w:p w14:paraId="41C1A1A5" w14:textId="77777777" w:rsidR="00F13179" w:rsidRDefault="00F13179" w:rsidP="00B732A4">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B732A4">
            <w:pPr>
              <w:pStyle w:val="aff0"/>
              <w:jc w:val="center"/>
            </w:pPr>
            <w:r>
              <w:t>50000</w:t>
            </w:r>
          </w:p>
        </w:tc>
        <w:tc>
          <w:tcPr>
            <w:tcW w:w="1559" w:type="dxa"/>
            <w:vAlign w:val="center"/>
          </w:tcPr>
          <w:p w14:paraId="41818391" w14:textId="77777777" w:rsidR="00F13179" w:rsidRPr="0059155E" w:rsidRDefault="00F13179" w:rsidP="00B732A4">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B732A4">
            <w:pPr>
              <w:pStyle w:val="aff0"/>
              <w:jc w:val="center"/>
              <w:rPr>
                <w:lang w:val="en-US"/>
              </w:rPr>
            </w:pPr>
            <w:r>
              <w:rPr>
                <w:lang w:val="en-US"/>
              </w:rPr>
              <w:t>5</w:t>
            </w:r>
          </w:p>
        </w:tc>
        <w:tc>
          <w:tcPr>
            <w:tcW w:w="1965" w:type="dxa"/>
            <w:vAlign w:val="center"/>
          </w:tcPr>
          <w:p w14:paraId="6287F331" w14:textId="77777777" w:rsidR="00F13179" w:rsidRPr="00C80BFD" w:rsidRDefault="00F13179" w:rsidP="00B732A4">
            <w:pPr>
              <w:pStyle w:val="aff0"/>
              <w:jc w:val="center"/>
            </w:pPr>
            <w:r w:rsidRPr="003041F2">
              <w:t>1636</w:t>
            </w:r>
          </w:p>
        </w:tc>
      </w:tr>
      <w:tr w:rsidR="00F13179" w14:paraId="0F8C8628" w14:textId="77777777" w:rsidTr="00B732A4">
        <w:tc>
          <w:tcPr>
            <w:tcW w:w="2410" w:type="dxa"/>
            <w:vAlign w:val="center"/>
          </w:tcPr>
          <w:p w14:paraId="7BA35DB1" w14:textId="77777777" w:rsidR="00F13179" w:rsidRDefault="00F13179" w:rsidP="00B732A4">
            <w:pPr>
              <w:pStyle w:val="aff0"/>
              <w:jc w:val="center"/>
            </w:pPr>
            <w:r>
              <w:t>Преподаватель-консультант по части БЖД</w:t>
            </w:r>
          </w:p>
        </w:tc>
        <w:tc>
          <w:tcPr>
            <w:tcW w:w="1701" w:type="dxa"/>
            <w:vAlign w:val="center"/>
          </w:tcPr>
          <w:p w14:paraId="454E46F6" w14:textId="77777777" w:rsidR="00F13179" w:rsidRDefault="00F13179" w:rsidP="00B732A4">
            <w:pPr>
              <w:pStyle w:val="aff0"/>
              <w:jc w:val="center"/>
            </w:pPr>
            <w:r>
              <w:t>50000</w:t>
            </w:r>
          </w:p>
        </w:tc>
        <w:tc>
          <w:tcPr>
            <w:tcW w:w="1559" w:type="dxa"/>
            <w:vAlign w:val="center"/>
          </w:tcPr>
          <w:p w14:paraId="6705285A" w14:textId="77777777" w:rsidR="00F13179" w:rsidRDefault="00F13179" w:rsidP="00B732A4">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B732A4">
            <w:pPr>
              <w:pStyle w:val="aff0"/>
              <w:jc w:val="center"/>
            </w:pPr>
            <w:r>
              <w:t>5</w:t>
            </w:r>
          </w:p>
        </w:tc>
        <w:tc>
          <w:tcPr>
            <w:tcW w:w="1965" w:type="dxa"/>
            <w:vAlign w:val="center"/>
          </w:tcPr>
          <w:p w14:paraId="686F43E5" w14:textId="77777777" w:rsidR="00F13179" w:rsidRPr="00C80BFD" w:rsidRDefault="00F13179" w:rsidP="00B732A4">
            <w:pPr>
              <w:pStyle w:val="aff0"/>
              <w:jc w:val="center"/>
            </w:pPr>
            <w:r w:rsidRPr="003041F2">
              <w:t>1636</w:t>
            </w:r>
          </w:p>
        </w:tc>
      </w:tr>
      <w:tr w:rsidR="00F13179" w14:paraId="2B7F40E9" w14:textId="77777777" w:rsidTr="00B732A4">
        <w:trPr>
          <w:trHeight w:val="397"/>
        </w:trPr>
        <w:tc>
          <w:tcPr>
            <w:tcW w:w="7391" w:type="dxa"/>
            <w:gridSpan w:val="4"/>
          </w:tcPr>
          <w:p w14:paraId="1D035778" w14:textId="77777777" w:rsidR="00F13179" w:rsidRPr="00CA6696" w:rsidRDefault="00F13179" w:rsidP="00B732A4">
            <w:pPr>
              <w:pStyle w:val="aff0"/>
              <w:jc w:val="center"/>
            </w:pPr>
            <w:r>
              <w:t>ИТОГО:</w:t>
            </w:r>
          </w:p>
        </w:tc>
        <w:tc>
          <w:tcPr>
            <w:tcW w:w="1965" w:type="dxa"/>
            <w:vAlign w:val="center"/>
          </w:tcPr>
          <w:p w14:paraId="243F4D25" w14:textId="77777777" w:rsidR="00F13179" w:rsidRPr="00EC12A5" w:rsidRDefault="00F13179" w:rsidP="00B732A4">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B732A4">
        <w:tc>
          <w:tcPr>
            <w:tcW w:w="8642" w:type="dxa"/>
            <w:vAlign w:val="center"/>
          </w:tcPr>
          <w:p w14:paraId="69569643" w14:textId="77777777" w:rsidR="00F13179" w:rsidRPr="00983126" w:rsidRDefault="00491A94"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B732A4">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491A94" w:rsidP="00B732A4">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B732A4">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B732A4">
        <w:tc>
          <w:tcPr>
            <w:tcW w:w="8602" w:type="dxa"/>
            <w:vAlign w:val="center"/>
          </w:tcPr>
          <w:p w14:paraId="6DD1038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B732A4">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B732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B732A4">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B732A4">
        <w:trPr>
          <w:trHeight w:val="1367"/>
        </w:trPr>
        <w:tc>
          <w:tcPr>
            <w:tcW w:w="932" w:type="dxa"/>
            <w:vAlign w:val="center"/>
          </w:tcPr>
          <w:p w14:paraId="282C59F3" w14:textId="77777777" w:rsidR="00F13179" w:rsidRDefault="00F13179" w:rsidP="00B732A4">
            <w:pPr>
              <w:pStyle w:val="aff0"/>
              <w:jc w:val="center"/>
            </w:pPr>
            <w:r>
              <w:t>№</w:t>
            </w:r>
          </w:p>
        </w:tc>
        <w:tc>
          <w:tcPr>
            <w:tcW w:w="3455" w:type="dxa"/>
            <w:vAlign w:val="center"/>
          </w:tcPr>
          <w:p w14:paraId="4883876F" w14:textId="77777777" w:rsidR="00F13179" w:rsidRDefault="00F13179" w:rsidP="00B732A4">
            <w:pPr>
              <w:pStyle w:val="aff0"/>
              <w:jc w:val="center"/>
            </w:pPr>
            <w:r>
              <w:t>Наименование компьютерного оборудования,</w:t>
            </w:r>
          </w:p>
          <w:p w14:paraId="78EF8417" w14:textId="77777777" w:rsidR="00F13179" w:rsidRDefault="00F13179" w:rsidP="00B732A4">
            <w:pPr>
              <w:pStyle w:val="aff0"/>
              <w:jc w:val="center"/>
            </w:pPr>
            <w:r>
              <w:t>оргтехники, программного обеспечения</w:t>
            </w:r>
          </w:p>
        </w:tc>
        <w:tc>
          <w:tcPr>
            <w:tcW w:w="1559" w:type="dxa"/>
            <w:vAlign w:val="center"/>
          </w:tcPr>
          <w:p w14:paraId="17AB4D3C" w14:textId="77777777" w:rsidR="00F13179" w:rsidRDefault="00F13179" w:rsidP="00B732A4">
            <w:pPr>
              <w:pStyle w:val="aff0"/>
              <w:jc w:val="center"/>
            </w:pPr>
            <w:r>
              <w:t>Количество, шт.</w:t>
            </w:r>
          </w:p>
        </w:tc>
        <w:tc>
          <w:tcPr>
            <w:tcW w:w="1699" w:type="dxa"/>
            <w:vAlign w:val="center"/>
          </w:tcPr>
          <w:p w14:paraId="21BEB969" w14:textId="77777777" w:rsidR="00F13179" w:rsidRDefault="00F13179" w:rsidP="00B732A4">
            <w:pPr>
              <w:pStyle w:val="aff0"/>
              <w:jc w:val="center"/>
            </w:pPr>
            <w:r>
              <w:t>Цена за ед. руб.</w:t>
            </w:r>
          </w:p>
        </w:tc>
        <w:tc>
          <w:tcPr>
            <w:tcW w:w="1700" w:type="dxa"/>
            <w:vAlign w:val="center"/>
          </w:tcPr>
          <w:p w14:paraId="2CDBB6FB" w14:textId="77777777" w:rsidR="00F13179" w:rsidRDefault="00F13179" w:rsidP="00B732A4">
            <w:pPr>
              <w:pStyle w:val="aff0"/>
              <w:jc w:val="center"/>
            </w:pPr>
            <w:r>
              <w:t>Сумма, руб.</w:t>
            </w:r>
          </w:p>
        </w:tc>
      </w:tr>
      <w:tr w:rsidR="00F13179" w14:paraId="6C423D9B" w14:textId="77777777" w:rsidTr="00B732A4">
        <w:trPr>
          <w:trHeight w:val="397"/>
        </w:trPr>
        <w:tc>
          <w:tcPr>
            <w:tcW w:w="932" w:type="dxa"/>
            <w:vAlign w:val="center"/>
          </w:tcPr>
          <w:p w14:paraId="2DD687ED" w14:textId="77777777" w:rsidR="00F13179" w:rsidRDefault="00F13179" w:rsidP="00B732A4">
            <w:pPr>
              <w:pStyle w:val="aff0"/>
              <w:jc w:val="center"/>
            </w:pPr>
            <w:r>
              <w:t>1</w:t>
            </w:r>
          </w:p>
        </w:tc>
        <w:tc>
          <w:tcPr>
            <w:tcW w:w="3455" w:type="dxa"/>
            <w:vAlign w:val="center"/>
          </w:tcPr>
          <w:p w14:paraId="1A296C63" w14:textId="77777777" w:rsidR="00F13179" w:rsidRDefault="00F13179" w:rsidP="00B732A4">
            <w:pPr>
              <w:pStyle w:val="aff0"/>
              <w:jc w:val="center"/>
            </w:pPr>
            <w:r>
              <w:t>2</w:t>
            </w:r>
          </w:p>
        </w:tc>
        <w:tc>
          <w:tcPr>
            <w:tcW w:w="1559" w:type="dxa"/>
            <w:vAlign w:val="center"/>
          </w:tcPr>
          <w:p w14:paraId="422FCAE9" w14:textId="77777777" w:rsidR="00F13179" w:rsidRDefault="00F13179" w:rsidP="00B732A4">
            <w:pPr>
              <w:pStyle w:val="aff0"/>
              <w:jc w:val="center"/>
            </w:pPr>
            <w:r>
              <w:t>3</w:t>
            </w:r>
          </w:p>
        </w:tc>
        <w:tc>
          <w:tcPr>
            <w:tcW w:w="1699" w:type="dxa"/>
            <w:vAlign w:val="center"/>
          </w:tcPr>
          <w:p w14:paraId="3E882848" w14:textId="77777777" w:rsidR="00F13179" w:rsidRDefault="00F13179" w:rsidP="00B732A4">
            <w:pPr>
              <w:pStyle w:val="aff0"/>
              <w:jc w:val="center"/>
            </w:pPr>
            <w:r>
              <w:t>4</w:t>
            </w:r>
          </w:p>
        </w:tc>
        <w:tc>
          <w:tcPr>
            <w:tcW w:w="1700" w:type="dxa"/>
            <w:vAlign w:val="center"/>
          </w:tcPr>
          <w:p w14:paraId="087E319E" w14:textId="77777777" w:rsidR="00F13179" w:rsidRDefault="00F13179" w:rsidP="00B732A4">
            <w:pPr>
              <w:pStyle w:val="aff0"/>
              <w:jc w:val="center"/>
            </w:pPr>
            <w:r>
              <w:t>5</w:t>
            </w:r>
          </w:p>
        </w:tc>
      </w:tr>
      <w:tr w:rsidR="00F13179" w14:paraId="4FF5238E" w14:textId="77777777" w:rsidTr="00B732A4">
        <w:trPr>
          <w:trHeight w:val="397"/>
        </w:trPr>
        <w:tc>
          <w:tcPr>
            <w:tcW w:w="932" w:type="dxa"/>
            <w:vAlign w:val="center"/>
          </w:tcPr>
          <w:p w14:paraId="444260E3" w14:textId="77777777" w:rsidR="00F13179" w:rsidRDefault="00F13179" w:rsidP="00B732A4">
            <w:pPr>
              <w:pStyle w:val="aff0"/>
              <w:jc w:val="center"/>
            </w:pPr>
            <w:r>
              <w:t>1</w:t>
            </w:r>
          </w:p>
        </w:tc>
        <w:tc>
          <w:tcPr>
            <w:tcW w:w="3455" w:type="dxa"/>
            <w:vAlign w:val="center"/>
          </w:tcPr>
          <w:p w14:paraId="418BCECA" w14:textId="77777777" w:rsidR="00F13179" w:rsidRPr="004C4474" w:rsidRDefault="00F13179" w:rsidP="00B732A4">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B732A4">
            <w:pPr>
              <w:pStyle w:val="aff0"/>
              <w:jc w:val="center"/>
            </w:pPr>
            <w:r>
              <w:t>1</w:t>
            </w:r>
          </w:p>
        </w:tc>
        <w:tc>
          <w:tcPr>
            <w:tcW w:w="1699" w:type="dxa"/>
            <w:vAlign w:val="center"/>
          </w:tcPr>
          <w:p w14:paraId="3EC18E10" w14:textId="77777777" w:rsidR="00F13179" w:rsidRPr="00E76407" w:rsidRDefault="00F13179" w:rsidP="00B732A4">
            <w:pPr>
              <w:pStyle w:val="aff0"/>
              <w:jc w:val="center"/>
            </w:pPr>
            <w:r>
              <w:rPr>
                <w:lang w:val="en-US"/>
              </w:rPr>
              <w:t>40</w:t>
            </w:r>
            <w:r>
              <w:t>000</w:t>
            </w:r>
          </w:p>
        </w:tc>
        <w:tc>
          <w:tcPr>
            <w:tcW w:w="1700" w:type="dxa"/>
            <w:vAlign w:val="center"/>
          </w:tcPr>
          <w:p w14:paraId="2273CFBC" w14:textId="77777777" w:rsidR="00F13179" w:rsidRDefault="00F13179" w:rsidP="00B732A4">
            <w:pPr>
              <w:pStyle w:val="aff0"/>
              <w:jc w:val="center"/>
            </w:pPr>
            <w:r>
              <w:rPr>
                <w:lang w:val="en-US"/>
              </w:rPr>
              <w:t>40</w:t>
            </w:r>
            <w:r>
              <w:t>000</w:t>
            </w:r>
          </w:p>
        </w:tc>
      </w:tr>
      <w:tr w:rsidR="00F13179" w14:paraId="5508EBAE" w14:textId="77777777" w:rsidTr="00B732A4">
        <w:trPr>
          <w:trHeight w:val="397"/>
        </w:trPr>
        <w:tc>
          <w:tcPr>
            <w:tcW w:w="932" w:type="dxa"/>
            <w:vAlign w:val="center"/>
          </w:tcPr>
          <w:p w14:paraId="0A61EAA3" w14:textId="77777777" w:rsidR="00F13179" w:rsidRPr="00E76407" w:rsidRDefault="00F13179" w:rsidP="00B732A4">
            <w:pPr>
              <w:pStyle w:val="aff0"/>
              <w:jc w:val="center"/>
            </w:pPr>
            <w:r w:rsidRPr="00E76407">
              <w:t>2</w:t>
            </w:r>
          </w:p>
        </w:tc>
        <w:tc>
          <w:tcPr>
            <w:tcW w:w="3455" w:type="dxa"/>
            <w:vAlign w:val="center"/>
          </w:tcPr>
          <w:p w14:paraId="69731FD7" w14:textId="77777777" w:rsidR="00F13179" w:rsidRDefault="00F13179" w:rsidP="00B732A4">
            <w:pPr>
              <w:pStyle w:val="aff0"/>
              <w:jc w:val="center"/>
            </w:pPr>
            <w:r w:rsidRPr="00DF2CD1">
              <w:t>ПО Office 365</w:t>
            </w:r>
          </w:p>
        </w:tc>
        <w:tc>
          <w:tcPr>
            <w:tcW w:w="1559" w:type="dxa"/>
            <w:vAlign w:val="center"/>
          </w:tcPr>
          <w:p w14:paraId="009976E4" w14:textId="77777777" w:rsidR="00F13179" w:rsidRDefault="00F13179" w:rsidP="00B732A4">
            <w:pPr>
              <w:pStyle w:val="aff0"/>
              <w:jc w:val="center"/>
            </w:pPr>
            <w:r>
              <w:t>1</w:t>
            </w:r>
          </w:p>
        </w:tc>
        <w:tc>
          <w:tcPr>
            <w:tcW w:w="1699" w:type="dxa"/>
            <w:vAlign w:val="center"/>
          </w:tcPr>
          <w:p w14:paraId="1A72BF01" w14:textId="77777777" w:rsidR="00F13179" w:rsidRPr="00E76407" w:rsidRDefault="00F13179" w:rsidP="00B732A4">
            <w:pPr>
              <w:pStyle w:val="aff0"/>
              <w:jc w:val="center"/>
            </w:pPr>
            <w:r w:rsidRPr="00E76407">
              <w:t>5450</w:t>
            </w:r>
          </w:p>
        </w:tc>
        <w:tc>
          <w:tcPr>
            <w:tcW w:w="1700" w:type="dxa"/>
            <w:vAlign w:val="center"/>
          </w:tcPr>
          <w:p w14:paraId="3F16495B" w14:textId="77777777" w:rsidR="00F13179" w:rsidRPr="00E76407" w:rsidRDefault="00F13179" w:rsidP="00B732A4">
            <w:pPr>
              <w:pStyle w:val="aff0"/>
              <w:jc w:val="center"/>
            </w:pPr>
            <w:r w:rsidRPr="00E76407">
              <w:t>5450</w:t>
            </w:r>
          </w:p>
        </w:tc>
      </w:tr>
      <w:tr w:rsidR="00F13179" w14:paraId="06A845EC" w14:textId="77777777" w:rsidTr="00B732A4">
        <w:trPr>
          <w:trHeight w:val="397"/>
        </w:trPr>
        <w:tc>
          <w:tcPr>
            <w:tcW w:w="7645" w:type="dxa"/>
            <w:gridSpan w:val="4"/>
            <w:vAlign w:val="center"/>
          </w:tcPr>
          <w:p w14:paraId="52465C9C" w14:textId="77777777" w:rsidR="00F13179" w:rsidRPr="00E76407" w:rsidRDefault="00F13179" w:rsidP="00B732A4">
            <w:pPr>
              <w:pStyle w:val="aff0"/>
              <w:jc w:val="center"/>
            </w:pPr>
            <w:r>
              <w:t>ИТОГО:</w:t>
            </w:r>
          </w:p>
        </w:tc>
        <w:tc>
          <w:tcPr>
            <w:tcW w:w="1700" w:type="dxa"/>
            <w:vAlign w:val="center"/>
          </w:tcPr>
          <w:p w14:paraId="705BA3D0" w14:textId="77777777" w:rsidR="00F13179" w:rsidRPr="00E76407" w:rsidRDefault="00F13179" w:rsidP="00B732A4">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B732A4">
        <w:trPr>
          <w:trHeight w:val="1362"/>
        </w:trPr>
        <w:tc>
          <w:tcPr>
            <w:tcW w:w="918" w:type="pct"/>
            <w:vAlign w:val="center"/>
          </w:tcPr>
          <w:p w14:paraId="78BE938E" w14:textId="77777777" w:rsidR="00F13179" w:rsidRDefault="00F13179" w:rsidP="00B732A4">
            <w:pPr>
              <w:pStyle w:val="aff0"/>
              <w:jc w:val="center"/>
            </w:pPr>
            <w:r>
              <w:t>Наименование</w:t>
            </w:r>
          </w:p>
          <w:p w14:paraId="422FA05E" w14:textId="77777777" w:rsidR="00F13179" w:rsidRDefault="00F13179" w:rsidP="00B732A4">
            <w:pPr>
              <w:pStyle w:val="aff0"/>
              <w:jc w:val="center"/>
            </w:pPr>
            <w:r>
              <w:t>ОСП</w:t>
            </w:r>
          </w:p>
        </w:tc>
        <w:tc>
          <w:tcPr>
            <w:tcW w:w="1639" w:type="pct"/>
            <w:vAlign w:val="center"/>
          </w:tcPr>
          <w:p w14:paraId="38280CFE" w14:textId="77777777" w:rsidR="00F13179" w:rsidRDefault="00F13179" w:rsidP="00B732A4">
            <w:pPr>
              <w:pStyle w:val="aff0"/>
              <w:jc w:val="center"/>
            </w:pPr>
            <w:r>
              <w:t>Общая первоначальная</w:t>
            </w:r>
          </w:p>
          <w:p w14:paraId="738733C1" w14:textId="77777777" w:rsidR="00F13179" w:rsidRDefault="00F13179" w:rsidP="00B732A4">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B732A4">
            <w:pPr>
              <w:pStyle w:val="aff0"/>
              <w:jc w:val="center"/>
            </w:pPr>
            <w:r>
              <w:t>Годовая норма</w:t>
            </w:r>
          </w:p>
          <w:p w14:paraId="410DAB82" w14:textId="77777777" w:rsidR="00F13179" w:rsidRDefault="00F13179" w:rsidP="00B732A4">
            <w:pPr>
              <w:pStyle w:val="aff0"/>
              <w:jc w:val="center"/>
            </w:pPr>
            <w:r>
              <w:t>амортизации, %</w:t>
            </w:r>
          </w:p>
        </w:tc>
        <w:tc>
          <w:tcPr>
            <w:tcW w:w="1170" w:type="pct"/>
            <w:vAlign w:val="center"/>
          </w:tcPr>
          <w:p w14:paraId="4479605C" w14:textId="77777777" w:rsidR="00F13179" w:rsidRDefault="00F13179" w:rsidP="00B732A4">
            <w:pPr>
              <w:pStyle w:val="aff0"/>
              <w:jc w:val="center"/>
            </w:pPr>
            <w:r>
              <w:t>Сумма годовой</w:t>
            </w:r>
          </w:p>
          <w:p w14:paraId="7F7283DB" w14:textId="77777777" w:rsidR="00F13179" w:rsidRDefault="00F13179" w:rsidP="00B732A4">
            <w:pPr>
              <w:pStyle w:val="aff0"/>
              <w:jc w:val="center"/>
            </w:pPr>
            <w:r>
              <w:t>амортизации, руб.</w:t>
            </w:r>
          </w:p>
        </w:tc>
      </w:tr>
      <w:tr w:rsidR="00F13179" w14:paraId="245EF9C4" w14:textId="77777777" w:rsidTr="00B732A4">
        <w:trPr>
          <w:trHeight w:val="397"/>
        </w:trPr>
        <w:tc>
          <w:tcPr>
            <w:tcW w:w="918" w:type="pct"/>
            <w:vAlign w:val="center"/>
          </w:tcPr>
          <w:p w14:paraId="21D662C2" w14:textId="77777777" w:rsidR="00F13179" w:rsidRDefault="00F13179" w:rsidP="00B732A4">
            <w:pPr>
              <w:pStyle w:val="aff0"/>
              <w:jc w:val="center"/>
            </w:pPr>
            <w:r>
              <w:t>1</w:t>
            </w:r>
          </w:p>
        </w:tc>
        <w:tc>
          <w:tcPr>
            <w:tcW w:w="1639" w:type="pct"/>
            <w:vAlign w:val="center"/>
          </w:tcPr>
          <w:p w14:paraId="38976546" w14:textId="77777777" w:rsidR="00F13179" w:rsidRDefault="00F13179" w:rsidP="00B732A4">
            <w:pPr>
              <w:pStyle w:val="aff0"/>
              <w:jc w:val="center"/>
            </w:pPr>
            <w:r>
              <w:t>2</w:t>
            </w:r>
          </w:p>
        </w:tc>
        <w:tc>
          <w:tcPr>
            <w:tcW w:w="1273" w:type="pct"/>
            <w:vAlign w:val="center"/>
          </w:tcPr>
          <w:p w14:paraId="2314FC22" w14:textId="77777777" w:rsidR="00F13179" w:rsidRDefault="00F13179" w:rsidP="00B732A4">
            <w:pPr>
              <w:pStyle w:val="aff0"/>
              <w:jc w:val="center"/>
            </w:pPr>
            <w:r>
              <w:t>3</w:t>
            </w:r>
          </w:p>
        </w:tc>
        <w:tc>
          <w:tcPr>
            <w:tcW w:w="1170" w:type="pct"/>
            <w:vAlign w:val="center"/>
          </w:tcPr>
          <w:p w14:paraId="771965B0" w14:textId="77777777" w:rsidR="00F13179" w:rsidRDefault="00F13179" w:rsidP="00B732A4">
            <w:pPr>
              <w:pStyle w:val="aff0"/>
              <w:jc w:val="center"/>
            </w:pPr>
            <w:r>
              <w:t>4</w:t>
            </w:r>
          </w:p>
        </w:tc>
      </w:tr>
      <w:tr w:rsidR="00F13179" w14:paraId="6E6C8FE4" w14:textId="77777777" w:rsidTr="00B732A4">
        <w:trPr>
          <w:trHeight w:val="397"/>
        </w:trPr>
        <w:tc>
          <w:tcPr>
            <w:tcW w:w="918" w:type="pct"/>
            <w:vAlign w:val="center"/>
          </w:tcPr>
          <w:p w14:paraId="6AA08C2C" w14:textId="77777777" w:rsidR="00F13179" w:rsidRDefault="00F13179" w:rsidP="00B732A4">
            <w:pPr>
              <w:pStyle w:val="aff0"/>
              <w:jc w:val="center"/>
            </w:pPr>
            <w:r>
              <w:t>1</w:t>
            </w:r>
          </w:p>
        </w:tc>
        <w:tc>
          <w:tcPr>
            <w:tcW w:w="1639" w:type="pct"/>
            <w:vAlign w:val="center"/>
          </w:tcPr>
          <w:p w14:paraId="2C2E6820" w14:textId="77777777" w:rsidR="00F13179" w:rsidRPr="00603112" w:rsidRDefault="00F13179" w:rsidP="00B732A4">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B732A4">
            <w:pPr>
              <w:pStyle w:val="aff0"/>
              <w:jc w:val="center"/>
            </w:pPr>
            <w:r>
              <w:t>20</w:t>
            </w:r>
          </w:p>
        </w:tc>
        <w:tc>
          <w:tcPr>
            <w:tcW w:w="1170" w:type="pct"/>
            <w:vAlign w:val="center"/>
          </w:tcPr>
          <w:p w14:paraId="179C9E2B" w14:textId="77777777" w:rsidR="00F13179" w:rsidRDefault="00F13179" w:rsidP="00B732A4">
            <w:pPr>
              <w:pStyle w:val="aff0"/>
              <w:jc w:val="center"/>
            </w:pPr>
            <w:r>
              <w:rPr>
                <w:lang w:val="en-US"/>
              </w:rPr>
              <w:t>8</w:t>
            </w:r>
            <w:r>
              <w:t>000</w:t>
            </w:r>
          </w:p>
        </w:tc>
      </w:tr>
      <w:tr w:rsidR="00F13179" w14:paraId="52268892" w14:textId="77777777" w:rsidTr="00B732A4">
        <w:trPr>
          <w:trHeight w:val="397"/>
        </w:trPr>
        <w:tc>
          <w:tcPr>
            <w:tcW w:w="918" w:type="pct"/>
            <w:vAlign w:val="center"/>
          </w:tcPr>
          <w:p w14:paraId="55D9077A" w14:textId="77777777" w:rsidR="00F13179" w:rsidRPr="0040023F" w:rsidRDefault="00F13179" w:rsidP="00B732A4">
            <w:pPr>
              <w:pStyle w:val="aff0"/>
              <w:jc w:val="center"/>
              <w:rPr>
                <w:lang w:val="en-US"/>
              </w:rPr>
            </w:pPr>
            <w:r>
              <w:rPr>
                <w:lang w:val="en-US"/>
              </w:rPr>
              <w:t>2</w:t>
            </w:r>
          </w:p>
        </w:tc>
        <w:tc>
          <w:tcPr>
            <w:tcW w:w="1639" w:type="pct"/>
            <w:vAlign w:val="center"/>
          </w:tcPr>
          <w:p w14:paraId="0200B1A9" w14:textId="77777777" w:rsidR="00F13179" w:rsidRPr="0040023F" w:rsidRDefault="00F13179" w:rsidP="00B732A4">
            <w:pPr>
              <w:pStyle w:val="aff0"/>
              <w:jc w:val="center"/>
              <w:rPr>
                <w:lang w:val="en-US"/>
              </w:rPr>
            </w:pPr>
            <w:r>
              <w:rPr>
                <w:lang w:val="en-US"/>
              </w:rPr>
              <w:t>5450</w:t>
            </w:r>
          </w:p>
        </w:tc>
        <w:tc>
          <w:tcPr>
            <w:tcW w:w="1273" w:type="pct"/>
            <w:vAlign w:val="center"/>
          </w:tcPr>
          <w:p w14:paraId="6FAC47CE" w14:textId="77777777" w:rsidR="00F13179" w:rsidRDefault="00F13179" w:rsidP="00B732A4">
            <w:pPr>
              <w:pStyle w:val="aff0"/>
              <w:jc w:val="center"/>
            </w:pPr>
            <w:r>
              <w:t>20</w:t>
            </w:r>
          </w:p>
        </w:tc>
        <w:tc>
          <w:tcPr>
            <w:tcW w:w="1170" w:type="pct"/>
            <w:vAlign w:val="center"/>
          </w:tcPr>
          <w:p w14:paraId="3F4B9882" w14:textId="77777777" w:rsidR="00F13179" w:rsidRPr="0040023F" w:rsidRDefault="00F13179" w:rsidP="00B732A4">
            <w:pPr>
              <w:pStyle w:val="aff0"/>
              <w:jc w:val="center"/>
              <w:rPr>
                <w:lang w:val="en-US"/>
              </w:rPr>
            </w:pPr>
            <w:r>
              <w:rPr>
                <w:lang w:val="en-US"/>
              </w:rPr>
              <w:t>1090</w:t>
            </w:r>
          </w:p>
        </w:tc>
      </w:tr>
      <w:tr w:rsidR="00F13179" w14:paraId="5A4378C4" w14:textId="77777777" w:rsidTr="00B732A4">
        <w:trPr>
          <w:trHeight w:val="397"/>
        </w:trPr>
        <w:tc>
          <w:tcPr>
            <w:tcW w:w="3830" w:type="pct"/>
            <w:gridSpan w:val="3"/>
            <w:vAlign w:val="center"/>
          </w:tcPr>
          <w:p w14:paraId="2B521E9C" w14:textId="77777777" w:rsidR="00F13179" w:rsidRDefault="00F13179" w:rsidP="00B732A4">
            <w:pPr>
              <w:pStyle w:val="aff0"/>
              <w:jc w:val="center"/>
            </w:pPr>
            <w:r>
              <w:t>ИТОГО:</w:t>
            </w:r>
          </w:p>
        </w:tc>
        <w:tc>
          <w:tcPr>
            <w:tcW w:w="1170" w:type="pct"/>
            <w:vAlign w:val="center"/>
          </w:tcPr>
          <w:p w14:paraId="086D0AC9" w14:textId="77777777" w:rsidR="00F13179" w:rsidRPr="0040023F" w:rsidRDefault="00F13179" w:rsidP="00B732A4">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B732A4">
        <w:trPr>
          <w:trHeight w:val="1080"/>
        </w:trPr>
        <w:tc>
          <w:tcPr>
            <w:tcW w:w="8711" w:type="dxa"/>
          </w:tcPr>
          <w:p w14:paraId="753B5B5B"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B732A4">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B732A4">
        <w:trPr>
          <w:trHeight w:val="1080"/>
        </w:trPr>
        <w:tc>
          <w:tcPr>
            <w:tcW w:w="8711" w:type="dxa"/>
          </w:tcPr>
          <w:p w14:paraId="0375D81F" w14:textId="77777777" w:rsidR="00F13179" w:rsidRPr="00983126" w:rsidRDefault="00F13179" w:rsidP="00B732A4">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B732A4">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B732A4">
        <w:tc>
          <w:tcPr>
            <w:tcW w:w="562" w:type="dxa"/>
            <w:vAlign w:val="center"/>
          </w:tcPr>
          <w:p w14:paraId="561C1FA0" w14:textId="77777777" w:rsidR="00F13179" w:rsidRDefault="00F13179" w:rsidP="00B732A4">
            <w:pPr>
              <w:pStyle w:val="aff0"/>
              <w:jc w:val="center"/>
            </w:pPr>
            <w:r>
              <w:t>№</w:t>
            </w:r>
          </w:p>
        </w:tc>
        <w:tc>
          <w:tcPr>
            <w:tcW w:w="2410" w:type="dxa"/>
            <w:vAlign w:val="center"/>
          </w:tcPr>
          <w:p w14:paraId="0FF624C1" w14:textId="77777777" w:rsidR="00F13179" w:rsidRDefault="00F13179" w:rsidP="00B732A4">
            <w:pPr>
              <w:pStyle w:val="aff0"/>
              <w:jc w:val="center"/>
            </w:pPr>
            <w:r>
              <w:t>Наименование основных средств</w:t>
            </w:r>
          </w:p>
        </w:tc>
        <w:tc>
          <w:tcPr>
            <w:tcW w:w="2410" w:type="dxa"/>
            <w:vAlign w:val="center"/>
          </w:tcPr>
          <w:p w14:paraId="70ECBB9B" w14:textId="77777777" w:rsidR="00F13179" w:rsidRDefault="00F13179" w:rsidP="00B732A4">
            <w:pPr>
              <w:pStyle w:val="aff0"/>
              <w:jc w:val="center"/>
            </w:pPr>
            <w:r>
              <w:t>Сумма годовой амортизации, руб.</w:t>
            </w:r>
          </w:p>
        </w:tc>
        <w:tc>
          <w:tcPr>
            <w:tcW w:w="3963" w:type="dxa"/>
            <w:vAlign w:val="center"/>
          </w:tcPr>
          <w:p w14:paraId="44E60BB1" w14:textId="77777777" w:rsidR="00F13179" w:rsidRDefault="00F13179" w:rsidP="00B732A4">
            <w:pPr>
              <w:pStyle w:val="aff0"/>
              <w:jc w:val="center"/>
            </w:pPr>
            <w:r>
              <w:t>Сумма амортизации</w:t>
            </w:r>
          </w:p>
          <w:p w14:paraId="485B4BCF" w14:textId="77777777" w:rsidR="00F13179" w:rsidRDefault="00F13179" w:rsidP="00B732A4">
            <w:pPr>
              <w:pStyle w:val="aff0"/>
              <w:jc w:val="center"/>
            </w:pPr>
            <w:r>
              <w:t>средств в расчёте на проект, руб.</w:t>
            </w:r>
          </w:p>
        </w:tc>
      </w:tr>
      <w:tr w:rsidR="00F13179" w14:paraId="10233B1E" w14:textId="77777777" w:rsidTr="00B732A4">
        <w:trPr>
          <w:trHeight w:val="397"/>
        </w:trPr>
        <w:tc>
          <w:tcPr>
            <w:tcW w:w="562" w:type="dxa"/>
            <w:vAlign w:val="center"/>
          </w:tcPr>
          <w:p w14:paraId="27B51C5A" w14:textId="77777777" w:rsidR="00F13179" w:rsidRDefault="00F13179" w:rsidP="00B732A4">
            <w:pPr>
              <w:pStyle w:val="aff0"/>
              <w:jc w:val="center"/>
            </w:pPr>
            <w:r>
              <w:t>1</w:t>
            </w:r>
          </w:p>
        </w:tc>
        <w:tc>
          <w:tcPr>
            <w:tcW w:w="2410" w:type="dxa"/>
            <w:vAlign w:val="center"/>
          </w:tcPr>
          <w:p w14:paraId="6A0D6310" w14:textId="77777777" w:rsidR="00F13179" w:rsidRDefault="00F13179" w:rsidP="00B732A4">
            <w:pPr>
              <w:pStyle w:val="aff0"/>
              <w:jc w:val="center"/>
            </w:pPr>
            <w:r>
              <w:t>2</w:t>
            </w:r>
          </w:p>
        </w:tc>
        <w:tc>
          <w:tcPr>
            <w:tcW w:w="2410" w:type="dxa"/>
            <w:vAlign w:val="center"/>
          </w:tcPr>
          <w:p w14:paraId="1E9E49C3" w14:textId="77777777" w:rsidR="00F13179" w:rsidRDefault="00F13179" w:rsidP="00B732A4">
            <w:pPr>
              <w:pStyle w:val="aff0"/>
              <w:jc w:val="center"/>
            </w:pPr>
            <w:r>
              <w:t>3</w:t>
            </w:r>
          </w:p>
        </w:tc>
        <w:tc>
          <w:tcPr>
            <w:tcW w:w="3963" w:type="dxa"/>
            <w:vAlign w:val="center"/>
          </w:tcPr>
          <w:p w14:paraId="3980755D" w14:textId="77777777" w:rsidR="00F13179" w:rsidRDefault="00F13179" w:rsidP="00B732A4">
            <w:pPr>
              <w:pStyle w:val="aff0"/>
              <w:jc w:val="center"/>
            </w:pPr>
            <w:r>
              <w:t>4</w:t>
            </w:r>
          </w:p>
        </w:tc>
      </w:tr>
      <w:tr w:rsidR="00F13179" w14:paraId="06E57180" w14:textId="77777777" w:rsidTr="00B732A4">
        <w:trPr>
          <w:trHeight w:val="397"/>
        </w:trPr>
        <w:tc>
          <w:tcPr>
            <w:tcW w:w="562" w:type="dxa"/>
            <w:vAlign w:val="center"/>
          </w:tcPr>
          <w:p w14:paraId="329FA892" w14:textId="77777777" w:rsidR="00F13179" w:rsidRDefault="00F13179" w:rsidP="00B732A4">
            <w:pPr>
              <w:pStyle w:val="aff0"/>
              <w:jc w:val="center"/>
            </w:pPr>
            <w:r>
              <w:t>1</w:t>
            </w:r>
          </w:p>
        </w:tc>
        <w:tc>
          <w:tcPr>
            <w:tcW w:w="2410" w:type="dxa"/>
            <w:vAlign w:val="center"/>
          </w:tcPr>
          <w:p w14:paraId="3212A522" w14:textId="77777777" w:rsidR="00F13179" w:rsidRDefault="00F13179" w:rsidP="00B732A4">
            <w:pPr>
              <w:pStyle w:val="aff0"/>
              <w:jc w:val="center"/>
            </w:pPr>
            <w:r>
              <w:t xml:space="preserve">Ноутбук </w:t>
            </w:r>
            <w:r>
              <w:rPr>
                <w:lang w:val="en-US"/>
              </w:rPr>
              <w:t>Lenovo</w:t>
            </w:r>
          </w:p>
        </w:tc>
        <w:tc>
          <w:tcPr>
            <w:tcW w:w="2410" w:type="dxa"/>
            <w:vAlign w:val="center"/>
          </w:tcPr>
          <w:p w14:paraId="1055D6C1" w14:textId="77777777" w:rsidR="00F13179" w:rsidRDefault="00F13179" w:rsidP="00B732A4">
            <w:pPr>
              <w:pStyle w:val="aff0"/>
              <w:jc w:val="center"/>
            </w:pPr>
            <w:r>
              <w:t>8090</w:t>
            </w:r>
          </w:p>
        </w:tc>
        <w:tc>
          <w:tcPr>
            <w:tcW w:w="3963" w:type="dxa"/>
            <w:vAlign w:val="center"/>
          </w:tcPr>
          <w:p w14:paraId="481C75F1" w14:textId="77777777" w:rsidR="00F13179" w:rsidRPr="007E26BE" w:rsidRDefault="00F13179" w:rsidP="00B732A4">
            <w:pPr>
              <w:pStyle w:val="aff0"/>
              <w:jc w:val="center"/>
              <w:rPr>
                <w:lang w:val="en-US"/>
              </w:rPr>
            </w:pPr>
            <w:r>
              <w:rPr>
                <w:lang w:val="en-US"/>
              </w:rPr>
              <w:t>1780</w:t>
            </w:r>
          </w:p>
        </w:tc>
      </w:tr>
      <w:tr w:rsidR="00F13179" w14:paraId="776DCE43" w14:textId="77777777" w:rsidTr="00B732A4">
        <w:trPr>
          <w:trHeight w:val="397"/>
        </w:trPr>
        <w:tc>
          <w:tcPr>
            <w:tcW w:w="562" w:type="dxa"/>
            <w:vAlign w:val="center"/>
          </w:tcPr>
          <w:p w14:paraId="2B3FF1E6" w14:textId="77777777" w:rsidR="00F13179" w:rsidRPr="0040023F" w:rsidRDefault="00F13179" w:rsidP="00B732A4">
            <w:pPr>
              <w:pStyle w:val="aff0"/>
              <w:jc w:val="center"/>
              <w:rPr>
                <w:lang w:val="en-US"/>
              </w:rPr>
            </w:pPr>
            <w:r>
              <w:rPr>
                <w:lang w:val="en-US"/>
              </w:rPr>
              <w:t>2</w:t>
            </w:r>
          </w:p>
        </w:tc>
        <w:tc>
          <w:tcPr>
            <w:tcW w:w="2410" w:type="dxa"/>
            <w:vAlign w:val="center"/>
          </w:tcPr>
          <w:p w14:paraId="4F2FD973" w14:textId="77777777" w:rsidR="00F13179" w:rsidRDefault="00F13179" w:rsidP="00B732A4">
            <w:pPr>
              <w:pStyle w:val="aff0"/>
              <w:jc w:val="center"/>
            </w:pPr>
            <w:r w:rsidRPr="00DF2CD1">
              <w:t>ПО Office 365</w:t>
            </w:r>
          </w:p>
        </w:tc>
        <w:tc>
          <w:tcPr>
            <w:tcW w:w="2410" w:type="dxa"/>
            <w:vAlign w:val="center"/>
          </w:tcPr>
          <w:p w14:paraId="79B5E2E5" w14:textId="77777777" w:rsidR="00F13179" w:rsidRPr="007E26BE" w:rsidRDefault="00F13179" w:rsidP="00B732A4">
            <w:pPr>
              <w:pStyle w:val="aff0"/>
              <w:jc w:val="center"/>
              <w:rPr>
                <w:lang w:val="en-US"/>
              </w:rPr>
            </w:pPr>
            <w:r>
              <w:rPr>
                <w:lang w:val="en-US"/>
              </w:rPr>
              <w:t>1090</w:t>
            </w:r>
          </w:p>
        </w:tc>
        <w:tc>
          <w:tcPr>
            <w:tcW w:w="3963" w:type="dxa"/>
            <w:vAlign w:val="center"/>
          </w:tcPr>
          <w:p w14:paraId="51CE6E64" w14:textId="77777777" w:rsidR="00F13179" w:rsidRPr="0040023F" w:rsidRDefault="00F13179" w:rsidP="00B732A4">
            <w:pPr>
              <w:pStyle w:val="aff0"/>
              <w:jc w:val="center"/>
            </w:pPr>
            <w:r>
              <w:rPr>
                <w:lang w:val="en-US"/>
              </w:rPr>
              <w:t>240</w:t>
            </w:r>
          </w:p>
        </w:tc>
      </w:tr>
      <w:tr w:rsidR="00F13179" w14:paraId="1AA355DD" w14:textId="77777777" w:rsidTr="00B732A4">
        <w:trPr>
          <w:trHeight w:val="397"/>
        </w:trPr>
        <w:tc>
          <w:tcPr>
            <w:tcW w:w="5382" w:type="dxa"/>
            <w:gridSpan w:val="3"/>
            <w:vAlign w:val="center"/>
          </w:tcPr>
          <w:p w14:paraId="4A8EDBAC" w14:textId="77777777" w:rsidR="00F13179" w:rsidRDefault="00F13179" w:rsidP="00B732A4">
            <w:pPr>
              <w:pStyle w:val="aff0"/>
              <w:jc w:val="center"/>
            </w:pPr>
            <w:r>
              <w:t>ИТОГО:</w:t>
            </w:r>
          </w:p>
        </w:tc>
        <w:tc>
          <w:tcPr>
            <w:tcW w:w="3963" w:type="dxa"/>
            <w:vAlign w:val="center"/>
          </w:tcPr>
          <w:p w14:paraId="658E2EB9" w14:textId="77777777" w:rsidR="00F13179" w:rsidRPr="0040023F" w:rsidRDefault="00F13179" w:rsidP="00B732A4">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B732A4">
        <w:trPr>
          <w:trHeight w:val="397"/>
        </w:trPr>
        <w:tc>
          <w:tcPr>
            <w:tcW w:w="562" w:type="dxa"/>
            <w:vAlign w:val="center"/>
          </w:tcPr>
          <w:p w14:paraId="2B3744D5" w14:textId="77777777" w:rsidR="00F13179" w:rsidRDefault="00F13179" w:rsidP="00B732A4">
            <w:pPr>
              <w:pStyle w:val="aff0"/>
              <w:jc w:val="center"/>
            </w:pPr>
            <w:r>
              <w:t>№</w:t>
            </w:r>
          </w:p>
        </w:tc>
        <w:tc>
          <w:tcPr>
            <w:tcW w:w="5668" w:type="dxa"/>
            <w:vAlign w:val="center"/>
          </w:tcPr>
          <w:p w14:paraId="0258613F" w14:textId="77777777" w:rsidR="00F13179" w:rsidRDefault="00F13179" w:rsidP="00B732A4">
            <w:pPr>
              <w:pStyle w:val="aff0"/>
              <w:jc w:val="center"/>
            </w:pPr>
            <w:r w:rsidRPr="00426882">
              <w:t>Наименование статей затрат</w:t>
            </w:r>
          </w:p>
        </w:tc>
        <w:tc>
          <w:tcPr>
            <w:tcW w:w="3115" w:type="dxa"/>
            <w:vAlign w:val="center"/>
          </w:tcPr>
          <w:p w14:paraId="13975467" w14:textId="77777777" w:rsidR="00F13179" w:rsidRDefault="00F13179" w:rsidP="00B732A4">
            <w:pPr>
              <w:pStyle w:val="aff0"/>
              <w:jc w:val="center"/>
            </w:pPr>
            <w:r w:rsidRPr="00426882">
              <w:t xml:space="preserve">Сумма, </w:t>
            </w:r>
            <w:proofErr w:type="spellStart"/>
            <w:r w:rsidRPr="00426882">
              <w:t>руб</w:t>
            </w:r>
            <w:proofErr w:type="spellEnd"/>
          </w:p>
        </w:tc>
      </w:tr>
      <w:tr w:rsidR="00F13179" w14:paraId="7DA05B89" w14:textId="77777777" w:rsidTr="00B732A4">
        <w:trPr>
          <w:trHeight w:val="397"/>
        </w:trPr>
        <w:tc>
          <w:tcPr>
            <w:tcW w:w="562" w:type="dxa"/>
            <w:vAlign w:val="center"/>
          </w:tcPr>
          <w:p w14:paraId="6A5F2FCF" w14:textId="77777777" w:rsidR="00F13179" w:rsidRDefault="00F13179" w:rsidP="00B732A4">
            <w:pPr>
              <w:pStyle w:val="aff0"/>
              <w:jc w:val="center"/>
            </w:pPr>
            <w:r>
              <w:t>1</w:t>
            </w:r>
          </w:p>
        </w:tc>
        <w:tc>
          <w:tcPr>
            <w:tcW w:w="5668" w:type="dxa"/>
            <w:vAlign w:val="center"/>
          </w:tcPr>
          <w:p w14:paraId="60BA0FA2" w14:textId="77777777" w:rsidR="00F13179" w:rsidRDefault="00F13179" w:rsidP="00B732A4">
            <w:pPr>
              <w:pStyle w:val="aff0"/>
              <w:jc w:val="center"/>
            </w:pPr>
            <w:r>
              <w:t>2</w:t>
            </w:r>
          </w:p>
        </w:tc>
        <w:tc>
          <w:tcPr>
            <w:tcW w:w="3115" w:type="dxa"/>
            <w:vAlign w:val="center"/>
          </w:tcPr>
          <w:p w14:paraId="5CF6A838" w14:textId="77777777" w:rsidR="00F13179" w:rsidRDefault="00F13179" w:rsidP="00B732A4">
            <w:pPr>
              <w:pStyle w:val="aff0"/>
              <w:jc w:val="center"/>
            </w:pPr>
            <w:r>
              <w:t>3</w:t>
            </w:r>
          </w:p>
        </w:tc>
      </w:tr>
      <w:tr w:rsidR="00F13179" w14:paraId="4120B220" w14:textId="77777777" w:rsidTr="00B732A4">
        <w:trPr>
          <w:trHeight w:val="397"/>
        </w:trPr>
        <w:tc>
          <w:tcPr>
            <w:tcW w:w="562" w:type="dxa"/>
            <w:vAlign w:val="center"/>
          </w:tcPr>
          <w:p w14:paraId="0BE485E4" w14:textId="77777777" w:rsidR="00F13179" w:rsidRDefault="00F13179" w:rsidP="00B732A4">
            <w:pPr>
              <w:pStyle w:val="aff0"/>
              <w:jc w:val="center"/>
            </w:pPr>
            <w:r>
              <w:t>1</w:t>
            </w:r>
          </w:p>
        </w:tc>
        <w:tc>
          <w:tcPr>
            <w:tcW w:w="5668" w:type="dxa"/>
            <w:vAlign w:val="center"/>
          </w:tcPr>
          <w:p w14:paraId="58F13DB0" w14:textId="77777777" w:rsidR="00F13179" w:rsidRDefault="00F13179" w:rsidP="00B732A4">
            <w:pPr>
              <w:pStyle w:val="aff0"/>
              <w:jc w:val="center"/>
            </w:pPr>
            <w:r w:rsidRPr="00426882">
              <w:t>Материальные затраты</w:t>
            </w:r>
          </w:p>
        </w:tc>
        <w:tc>
          <w:tcPr>
            <w:tcW w:w="3115" w:type="dxa"/>
            <w:vAlign w:val="center"/>
          </w:tcPr>
          <w:p w14:paraId="39D87C2E" w14:textId="77777777" w:rsidR="00F13179" w:rsidRPr="00305D24" w:rsidRDefault="00F13179" w:rsidP="00B732A4">
            <w:pPr>
              <w:pStyle w:val="aff0"/>
              <w:jc w:val="center"/>
              <w:rPr>
                <w:lang w:val="en-US"/>
              </w:rPr>
            </w:pPr>
            <w:r>
              <w:rPr>
                <w:lang w:val="en-US"/>
              </w:rPr>
              <w:t>5700</w:t>
            </w:r>
          </w:p>
        </w:tc>
      </w:tr>
      <w:tr w:rsidR="00F13179" w14:paraId="5CE62484" w14:textId="77777777" w:rsidTr="00B732A4">
        <w:trPr>
          <w:trHeight w:val="397"/>
        </w:trPr>
        <w:tc>
          <w:tcPr>
            <w:tcW w:w="562" w:type="dxa"/>
            <w:vAlign w:val="center"/>
          </w:tcPr>
          <w:p w14:paraId="1E5E3F0F" w14:textId="77777777" w:rsidR="00F13179" w:rsidRDefault="00F13179" w:rsidP="00B732A4">
            <w:pPr>
              <w:pStyle w:val="aff0"/>
              <w:jc w:val="center"/>
            </w:pPr>
            <w:r>
              <w:t>2</w:t>
            </w:r>
          </w:p>
        </w:tc>
        <w:tc>
          <w:tcPr>
            <w:tcW w:w="5668" w:type="dxa"/>
            <w:vAlign w:val="center"/>
          </w:tcPr>
          <w:p w14:paraId="20A5D63A" w14:textId="77777777" w:rsidR="00F13179" w:rsidRDefault="00F13179" w:rsidP="00B732A4">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B732A4">
            <w:pPr>
              <w:pStyle w:val="aff0"/>
              <w:jc w:val="center"/>
              <w:rPr>
                <w:lang w:val="en-US"/>
              </w:rPr>
            </w:pPr>
            <w:r>
              <w:rPr>
                <w:lang w:val="en-US"/>
              </w:rPr>
              <w:t>273723</w:t>
            </w:r>
          </w:p>
        </w:tc>
      </w:tr>
      <w:tr w:rsidR="00F13179" w14:paraId="06497D03" w14:textId="77777777" w:rsidTr="00B732A4">
        <w:trPr>
          <w:trHeight w:val="397"/>
        </w:trPr>
        <w:tc>
          <w:tcPr>
            <w:tcW w:w="562" w:type="dxa"/>
            <w:vAlign w:val="center"/>
          </w:tcPr>
          <w:p w14:paraId="0413D20B" w14:textId="77777777" w:rsidR="00F13179" w:rsidRDefault="00F13179" w:rsidP="00B732A4">
            <w:pPr>
              <w:pStyle w:val="aff0"/>
              <w:jc w:val="center"/>
            </w:pPr>
            <w:r>
              <w:t>3</w:t>
            </w:r>
          </w:p>
        </w:tc>
        <w:tc>
          <w:tcPr>
            <w:tcW w:w="5668" w:type="dxa"/>
            <w:vAlign w:val="center"/>
          </w:tcPr>
          <w:p w14:paraId="076DADAA" w14:textId="77777777" w:rsidR="00F13179" w:rsidRDefault="00F13179" w:rsidP="00B732A4">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B732A4">
            <w:pPr>
              <w:pStyle w:val="aff0"/>
              <w:jc w:val="center"/>
              <w:rPr>
                <w:lang w:val="en-US"/>
              </w:rPr>
            </w:pPr>
            <w:r>
              <w:rPr>
                <w:lang w:val="en-US"/>
              </w:rPr>
              <w:t>54744</w:t>
            </w:r>
          </w:p>
        </w:tc>
      </w:tr>
      <w:tr w:rsidR="00F13179" w14:paraId="373D6412" w14:textId="77777777" w:rsidTr="00B732A4">
        <w:trPr>
          <w:trHeight w:val="397"/>
        </w:trPr>
        <w:tc>
          <w:tcPr>
            <w:tcW w:w="562" w:type="dxa"/>
            <w:vAlign w:val="center"/>
          </w:tcPr>
          <w:p w14:paraId="4C4D908A" w14:textId="77777777" w:rsidR="00F13179" w:rsidRDefault="00F13179" w:rsidP="00B732A4">
            <w:pPr>
              <w:pStyle w:val="aff0"/>
              <w:jc w:val="center"/>
            </w:pPr>
            <w:r>
              <w:t>4</w:t>
            </w:r>
          </w:p>
        </w:tc>
        <w:tc>
          <w:tcPr>
            <w:tcW w:w="5668" w:type="dxa"/>
            <w:vAlign w:val="center"/>
          </w:tcPr>
          <w:p w14:paraId="56AEDDAA" w14:textId="77777777" w:rsidR="00F13179" w:rsidRDefault="00F13179" w:rsidP="00B732A4">
            <w:pPr>
              <w:pStyle w:val="aff0"/>
              <w:jc w:val="center"/>
            </w:pPr>
            <w:r w:rsidRPr="00426882">
              <w:t>Страховые взносы</w:t>
            </w:r>
          </w:p>
        </w:tc>
        <w:tc>
          <w:tcPr>
            <w:tcW w:w="3115" w:type="dxa"/>
            <w:vAlign w:val="center"/>
          </w:tcPr>
          <w:p w14:paraId="0D7AB34E" w14:textId="77777777" w:rsidR="00F13179" w:rsidRPr="008167C0" w:rsidRDefault="00F13179" w:rsidP="00B732A4">
            <w:pPr>
              <w:pStyle w:val="aff0"/>
              <w:jc w:val="center"/>
              <w:rPr>
                <w:lang w:val="en-US"/>
              </w:rPr>
            </w:pPr>
            <w:r>
              <w:rPr>
                <w:lang w:val="en-US"/>
              </w:rPr>
              <w:t>98540</w:t>
            </w:r>
          </w:p>
        </w:tc>
      </w:tr>
      <w:tr w:rsidR="00F13179" w14:paraId="5CE67B4D" w14:textId="77777777" w:rsidTr="00B732A4">
        <w:trPr>
          <w:trHeight w:val="397"/>
        </w:trPr>
        <w:tc>
          <w:tcPr>
            <w:tcW w:w="562" w:type="dxa"/>
            <w:vAlign w:val="center"/>
          </w:tcPr>
          <w:p w14:paraId="4934CAE0" w14:textId="77777777" w:rsidR="00F13179" w:rsidRDefault="00F13179" w:rsidP="00B732A4">
            <w:pPr>
              <w:pStyle w:val="aff0"/>
              <w:jc w:val="center"/>
            </w:pPr>
            <w:r>
              <w:t>5</w:t>
            </w:r>
          </w:p>
        </w:tc>
        <w:tc>
          <w:tcPr>
            <w:tcW w:w="5668" w:type="dxa"/>
            <w:vAlign w:val="center"/>
          </w:tcPr>
          <w:p w14:paraId="0957C008" w14:textId="77777777" w:rsidR="00F13179" w:rsidRDefault="00F13179" w:rsidP="00B732A4">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B732A4">
            <w:pPr>
              <w:pStyle w:val="aff0"/>
              <w:jc w:val="center"/>
              <w:rPr>
                <w:lang w:val="en-US"/>
              </w:rPr>
            </w:pPr>
            <w:r>
              <w:rPr>
                <w:lang w:val="en-US"/>
              </w:rPr>
              <w:t>1940</w:t>
            </w:r>
          </w:p>
        </w:tc>
      </w:tr>
      <w:tr w:rsidR="00F13179" w14:paraId="3F71A795" w14:textId="77777777" w:rsidTr="00B732A4">
        <w:trPr>
          <w:trHeight w:val="397"/>
        </w:trPr>
        <w:tc>
          <w:tcPr>
            <w:tcW w:w="562" w:type="dxa"/>
            <w:vAlign w:val="center"/>
          </w:tcPr>
          <w:p w14:paraId="111511FE" w14:textId="77777777" w:rsidR="00F13179" w:rsidRDefault="00F13179" w:rsidP="00B732A4">
            <w:pPr>
              <w:pStyle w:val="aff0"/>
              <w:jc w:val="center"/>
            </w:pPr>
            <w:r>
              <w:t>6</w:t>
            </w:r>
          </w:p>
        </w:tc>
        <w:tc>
          <w:tcPr>
            <w:tcW w:w="5668" w:type="dxa"/>
            <w:vAlign w:val="center"/>
          </w:tcPr>
          <w:p w14:paraId="705FE8A8" w14:textId="77777777" w:rsidR="00F13179" w:rsidRDefault="00F13179" w:rsidP="00B732A4">
            <w:pPr>
              <w:pStyle w:val="aff0"/>
              <w:jc w:val="center"/>
            </w:pPr>
            <w:r w:rsidRPr="00426882">
              <w:t>Накладные расходы</w:t>
            </w:r>
          </w:p>
        </w:tc>
        <w:tc>
          <w:tcPr>
            <w:tcW w:w="3115" w:type="dxa"/>
            <w:vAlign w:val="center"/>
          </w:tcPr>
          <w:p w14:paraId="2A6D5564" w14:textId="77777777" w:rsidR="00F13179" w:rsidRPr="008167C0" w:rsidRDefault="00F13179" w:rsidP="00B732A4">
            <w:pPr>
              <w:pStyle w:val="aff0"/>
              <w:jc w:val="center"/>
              <w:rPr>
                <w:lang w:val="en-US"/>
              </w:rPr>
            </w:pPr>
            <w:r>
              <w:rPr>
                <w:lang w:val="en-US"/>
              </w:rPr>
              <w:t>45300</w:t>
            </w:r>
          </w:p>
        </w:tc>
      </w:tr>
      <w:tr w:rsidR="00F13179" w14:paraId="38EF3D44" w14:textId="77777777" w:rsidTr="00B732A4">
        <w:trPr>
          <w:trHeight w:val="397"/>
        </w:trPr>
        <w:tc>
          <w:tcPr>
            <w:tcW w:w="6230" w:type="dxa"/>
            <w:gridSpan w:val="2"/>
            <w:vAlign w:val="center"/>
          </w:tcPr>
          <w:p w14:paraId="0636D932" w14:textId="77777777" w:rsidR="00F13179" w:rsidRDefault="00F13179" w:rsidP="00B732A4">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B732A4">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723" w:name="_Toc136296796"/>
      <w:bookmarkStart w:id="724" w:name="_Toc167623518"/>
      <w:r>
        <w:t>5.7 Выводы по главе</w:t>
      </w:r>
      <w:bookmarkEnd w:id="723"/>
      <w:bookmarkEnd w:id="724"/>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325EC83C" w14:textId="4A868640" w:rsidR="00D249BD" w:rsidRPr="00594332" w:rsidRDefault="00D249BD" w:rsidP="00594332">
      <w:pPr>
        <w:pStyle w:val="1"/>
        <w:rPr>
          <w:rFonts w:eastAsia="Calibri"/>
        </w:rPr>
      </w:pPr>
      <w:bookmarkStart w:id="725" w:name="_Toc167623519"/>
      <w:r w:rsidRPr="00594332">
        <w:rPr>
          <w:rFonts w:eastAsia="Calibri"/>
        </w:rPr>
        <w:lastRenderedPageBreak/>
        <w:t>6 Безопасность и экологичность выпускной квалификационной работы</w:t>
      </w:r>
      <w:bookmarkEnd w:id="725"/>
    </w:p>
    <w:p w14:paraId="3604B6DA" w14:textId="34A5C642" w:rsidR="00D249BD" w:rsidRPr="00594332" w:rsidRDefault="00D249BD" w:rsidP="00594332">
      <w:pPr>
        <w:pStyle w:val="2"/>
      </w:pPr>
      <w:bookmarkStart w:id="726" w:name="_Toc167623520"/>
      <w:r w:rsidRPr="00594332">
        <w:t>6.1 Анализ вредных и опасных факторов, влияющих на здоровье программиста</w:t>
      </w:r>
      <w:bookmarkEnd w:id="726"/>
    </w:p>
    <w:p w14:paraId="594B3554" w14:textId="77777777" w:rsidR="00D249BD" w:rsidRDefault="00D249BD" w:rsidP="00D249B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3549C343" w14:textId="77777777" w:rsidR="00D249BD" w:rsidRDefault="00D249BD" w:rsidP="00D249BD">
      <w:pPr>
        <w:pStyle w:val="a"/>
      </w:pPr>
      <w:r>
        <w:t>повышенная нагрузка на зрение</w:t>
      </w:r>
      <w:r w:rsidRPr="008700B3">
        <w:t xml:space="preserve">; </w:t>
      </w:r>
    </w:p>
    <w:p w14:paraId="69D4C2D2" w14:textId="77777777" w:rsidR="00D249BD" w:rsidRPr="008700B3" w:rsidRDefault="00D249BD" w:rsidP="00D249BD">
      <w:pPr>
        <w:pStyle w:val="a"/>
      </w:pPr>
      <w:r>
        <w:t>освещенность рабочего места;</w:t>
      </w:r>
    </w:p>
    <w:p w14:paraId="2242D832" w14:textId="77777777" w:rsidR="00D249BD" w:rsidRPr="008700B3" w:rsidRDefault="00D249BD" w:rsidP="00D249BD">
      <w:pPr>
        <w:pStyle w:val="a"/>
      </w:pPr>
      <w:r>
        <w:t>монотонные однообразные мелкие движения руками</w:t>
      </w:r>
      <w:r w:rsidRPr="008700B3">
        <w:t xml:space="preserve">; </w:t>
      </w:r>
    </w:p>
    <w:p w14:paraId="796CAAD6" w14:textId="77777777" w:rsidR="00D249BD" w:rsidRDefault="00D249BD" w:rsidP="00D249BD">
      <w:pPr>
        <w:pStyle w:val="a"/>
      </w:pPr>
      <w:r>
        <w:t>длительное пребывание в сидячем положении</w:t>
      </w:r>
      <w:r w:rsidRPr="008700B3">
        <w:t xml:space="preserve">; </w:t>
      </w:r>
    </w:p>
    <w:p w14:paraId="58E2C82E" w14:textId="77777777" w:rsidR="00D249BD" w:rsidRDefault="00D249BD" w:rsidP="00D249BD">
      <w:pPr>
        <w:pStyle w:val="a"/>
      </w:pPr>
      <w:r>
        <w:t>пыль.</w:t>
      </w:r>
    </w:p>
    <w:p w14:paraId="0F26710B" w14:textId="77777777" w:rsidR="00D249BD" w:rsidRDefault="00D249BD" w:rsidP="00D249BD">
      <w:r w:rsidRPr="0027259D">
        <w:t xml:space="preserve">Согласно </w:t>
      </w:r>
      <w:hyperlink r:id="rId36"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50CB6ECA" w14:textId="4BA99D17" w:rsidR="00D249BD" w:rsidRDefault="00D249BD" w:rsidP="00D249B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0536C36E" w14:textId="77777777" w:rsidR="00D249BD" w:rsidRDefault="00D249BD" w:rsidP="00D249B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20F40790" w14:textId="77777777" w:rsidR="00D249BD" w:rsidRPr="005747B8" w:rsidRDefault="00D249BD" w:rsidP="00D249B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4CD2E66B" w14:textId="77777777" w:rsidR="00D249BD" w:rsidRPr="00F34D37" w:rsidRDefault="00D249BD" w:rsidP="00D249B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51DE7F2C" w14:textId="77777777" w:rsidR="00D249BD" w:rsidRDefault="00D249BD" w:rsidP="00D249BD">
      <w:pPr>
        <w:pStyle w:val="a"/>
      </w:pPr>
      <w:r>
        <w:t>проведение зарядки для глаз;</w:t>
      </w:r>
    </w:p>
    <w:p w14:paraId="5FC18ED4" w14:textId="77777777" w:rsidR="00D249BD" w:rsidRDefault="00D249BD" w:rsidP="00D249BD">
      <w:pPr>
        <w:pStyle w:val="a"/>
      </w:pPr>
      <w:r>
        <w:t>проведение физической разминки во время отдыха;</w:t>
      </w:r>
    </w:p>
    <w:p w14:paraId="1F913EAC" w14:textId="77777777" w:rsidR="00D249BD" w:rsidRDefault="00D249BD" w:rsidP="00D249BD">
      <w:pPr>
        <w:pStyle w:val="a"/>
      </w:pPr>
      <w:r>
        <w:t>регулярное проветривание помещения;</w:t>
      </w:r>
    </w:p>
    <w:p w14:paraId="221E164A" w14:textId="77777777" w:rsidR="00D249BD" w:rsidRDefault="00D249BD" w:rsidP="00D249BD">
      <w:pPr>
        <w:pStyle w:val="a"/>
      </w:pPr>
      <w:r>
        <w:t>использование ионизатора воздуха в помещении согласно инструкции;</w:t>
      </w:r>
    </w:p>
    <w:p w14:paraId="7749EB7F" w14:textId="77777777" w:rsidR="00D249BD" w:rsidRDefault="00D249BD" w:rsidP="00D249BD">
      <w:pPr>
        <w:pStyle w:val="a"/>
      </w:pPr>
      <w:r>
        <w:t>следить за техническим состоянием вентиляции;</w:t>
      </w:r>
    </w:p>
    <w:p w14:paraId="69DC6670" w14:textId="77777777" w:rsidR="00D249BD" w:rsidRPr="005747B8" w:rsidRDefault="00D249BD" w:rsidP="00D249BD">
      <w:pPr>
        <w:pStyle w:val="a"/>
      </w:pPr>
      <w:r>
        <w:t>распределение искусственного освещения согласно нормативным актам.</w:t>
      </w:r>
    </w:p>
    <w:p w14:paraId="19052DE1" w14:textId="77777777" w:rsidR="00D249BD" w:rsidRPr="00594332" w:rsidRDefault="00D249BD" w:rsidP="00594332">
      <w:pPr>
        <w:pStyle w:val="2"/>
      </w:pPr>
      <w:bookmarkStart w:id="727" w:name="_Toc167623521"/>
      <w:r w:rsidRPr="00594332">
        <w:t>6.2 Расчет системы искусственного освещения помещений</w:t>
      </w:r>
      <w:bookmarkEnd w:id="727"/>
      <w:r w:rsidRPr="00594332">
        <w:t xml:space="preserve"> </w:t>
      </w:r>
    </w:p>
    <w:p w14:paraId="76BDD897" w14:textId="77777777" w:rsidR="00D249BD" w:rsidRDefault="00D249BD" w:rsidP="00D249B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6C2B2079" w14:textId="681D6A84" w:rsidR="00D249BD" w:rsidRPr="009213C5" w:rsidRDefault="00666D81" w:rsidP="00D249BD">
      <w:pPr>
        <w:pStyle w:val="afa"/>
      </w:pPr>
      <w:r w:rsidRPr="00666D81">
        <w:lastRenderedPageBreak/>
        <w:drawing>
          <wp:inline distT="0" distB="0" distL="0" distR="0" wp14:anchorId="4B8C43DC" wp14:editId="0F9E0FC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9599" cy="3117822"/>
                    </a:xfrm>
                    <a:prstGeom prst="rect">
                      <a:avLst/>
                    </a:prstGeom>
                  </pic:spPr>
                </pic:pic>
              </a:graphicData>
            </a:graphic>
          </wp:inline>
        </w:drawing>
      </w:r>
    </w:p>
    <w:p w14:paraId="4D89B978" w14:textId="77777777" w:rsidR="00D249BD" w:rsidRPr="005747B8" w:rsidRDefault="00D249BD" w:rsidP="00D249BD">
      <w:pPr>
        <w:pStyle w:val="afb"/>
      </w:pPr>
      <w:r w:rsidRPr="009213C5">
        <w:t>Рисунок 6.1 – Схема помещения</w:t>
      </w:r>
    </w:p>
    <w:p w14:paraId="379CFFA5" w14:textId="44942F3A" w:rsidR="00D249BD" w:rsidRDefault="00D249BD" w:rsidP="00D249B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rsidR="006934AA">
        <w:t>534</w:t>
      </w:r>
      <w:r w:rsidRPr="005747B8">
        <w:t xml:space="preserve"> мм. Исходные данные представлены в таблице 1. </w:t>
      </w:r>
    </w:p>
    <w:p w14:paraId="1D08289F" w14:textId="77777777" w:rsidR="00D249BD" w:rsidRDefault="00D249BD" w:rsidP="00D249B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D249BD" w14:paraId="69A3572E" w14:textId="77777777" w:rsidTr="0016740B">
        <w:tc>
          <w:tcPr>
            <w:tcW w:w="5665" w:type="dxa"/>
          </w:tcPr>
          <w:p w14:paraId="5D0B20C5" w14:textId="77777777" w:rsidR="00D249BD" w:rsidRDefault="00D249BD" w:rsidP="0016740B">
            <w:pPr>
              <w:pStyle w:val="afe"/>
              <w:shd w:val="clear" w:color="auto" w:fill="auto"/>
            </w:pPr>
            <w:r>
              <w:t>Наименование</w:t>
            </w:r>
          </w:p>
        </w:tc>
        <w:tc>
          <w:tcPr>
            <w:tcW w:w="3686" w:type="dxa"/>
          </w:tcPr>
          <w:p w14:paraId="0EF50A93" w14:textId="77777777" w:rsidR="00D249BD" w:rsidRDefault="00D249BD" w:rsidP="0016740B">
            <w:pPr>
              <w:pStyle w:val="afe"/>
              <w:shd w:val="clear" w:color="auto" w:fill="auto"/>
            </w:pPr>
            <w:r>
              <w:t>Величина</w:t>
            </w:r>
          </w:p>
        </w:tc>
      </w:tr>
      <w:tr w:rsidR="00D249BD" w14:paraId="25B90496" w14:textId="77777777" w:rsidTr="0016740B">
        <w:tc>
          <w:tcPr>
            <w:tcW w:w="5665" w:type="dxa"/>
          </w:tcPr>
          <w:p w14:paraId="3A547F3D" w14:textId="77777777" w:rsidR="00D249BD" w:rsidRDefault="00D249BD" w:rsidP="0016740B">
            <w:pPr>
              <w:pStyle w:val="afe"/>
              <w:shd w:val="clear" w:color="auto" w:fill="auto"/>
            </w:pPr>
            <w:r w:rsidRPr="00C1212E">
              <w:t>Длина помещения, А, м</w:t>
            </w:r>
          </w:p>
        </w:tc>
        <w:tc>
          <w:tcPr>
            <w:tcW w:w="3686" w:type="dxa"/>
          </w:tcPr>
          <w:p w14:paraId="56A226D8" w14:textId="77777777" w:rsidR="00D249BD" w:rsidRDefault="00D249BD" w:rsidP="0016740B">
            <w:pPr>
              <w:pStyle w:val="afe"/>
              <w:shd w:val="clear" w:color="auto" w:fill="auto"/>
            </w:pPr>
            <w:r>
              <w:t>6</w:t>
            </w:r>
          </w:p>
        </w:tc>
      </w:tr>
      <w:tr w:rsidR="00D249BD" w14:paraId="3AF9DE7B" w14:textId="77777777" w:rsidTr="0016740B">
        <w:tc>
          <w:tcPr>
            <w:tcW w:w="5665" w:type="dxa"/>
          </w:tcPr>
          <w:p w14:paraId="45F1B958" w14:textId="77777777" w:rsidR="00D249BD" w:rsidRDefault="00D249BD" w:rsidP="0016740B">
            <w:pPr>
              <w:pStyle w:val="afe"/>
              <w:shd w:val="clear" w:color="auto" w:fill="auto"/>
            </w:pPr>
            <w:r w:rsidRPr="00C1212E">
              <w:t>Ширина помещения, В, м</w:t>
            </w:r>
          </w:p>
        </w:tc>
        <w:tc>
          <w:tcPr>
            <w:tcW w:w="3686" w:type="dxa"/>
          </w:tcPr>
          <w:p w14:paraId="6560506A" w14:textId="5C0DBBA8" w:rsidR="00D249BD" w:rsidRPr="004078C9" w:rsidRDefault="004078C9" w:rsidP="0016740B">
            <w:pPr>
              <w:pStyle w:val="afe"/>
              <w:shd w:val="clear" w:color="auto" w:fill="auto"/>
              <w:rPr>
                <w:lang w:val="en-US"/>
              </w:rPr>
            </w:pPr>
            <w:r>
              <w:rPr>
                <w:lang w:val="en-US"/>
              </w:rPr>
              <w:t>3.3</w:t>
            </w:r>
          </w:p>
        </w:tc>
      </w:tr>
      <w:tr w:rsidR="00D249BD" w14:paraId="5C329268" w14:textId="77777777" w:rsidTr="0016740B">
        <w:tc>
          <w:tcPr>
            <w:tcW w:w="5665" w:type="dxa"/>
          </w:tcPr>
          <w:p w14:paraId="1ED8E4B6" w14:textId="77777777" w:rsidR="00D249BD" w:rsidRDefault="00D249BD" w:rsidP="0016740B">
            <w:pPr>
              <w:pStyle w:val="afe"/>
              <w:shd w:val="clear" w:color="auto" w:fill="auto"/>
            </w:pPr>
            <w:r w:rsidRPr="00C1212E">
              <w:t>Высота помещения, h, м</w:t>
            </w:r>
          </w:p>
        </w:tc>
        <w:tc>
          <w:tcPr>
            <w:tcW w:w="3686" w:type="dxa"/>
          </w:tcPr>
          <w:p w14:paraId="01CACD4C" w14:textId="77777777" w:rsidR="00D249BD" w:rsidRDefault="00D249BD" w:rsidP="0016740B">
            <w:pPr>
              <w:pStyle w:val="afe"/>
              <w:shd w:val="clear" w:color="auto" w:fill="auto"/>
            </w:pPr>
            <w:r>
              <w:t>2,7</w:t>
            </w:r>
          </w:p>
        </w:tc>
      </w:tr>
      <w:tr w:rsidR="00D249BD" w14:paraId="578D6A9D" w14:textId="77777777" w:rsidTr="0016740B">
        <w:tc>
          <w:tcPr>
            <w:tcW w:w="5665" w:type="dxa"/>
          </w:tcPr>
          <w:p w14:paraId="1B2789A9" w14:textId="77777777" w:rsidR="00D249BD" w:rsidRDefault="00D249BD" w:rsidP="0016740B">
            <w:pPr>
              <w:pStyle w:val="afe"/>
              <w:shd w:val="clear" w:color="auto" w:fill="auto"/>
            </w:pPr>
            <w:r w:rsidRPr="00C1212E">
              <w:t>Коэффициент отражения потолка</w:t>
            </w:r>
          </w:p>
        </w:tc>
        <w:tc>
          <w:tcPr>
            <w:tcW w:w="3686" w:type="dxa"/>
          </w:tcPr>
          <w:p w14:paraId="56D8D5C2" w14:textId="77777777" w:rsidR="00D249BD" w:rsidRDefault="00D249BD" w:rsidP="0016740B">
            <w:pPr>
              <w:pStyle w:val="afe"/>
              <w:shd w:val="clear" w:color="auto" w:fill="auto"/>
            </w:pPr>
            <w:r>
              <w:t>50</w:t>
            </w:r>
          </w:p>
        </w:tc>
      </w:tr>
      <w:tr w:rsidR="00D249BD" w14:paraId="7FA88576" w14:textId="77777777" w:rsidTr="0016740B">
        <w:tc>
          <w:tcPr>
            <w:tcW w:w="5665" w:type="dxa"/>
          </w:tcPr>
          <w:p w14:paraId="673FDB87" w14:textId="77777777" w:rsidR="00D249BD" w:rsidRDefault="00D249BD" w:rsidP="0016740B">
            <w:pPr>
              <w:pStyle w:val="afe"/>
              <w:shd w:val="clear" w:color="auto" w:fill="auto"/>
            </w:pPr>
            <w:r w:rsidRPr="00C1212E">
              <w:t>Коэффициент отражения стен</w:t>
            </w:r>
          </w:p>
        </w:tc>
        <w:tc>
          <w:tcPr>
            <w:tcW w:w="3686" w:type="dxa"/>
          </w:tcPr>
          <w:p w14:paraId="17D5C9B9" w14:textId="77777777" w:rsidR="00D249BD" w:rsidRDefault="00D249BD" w:rsidP="0016740B">
            <w:pPr>
              <w:pStyle w:val="afe"/>
              <w:shd w:val="clear" w:color="auto" w:fill="auto"/>
            </w:pPr>
            <w:r>
              <w:t>30</w:t>
            </w:r>
          </w:p>
        </w:tc>
      </w:tr>
      <w:tr w:rsidR="00D249BD" w14:paraId="3B3DA15E" w14:textId="77777777" w:rsidTr="0016740B">
        <w:tc>
          <w:tcPr>
            <w:tcW w:w="5665" w:type="dxa"/>
          </w:tcPr>
          <w:p w14:paraId="7F14F61A" w14:textId="77777777" w:rsidR="00D249BD" w:rsidRDefault="00D249BD" w:rsidP="0016740B">
            <w:pPr>
              <w:pStyle w:val="afe"/>
              <w:shd w:val="clear" w:color="auto" w:fill="auto"/>
            </w:pPr>
            <w:r w:rsidRPr="00C1212E">
              <w:t>Коэффициент отражения пола</w:t>
            </w:r>
          </w:p>
        </w:tc>
        <w:tc>
          <w:tcPr>
            <w:tcW w:w="3686" w:type="dxa"/>
          </w:tcPr>
          <w:p w14:paraId="6232358F" w14:textId="77777777" w:rsidR="00D249BD" w:rsidRDefault="00D249BD" w:rsidP="0016740B">
            <w:pPr>
              <w:pStyle w:val="afe"/>
              <w:shd w:val="clear" w:color="auto" w:fill="auto"/>
            </w:pPr>
            <w:r>
              <w:t>10</w:t>
            </w:r>
          </w:p>
        </w:tc>
      </w:tr>
      <w:tr w:rsidR="00D249BD" w14:paraId="01837A0F" w14:textId="77777777" w:rsidTr="0016740B">
        <w:tc>
          <w:tcPr>
            <w:tcW w:w="5665" w:type="dxa"/>
          </w:tcPr>
          <w:p w14:paraId="466454A3" w14:textId="77777777" w:rsidR="00D249BD" w:rsidRDefault="00D249BD" w:rsidP="0016740B">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120FC19E" w14:textId="77777777" w:rsidR="00D249BD" w:rsidRDefault="00D249BD" w:rsidP="0016740B">
            <w:pPr>
              <w:pStyle w:val="afe"/>
              <w:shd w:val="clear" w:color="auto" w:fill="auto"/>
            </w:pPr>
            <w:r>
              <w:t>300</w:t>
            </w:r>
          </w:p>
        </w:tc>
      </w:tr>
      <w:tr w:rsidR="00D249BD" w14:paraId="2F81C223" w14:textId="77777777" w:rsidTr="0016740B">
        <w:tc>
          <w:tcPr>
            <w:tcW w:w="5665" w:type="dxa"/>
          </w:tcPr>
          <w:p w14:paraId="2BEE32A5" w14:textId="77777777" w:rsidR="00D249BD" w:rsidRDefault="00D249BD" w:rsidP="0016740B">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C19A953" w14:textId="77777777" w:rsidR="00D249BD" w:rsidRDefault="00D249BD" w:rsidP="0016740B">
            <w:pPr>
              <w:pStyle w:val="afe"/>
              <w:shd w:val="clear" w:color="auto" w:fill="auto"/>
            </w:pPr>
            <w:r>
              <w:t>2</w:t>
            </w:r>
          </w:p>
        </w:tc>
      </w:tr>
      <w:tr w:rsidR="00D249BD" w14:paraId="67D9C134" w14:textId="77777777" w:rsidTr="0016740B">
        <w:tc>
          <w:tcPr>
            <w:tcW w:w="5665" w:type="dxa"/>
          </w:tcPr>
          <w:p w14:paraId="20018704" w14:textId="2F330612" w:rsidR="00D249BD" w:rsidRDefault="00D249BD" w:rsidP="0016740B">
            <w:pPr>
              <w:pStyle w:val="afe"/>
              <w:shd w:val="clear" w:color="auto" w:fill="auto"/>
            </w:pPr>
            <w:r w:rsidRPr="00C1212E">
              <w:t xml:space="preserve">Длина </w:t>
            </w:r>
            <w:r w:rsidR="006934AA">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5A5772C" w14:textId="587A046D" w:rsidR="00D249BD" w:rsidRDefault="00D249BD" w:rsidP="0016740B">
            <w:pPr>
              <w:pStyle w:val="afe"/>
              <w:shd w:val="clear" w:color="auto" w:fill="auto"/>
            </w:pPr>
            <w:r>
              <w:t>1,</w:t>
            </w:r>
            <w:r w:rsidR="006934AA">
              <w:t>534</w:t>
            </w:r>
          </w:p>
        </w:tc>
      </w:tr>
    </w:tbl>
    <w:p w14:paraId="27D5C939" w14:textId="34A75D9F" w:rsidR="00D249BD" w:rsidRDefault="00D249BD" w:rsidP="00D249BD"/>
    <w:p w14:paraId="13BF770E" w14:textId="334702D8" w:rsidR="00165B42" w:rsidRDefault="00165B42" w:rsidP="00D249BD"/>
    <w:p w14:paraId="4644D922" w14:textId="3DCEFB96" w:rsidR="00165B42" w:rsidRDefault="00165B42" w:rsidP="00D249BD"/>
    <w:p w14:paraId="4F9567AC" w14:textId="77777777" w:rsidR="00D249BD" w:rsidRDefault="00D249BD" w:rsidP="00D249B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D249BD" w14:paraId="5A7DD644" w14:textId="77777777" w:rsidTr="0016740B">
        <w:tc>
          <w:tcPr>
            <w:tcW w:w="5665" w:type="dxa"/>
          </w:tcPr>
          <w:p w14:paraId="31B714C4" w14:textId="77777777" w:rsidR="00D249BD" w:rsidRDefault="00D249BD" w:rsidP="0016740B">
            <w:pPr>
              <w:pStyle w:val="afe"/>
              <w:shd w:val="clear" w:color="auto" w:fill="auto"/>
            </w:pPr>
            <w:r>
              <w:t>Наименование</w:t>
            </w:r>
          </w:p>
        </w:tc>
        <w:tc>
          <w:tcPr>
            <w:tcW w:w="3686" w:type="dxa"/>
          </w:tcPr>
          <w:p w14:paraId="57A47087" w14:textId="77777777" w:rsidR="00D249BD" w:rsidRDefault="00D249BD" w:rsidP="0016740B">
            <w:pPr>
              <w:pStyle w:val="afe"/>
              <w:shd w:val="clear" w:color="auto" w:fill="auto"/>
            </w:pPr>
            <w:r>
              <w:t>Величина</w:t>
            </w:r>
          </w:p>
        </w:tc>
      </w:tr>
      <w:tr w:rsidR="00D249BD" w14:paraId="37E1530F" w14:textId="77777777" w:rsidTr="0016740B">
        <w:tc>
          <w:tcPr>
            <w:tcW w:w="5665" w:type="dxa"/>
          </w:tcPr>
          <w:p w14:paraId="2891C5C6" w14:textId="77777777" w:rsidR="00D249BD" w:rsidRDefault="00D249BD" w:rsidP="0016740B">
            <w:pPr>
              <w:pStyle w:val="afe"/>
              <w:shd w:val="clear" w:color="auto" w:fill="auto"/>
            </w:pPr>
            <w:r w:rsidRPr="00C1212E">
              <w:t>Коэффициент запаса, К,</w:t>
            </w:r>
          </w:p>
        </w:tc>
        <w:tc>
          <w:tcPr>
            <w:tcW w:w="3686" w:type="dxa"/>
          </w:tcPr>
          <w:p w14:paraId="7B5CF2F3" w14:textId="77777777" w:rsidR="00D249BD" w:rsidRPr="00F619B7" w:rsidRDefault="00D249BD" w:rsidP="0016740B">
            <w:pPr>
              <w:pStyle w:val="afe"/>
              <w:shd w:val="clear" w:color="auto" w:fill="auto"/>
              <w:rPr>
                <w:lang w:val="en-US"/>
              </w:rPr>
            </w:pPr>
            <w:r>
              <w:t>1,5</w:t>
            </w:r>
          </w:p>
        </w:tc>
      </w:tr>
      <w:tr w:rsidR="00D249BD" w14:paraId="1E4B0627" w14:textId="77777777" w:rsidTr="0016740B">
        <w:tc>
          <w:tcPr>
            <w:tcW w:w="5665" w:type="dxa"/>
          </w:tcPr>
          <w:p w14:paraId="5A3C26D0" w14:textId="77777777" w:rsidR="00D249BD" w:rsidRDefault="00D249BD" w:rsidP="0016740B">
            <w:pPr>
              <w:pStyle w:val="afe"/>
              <w:shd w:val="clear" w:color="auto" w:fill="auto"/>
            </w:pPr>
            <w:r w:rsidRPr="00C1212E">
              <w:t>Коэффициент использования светового потока, η</w:t>
            </w:r>
          </w:p>
        </w:tc>
        <w:tc>
          <w:tcPr>
            <w:tcW w:w="3686" w:type="dxa"/>
          </w:tcPr>
          <w:p w14:paraId="50A9D486" w14:textId="77777777" w:rsidR="00D249BD" w:rsidRPr="004E1A7F" w:rsidRDefault="00D249BD" w:rsidP="0016740B">
            <w:pPr>
              <w:pStyle w:val="afe"/>
              <w:shd w:val="clear" w:color="auto" w:fill="auto"/>
              <w:rPr>
                <w:lang w:val="en-US"/>
              </w:rPr>
            </w:pPr>
            <w:r>
              <w:t>4</w:t>
            </w:r>
            <w:r>
              <w:rPr>
                <w:lang w:val="en-US"/>
              </w:rPr>
              <w:t>6</w:t>
            </w:r>
          </w:p>
        </w:tc>
      </w:tr>
      <w:tr w:rsidR="00D249BD" w14:paraId="7AD4F552" w14:textId="77777777" w:rsidTr="0016740B">
        <w:tc>
          <w:tcPr>
            <w:tcW w:w="5665" w:type="dxa"/>
          </w:tcPr>
          <w:p w14:paraId="3F37C81B" w14:textId="77777777" w:rsidR="00D249BD" w:rsidRDefault="00D249BD" w:rsidP="0016740B">
            <w:pPr>
              <w:pStyle w:val="afe"/>
              <w:shd w:val="clear" w:color="auto" w:fill="auto"/>
            </w:pPr>
            <w:r w:rsidRPr="00C1212E">
              <w:t>Мощность лампы, P, Вт</w:t>
            </w:r>
          </w:p>
        </w:tc>
        <w:tc>
          <w:tcPr>
            <w:tcW w:w="3686" w:type="dxa"/>
          </w:tcPr>
          <w:p w14:paraId="5A0487A7" w14:textId="37F8691D" w:rsidR="00D249BD" w:rsidRDefault="0009382A" w:rsidP="0016740B">
            <w:pPr>
              <w:pStyle w:val="afe"/>
              <w:shd w:val="clear" w:color="auto" w:fill="auto"/>
            </w:pPr>
            <w:r>
              <w:t>3</w:t>
            </w:r>
            <w:r w:rsidR="00D249BD">
              <w:t>0</w:t>
            </w:r>
          </w:p>
        </w:tc>
      </w:tr>
      <w:tr w:rsidR="00D249BD" w14:paraId="78894F92" w14:textId="77777777" w:rsidTr="0016740B">
        <w:tc>
          <w:tcPr>
            <w:tcW w:w="5665" w:type="dxa"/>
          </w:tcPr>
          <w:p w14:paraId="56D43AF5" w14:textId="77777777" w:rsidR="00D249BD" w:rsidRPr="00C1212E" w:rsidRDefault="00D249BD" w:rsidP="0016740B">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26E69FB3" w14:textId="27808EF3" w:rsidR="00D249BD" w:rsidRPr="005C191C" w:rsidRDefault="009A5DF9" w:rsidP="0016740B">
            <w:pPr>
              <w:pStyle w:val="afe"/>
              <w:shd w:val="clear" w:color="auto" w:fill="auto"/>
              <w:rPr>
                <w:lang w:val="en-US"/>
              </w:rPr>
            </w:pPr>
            <w:r>
              <w:rPr>
                <w:lang w:val="en-US"/>
              </w:rPr>
              <w:t>1840</w:t>
            </w:r>
          </w:p>
        </w:tc>
      </w:tr>
    </w:tbl>
    <w:p w14:paraId="46BE810F" w14:textId="77777777" w:rsidR="00D249BD" w:rsidRDefault="00D249BD" w:rsidP="00D249BD">
      <w:r w:rsidRPr="005747B8">
        <w:t xml:space="preserve">Определим высоту подвеса светильника над рабочей поверхностью по следующей формуле:  </w:t>
      </w:r>
    </w:p>
    <w:p w14:paraId="156A0161" w14:textId="77777777" w:rsidR="00D249BD" w:rsidRPr="005378C7" w:rsidRDefault="00D249BD" w:rsidP="00D249B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(1)</w:t>
      </w:r>
    </w:p>
    <w:p w14:paraId="1EC3B36B" w14:textId="77777777" w:rsidR="00D249BD" w:rsidRPr="005747B8" w:rsidRDefault="00D249BD" w:rsidP="00D249B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54C6C6CB" w14:textId="77777777" w:rsidR="00D249BD" w:rsidRPr="005747B8" w:rsidRDefault="00D249BD" w:rsidP="00D249B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 xml:space="preserve">(2) </w:t>
      </w:r>
    </w:p>
    <w:p w14:paraId="68C5390D" w14:textId="77777777" w:rsidR="00D249BD" w:rsidRPr="006D7669" w:rsidRDefault="00D249BD" w:rsidP="00D249B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712AA9B8" w14:textId="77777777" w:rsidR="00D249BD" w:rsidRDefault="00491A94" w:rsidP="00D249B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0CBDFDAB" w14:textId="77777777" w:rsidR="00D249BD" w:rsidRDefault="00D249BD" w:rsidP="00D249BD">
      <w:r>
        <w:t>Определим индекс помещения:</w:t>
      </w:r>
    </w:p>
    <w:p w14:paraId="6FB94C7B" w14:textId="77777777" w:rsidR="00D249BD" w:rsidRPr="00B64348" w:rsidRDefault="00D249BD" w:rsidP="00D249B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Pr="00BE0198">
        <w:t>3</w:t>
      </w:r>
      <w:r w:rsidRPr="00B64348">
        <w:t xml:space="preserve">) </w:t>
      </w:r>
    </w:p>
    <w:p w14:paraId="32B7EFD7" w14:textId="26BFC6CE" w:rsidR="00D249BD" w:rsidRPr="00B64348" w:rsidRDefault="00D249BD" w:rsidP="00D249B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578C6F9" w14:textId="77777777" w:rsidR="00D249BD" w:rsidRPr="005747B8" w:rsidRDefault="00D249BD" w:rsidP="00D249B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15761D52" w14:textId="77777777" w:rsidR="00D249BD" w:rsidRPr="005747B8" w:rsidRDefault="00D249BD" w:rsidP="00D249B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6F4F849D" w14:textId="77777777" w:rsidR="00D249BD" w:rsidRPr="005747B8" w:rsidRDefault="00D249BD" w:rsidP="00D249B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589F7338" w14:textId="77777777" w:rsidR="00D249BD" w:rsidRPr="005747B8" w:rsidRDefault="00D249BD" w:rsidP="00D249BD">
      <w:r w:rsidRPr="005747B8">
        <w:t xml:space="preserve">Определим расстояние между рядами светильников и от стен до ближайшего ряда по формуле: </w:t>
      </w:r>
    </w:p>
    <w:p w14:paraId="781412AB" w14:textId="77777777" w:rsidR="00D249BD" w:rsidRPr="005747B8" w:rsidRDefault="00D249BD" w:rsidP="00D249B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 xml:space="preserve">(4) </w:t>
      </w:r>
    </w:p>
    <w:p w14:paraId="351D1678" w14:textId="77777777" w:rsidR="00D249BD" w:rsidRPr="005747B8" w:rsidRDefault="00D249BD" w:rsidP="00D249B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37F3C63F" w14:textId="77777777" w:rsidR="00D249BD" w:rsidRPr="005747B8" w:rsidRDefault="00D249BD" w:rsidP="00D249B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1E0931C3" w14:textId="77777777" w:rsidR="00D249BD" w:rsidRPr="005747B8" w:rsidRDefault="00D249BD" w:rsidP="00D249BD">
      <w:r w:rsidRPr="005747B8">
        <w:t xml:space="preserve">Расстояние от стен до ближайшего ряда по рекомендациям вычитывается по следующей формуле: </w:t>
      </w:r>
    </w:p>
    <w:p w14:paraId="61C6B545" w14:textId="77777777" w:rsidR="00D249BD" w:rsidRPr="005747B8" w:rsidRDefault="00D249BD" w:rsidP="00D249B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1F24F115" w14:textId="77777777" w:rsidR="00D249BD" w:rsidRDefault="00D249BD" w:rsidP="00D249B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7418460" w14:textId="77777777" w:rsidR="00D249BD" w:rsidRDefault="00D249BD" w:rsidP="00D249B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(5)</w:t>
      </w:r>
    </w:p>
    <w:p w14:paraId="5780373B" w14:textId="77777777" w:rsidR="00D249BD" w:rsidRDefault="00D249BD" w:rsidP="00D249B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Pr="001B2364">
        <w:t>6</w:t>
      </w:r>
      <w:r>
        <w:t>)</w:t>
      </w:r>
    </w:p>
    <w:p w14:paraId="6CD3C2E6" w14:textId="77777777" w:rsidR="00D249BD" w:rsidRDefault="00D249BD" w:rsidP="00D249B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Pr="00244909">
        <w:t>7</w:t>
      </w:r>
      <w:r>
        <w:t>)</w:t>
      </w:r>
    </w:p>
    <w:p w14:paraId="12E8E40C" w14:textId="53BEBCC3" w:rsidR="00D249BD" w:rsidRDefault="00D249BD" w:rsidP="00D249B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0B8168D2" w14:textId="1D1C5403" w:rsidR="00D249BD" w:rsidRDefault="00D249BD" w:rsidP="00D249B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7E9EE633" w14:textId="77777777" w:rsidR="00D249BD" w:rsidRPr="005747B8" w:rsidRDefault="00D249BD" w:rsidP="00D249BD">
      <w:pPr>
        <w:pStyle w:val="afff5"/>
      </w:pPr>
      <m:oMathPara>
        <m:oMath>
          <m:r>
            <m:t>N</m:t>
          </m:r>
          <m:r>
            <m:rPr>
              <m:sty m:val="p"/>
            </m:rPr>
            <m:t>=2</m:t>
          </m:r>
          <m:r>
            <m:rPr>
              <m:sty m:val="p"/>
            </m:rPr>
            <w:rPr>
              <w:lang w:val="en-US"/>
            </w:rPr>
            <m:t>∙</m:t>
          </m:r>
          <m:r>
            <m:rPr>
              <m:sty m:val="p"/>
            </m:rPr>
            <m:t>3=6 шт.</m:t>
          </m:r>
        </m:oMath>
      </m:oMathPara>
    </w:p>
    <w:p w14:paraId="30F22F49" w14:textId="77777777" w:rsidR="00D249BD" w:rsidRPr="005747B8" w:rsidRDefault="00D249BD" w:rsidP="00D249BD">
      <w:r w:rsidRPr="005747B8">
        <w:t xml:space="preserve">Определим световой поток одной лампы по следующей формуле: </w:t>
      </w:r>
    </w:p>
    <w:p w14:paraId="560CC7A1" w14:textId="77777777" w:rsidR="00D249BD" w:rsidRDefault="00D249BD" w:rsidP="00D249B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Pr="00244909">
        <w:t>8</w:t>
      </w:r>
      <w:r>
        <w:t>)</w:t>
      </w:r>
    </w:p>
    <w:p w14:paraId="43534999" w14:textId="77777777" w:rsidR="00D249BD" w:rsidRPr="009E49A2" w:rsidRDefault="00D249BD" w:rsidP="00D249BD">
      <w:pPr>
        <w:ind w:firstLine="0"/>
      </w:pPr>
      <w:r w:rsidRPr="009E49A2">
        <w:t>где Z = 1,1 – коэффициент минимальной освещенности.</w:t>
      </w:r>
    </w:p>
    <w:p w14:paraId="6D3B51D0" w14:textId="3A246D15" w:rsidR="00D249BD" w:rsidRDefault="00D249BD" w:rsidP="00D249B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17BE9399" w14:textId="77777777" w:rsidR="00D249BD" w:rsidRPr="005747B8" w:rsidRDefault="00D249BD" w:rsidP="00D249BD">
      <w:r w:rsidRPr="005747B8">
        <w:t xml:space="preserve">Световой поток лампы должен соответствовать соотношению: </w:t>
      </w:r>
    </w:p>
    <w:p w14:paraId="053111F4" w14:textId="77777777" w:rsidR="00D249BD" w:rsidRPr="005747B8" w:rsidRDefault="00D249BD" w:rsidP="00D249B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(9)</w:t>
      </w:r>
    </w:p>
    <w:p w14:paraId="468A680D" w14:textId="77777777" w:rsidR="00D249BD" w:rsidRPr="004E39B0" w:rsidRDefault="00D249BD" w:rsidP="00D249B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46C68D38" w14:textId="492D2D76" w:rsidR="00D249BD" w:rsidRPr="004E39B0" w:rsidRDefault="00491A94" w:rsidP="00D249B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D249BD" w:rsidRPr="004E39B0">
        <w:t xml:space="preserve"> – световой поток, лм, табличное значение; </w:t>
      </w:r>
    </w:p>
    <w:p w14:paraId="4A2476A8" w14:textId="5105D84C" w:rsidR="00D249BD" w:rsidRPr="004E39B0" w:rsidRDefault="00A92744" w:rsidP="00D249BD">
      <w:pPr>
        <w:pStyle w:val="afff5"/>
      </w:pPr>
      <w:r w:rsidRPr="00594332">
        <w:rPr>
          <w:rFonts w:eastAsia="Times New Roman"/>
        </w:rPr>
        <w:t>1775</w:t>
      </w:r>
      <w:r w:rsidR="00D249BD" w:rsidRPr="004E39B0">
        <w:rPr>
          <w:rFonts w:eastAsia="Times New Roman"/>
        </w:rPr>
        <w:t xml:space="preserve"> ≈ </w:t>
      </w:r>
      <m:oMath>
        <m:f>
          <m:fPr>
            <m:ctrlPr/>
          </m:fPr>
          <m:num>
            <m:r>
              <m:rPr>
                <m:sty m:val="p"/>
              </m:rPr>
              <m:t>0,9</m:t>
            </m:r>
          </m:num>
          <m:den>
            <m:r>
              <m:rPr>
                <m:sty m:val="p"/>
              </m:rPr>
              <m:t>1,2</m:t>
            </m:r>
          </m:den>
        </m:f>
      </m:oMath>
      <w:r w:rsidR="00D249BD" w:rsidRPr="004E39B0">
        <w:rPr>
          <w:rFonts w:eastAsia="Times New Roman"/>
        </w:rPr>
        <w:t xml:space="preserve"> </w:t>
      </w:r>
      <m:oMath>
        <m:r>
          <m:rPr>
            <m:sty m:val="p"/>
          </m:rPr>
          <m:t>∙</m:t>
        </m:r>
      </m:oMath>
      <w:r w:rsidR="00D249BD" w:rsidRPr="004E39B0">
        <w:rPr>
          <w:rFonts w:eastAsia="Times New Roman"/>
        </w:rPr>
        <w:t xml:space="preserve"> </w:t>
      </w:r>
      <w:r w:rsidR="002A2C3B" w:rsidRPr="006934AA">
        <w:rPr>
          <w:rFonts w:eastAsia="Times New Roman"/>
        </w:rPr>
        <w:t>1840</w:t>
      </w:r>
      <w:r w:rsidR="00D249BD" w:rsidRPr="004E39B0">
        <w:t xml:space="preserve"> </w:t>
      </w:r>
    </w:p>
    <w:p w14:paraId="73E8F8A6" w14:textId="77777777" w:rsidR="00D249BD" w:rsidRPr="005747B8" w:rsidRDefault="00D249BD" w:rsidP="00D249B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4B97EE8B" w14:textId="77777777" w:rsidR="00D249BD" w:rsidRDefault="00D249BD" w:rsidP="00D249B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Pr="00CF2D81">
        <w:t>10</w:t>
      </w:r>
      <w:r>
        <w:t>)</w:t>
      </w:r>
    </w:p>
    <w:p w14:paraId="1EA71640" w14:textId="3A77E866" w:rsidR="00D249BD" w:rsidRPr="005747B8" w:rsidRDefault="00D249BD" w:rsidP="00D249B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0B0D613B" w14:textId="669F175A" w:rsidR="00D249BD" w:rsidRPr="006934AA" w:rsidRDefault="00D249BD" w:rsidP="00D249B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B57CEF5" w14:textId="77777777" w:rsidR="00D249BD" w:rsidRPr="005747B8" w:rsidRDefault="00D249BD" w:rsidP="00D249BD">
      <w:r w:rsidRPr="005747B8">
        <w:t>Определим потребляемую мощность осветительной установки:</w:t>
      </w:r>
      <w:r w:rsidRPr="005747B8">
        <w:rPr>
          <w:i/>
        </w:rPr>
        <w:t xml:space="preserve"> </w:t>
      </w:r>
    </w:p>
    <w:p w14:paraId="12AB3B2A" w14:textId="77777777" w:rsidR="00D249BD" w:rsidRDefault="00D249BD" w:rsidP="00D249B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Pr="006C63F0">
        <w:t>11</w:t>
      </w:r>
      <w:r>
        <w:t>)</w:t>
      </w:r>
    </w:p>
    <w:p w14:paraId="4E096989" w14:textId="0E19C5A2" w:rsidR="00D249BD" w:rsidRPr="005747B8" w:rsidRDefault="00D249BD" w:rsidP="00D249B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5A229E36" w14:textId="77777777" w:rsidR="00D249BD" w:rsidRDefault="00D249BD" w:rsidP="00D249BD">
      <w:pPr>
        <w:ind w:firstLine="0"/>
      </w:pPr>
      <w:r w:rsidRPr="005747B8">
        <w:t>Где</w:t>
      </w:r>
      <w:r>
        <w:tab/>
      </w:r>
      <m:oMath>
        <m:r>
          <m:rPr>
            <m:sty m:val="p"/>
          </m:rPr>
          <w:rPr>
            <w:rFonts w:ascii="Cambria Math" w:hAnsi="Cambria Math"/>
          </w:rPr>
          <m:t>p</m:t>
        </m:r>
      </m:oMath>
      <w:r w:rsidRPr="005747B8">
        <w:t xml:space="preserve"> – мощность лампы, Вт; </w:t>
      </w:r>
    </w:p>
    <w:p w14:paraId="7D1C579A" w14:textId="77777777" w:rsidR="00D249BD" w:rsidRPr="00DA3132" w:rsidRDefault="00491A94" w:rsidP="00D249B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D249BD" w:rsidRPr="005747B8">
        <w:t xml:space="preserve"> </w:t>
      </w:r>
      <w:r w:rsidR="00D249BD">
        <w:t xml:space="preserve">– </w:t>
      </w:r>
      <w:r w:rsidR="00D249B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D249BD" w:rsidRPr="005747B8">
        <w:t xml:space="preserve"> 1,25. </w:t>
      </w:r>
    </w:p>
    <w:p w14:paraId="21AF3C99" w14:textId="77777777" w:rsidR="0001641F" w:rsidRDefault="00D249BD" w:rsidP="0001641F">
      <w:r w:rsidRPr="005747B8">
        <w:t>На рисунке 6.2 представлен эскиз размещения светильников на плане помещения.</w:t>
      </w:r>
      <w:r w:rsidR="0001641F">
        <w:t xml:space="preserve"> </w:t>
      </w:r>
    </w:p>
    <w:p w14:paraId="637E6C84" w14:textId="3303B43A" w:rsidR="00D249BD" w:rsidRPr="00E711E2" w:rsidRDefault="00670884" w:rsidP="0001641F">
      <w:pPr>
        <w:pStyle w:val="afa"/>
      </w:pPr>
      <w:r w:rsidRPr="00670884">
        <w:drawing>
          <wp:inline distT="0" distB="0" distL="0" distR="0" wp14:anchorId="3025E95E" wp14:editId="7DDCFDDF">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2510" cy="2881056"/>
                    </a:xfrm>
                    <a:prstGeom prst="rect">
                      <a:avLst/>
                    </a:prstGeom>
                  </pic:spPr>
                </pic:pic>
              </a:graphicData>
            </a:graphic>
          </wp:inline>
        </w:drawing>
      </w:r>
    </w:p>
    <w:p w14:paraId="0415F94B" w14:textId="77777777" w:rsidR="00D249BD" w:rsidRPr="00E711E2" w:rsidRDefault="00D249BD" w:rsidP="0001641F">
      <w:pPr>
        <w:pStyle w:val="afb"/>
      </w:pPr>
      <w:r w:rsidRPr="00E711E2">
        <w:t xml:space="preserve">Рисунок 6.2 – Схема </w:t>
      </w:r>
      <w:r>
        <w:t>размещения светильников</w:t>
      </w:r>
    </w:p>
    <w:p w14:paraId="5A0976F4" w14:textId="70B6D2FE" w:rsidR="00D249BD" w:rsidRPr="00594332" w:rsidRDefault="00D249BD" w:rsidP="00594332">
      <w:pPr>
        <w:pStyle w:val="2"/>
      </w:pPr>
      <w:bookmarkStart w:id="728" w:name="_Toc167623522"/>
      <w:r w:rsidRPr="00594332">
        <w:t>6.</w:t>
      </w:r>
      <w:r w:rsidR="006F74DD" w:rsidRPr="00594332">
        <w:t>3</w:t>
      </w:r>
      <w:r w:rsidRPr="00594332">
        <w:t xml:space="preserve"> Вывод по главе</w:t>
      </w:r>
      <w:bookmarkEnd w:id="728"/>
    </w:p>
    <w:p w14:paraId="38255E22" w14:textId="77777777" w:rsidR="00D249BD" w:rsidRDefault="00D249BD" w:rsidP="00D249B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0C9922FC" w14:textId="77777777" w:rsidR="00D249BD" w:rsidRDefault="00D249BD" w:rsidP="00D249B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69DFCED9" w14:textId="77777777" w:rsidR="00D249BD" w:rsidRPr="006D3551" w:rsidRDefault="00D249BD" w:rsidP="00D249B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729" w:name="_Toc167623523"/>
      <w:r>
        <w:lastRenderedPageBreak/>
        <w:t>Заключение</w:t>
      </w:r>
      <w:bookmarkEnd w:id="729"/>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730" w:name="_Toc167623524"/>
      <w:r>
        <w:lastRenderedPageBreak/>
        <w:t>Перечень использованных информационных ресурсов</w:t>
      </w:r>
      <w:bookmarkEnd w:id="730"/>
    </w:p>
    <w:p w14:paraId="53BBFC17"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URL: https://www.docker.com/ (дата обращения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TypeScript</w:t>
      </w:r>
      <w:proofErr w:type="spellEnd"/>
      <w:r w:rsidRPr="0071474A">
        <w:t xml:space="preserve"> Статически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rPr>
          <w:ins w:id="731" w:author="Автор"/>
        </w:rPr>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4B26872E" w14:textId="34BEE9AB" w:rsidR="0095661E" w:rsidDel="0095661E" w:rsidRDefault="0095661E" w:rsidP="0095661E">
      <w:pPr>
        <w:pStyle w:val="afff1"/>
        <w:numPr>
          <w:ilvl w:val="0"/>
          <w:numId w:val="2"/>
        </w:numPr>
        <w:suppressAutoHyphens/>
        <w:autoSpaceDE/>
        <w:autoSpaceDN/>
        <w:adjustRightInd/>
        <w:spacing w:before="0" w:after="0"/>
        <w:ind w:left="0" w:firstLine="851"/>
        <w:rPr>
          <w:del w:id="732" w:author="Автор"/>
        </w:rPr>
        <w:pPrChange w:id="733" w:author="Автор">
          <w:pPr>
            <w:pStyle w:val="afff1"/>
            <w:numPr>
              <w:numId w:val="2"/>
            </w:numPr>
            <w:tabs>
              <w:tab w:val="num" w:pos="0"/>
            </w:tabs>
            <w:suppressAutoHyphens/>
            <w:autoSpaceDE/>
            <w:autoSpaceDN/>
            <w:adjustRightInd/>
            <w:spacing w:before="0" w:after="0"/>
            <w:ind w:firstLine="851"/>
          </w:pPr>
        </w:pPrChange>
      </w:pPr>
      <w:ins w:id="734" w:author="Автор">
        <w:r w:rsidRPr="0095661E">
          <w:t>Карта сайта [Электронный ресурс], URL: https://ru.wikipedia.org/wiki/Карта_сайта (дата обращения 14.05.2024).</w:t>
        </w:r>
      </w:ins>
      <w:proofErr w:type="spellStart"/>
    </w:p>
    <w:p w14:paraId="7A92B2CF" w14:textId="77777777" w:rsidR="0095661E" w:rsidRDefault="0095661E" w:rsidP="0095661E">
      <w:pPr>
        <w:pStyle w:val="afff1"/>
        <w:numPr>
          <w:ilvl w:val="0"/>
          <w:numId w:val="2"/>
        </w:numPr>
        <w:suppressAutoHyphens/>
        <w:ind w:left="0" w:firstLine="851"/>
        <w:rPr>
          <w:ins w:id="735" w:author="Автор"/>
        </w:rPr>
        <w:pPrChange w:id="736" w:author="Автор">
          <w:pPr>
            <w:pStyle w:val="afff1"/>
            <w:numPr>
              <w:numId w:val="2"/>
            </w:numPr>
            <w:tabs>
              <w:tab w:val="num" w:pos="0"/>
            </w:tabs>
            <w:suppressAutoHyphens/>
            <w:ind w:left="1429" w:hanging="360"/>
          </w:pPr>
        </w:pPrChange>
      </w:pPr>
      <w:ins w:id="737" w:author="Автор">
        <w:r>
          <w:t>React</w:t>
        </w:r>
        <w:proofErr w:type="spellEnd"/>
        <w:r>
          <w:t xml:space="preserve"> </w:t>
        </w:r>
        <w:proofErr w:type="spellStart"/>
        <w:r>
          <w:t>Router</w:t>
        </w:r>
        <w:proofErr w:type="spellEnd"/>
        <w:r>
          <w:t xml:space="preserve"> [Электронный ресурс], URL: https://github.com/remix-run/react-router#readme (дата обращения 14.05.2024).</w:t>
        </w:r>
      </w:ins>
    </w:p>
    <w:p w14:paraId="68E2B7F1" w14:textId="320ACD26" w:rsidR="0095661E" w:rsidRDefault="00AC79BE" w:rsidP="0095661E">
      <w:pPr>
        <w:pStyle w:val="afff1"/>
        <w:numPr>
          <w:ilvl w:val="0"/>
          <w:numId w:val="2"/>
        </w:numPr>
        <w:suppressAutoHyphens/>
        <w:ind w:left="0" w:firstLine="851"/>
        <w:rPr>
          <w:ins w:id="738" w:author="Автор"/>
        </w:rPr>
        <w:pPrChange w:id="739" w:author="Автор">
          <w:pPr>
            <w:pStyle w:val="afff1"/>
            <w:numPr>
              <w:numId w:val="2"/>
            </w:numPr>
            <w:tabs>
              <w:tab w:val="num" w:pos="0"/>
            </w:tabs>
            <w:suppressAutoHyphens/>
            <w:ind w:left="1429" w:hanging="360"/>
          </w:pPr>
        </w:pPrChange>
      </w:pPr>
      <w:ins w:id="740" w:author="Автор">
        <w:r>
          <w:t xml:space="preserve">Библиотека </w:t>
        </w:r>
        <w:r>
          <w:rPr>
            <w:lang w:val="en-US"/>
          </w:rPr>
          <w:t>UI</w:t>
        </w:r>
        <w:r w:rsidRPr="00AC79BE">
          <w:rPr>
            <w:rPrChange w:id="741" w:author="Автор">
              <w:rPr>
                <w:lang w:val="en-US"/>
              </w:rPr>
            </w:rPrChange>
          </w:rPr>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ins>
    </w:p>
    <w:p w14:paraId="5CB7856C" w14:textId="36BF02E0" w:rsidR="0095661E" w:rsidRDefault="00AC79BE" w:rsidP="0095661E">
      <w:pPr>
        <w:pStyle w:val="afff1"/>
        <w:numPr>
          <w:ilvl w:val="0"/>
          <w:numId w:val="2"/>
        </w:numPr>
        <w:suppressAutoHyphens/>
        <w:ind w:left="0" w:firstLine="851"/>
        <w:rPr>
          <w:ins w:id="742" w:author="Автор"/>
        </w:rPr>
        <w:pPrChange w:id="743" w:author="Автор">
          <w:pPr>
            <w:pStyle w:val="afff1"/>
            <w:numPr>
              <w:numId w:val="2"/>
            </w:numPr>
            <w:tabs>
              <w:tab w:val="num" w:pos="0"/>
            </w:tabs>
            <w:suppressAutoHyphens/>
            <w:ind w:left="1429" w:hanging="360"/>
          </w:pPr>
        </w:pPrChange>
      </w:pPr>
      <w:ins w:id="744" w:author="Автор">
        <w:r>
          <w:t>Библиотека</w:t>
        </w:r>
        <w:r>
          <w:t xml:space="preserve"> атомарных классов </w:t>
        </w:r>
        <w:proofErr w:type="spellStart"/>
        <w:r w:rsidR="0095661E">
          <w:t>Tailwind</w:t>
        </w:r>
        <w:proofErr w:type="spellEnd"/>
        <w:r w:rsidR="0095661E">
          <w:t xml:space="preserve"> CSS [Электронный ресурс], URL: https://tailwindcss.ru/ (дата обращения 14.05.2024).</w:t>
        </w:r>
      </w:ins>
    </w:p>
    <w:p w14:paraId="07865728" w14:textId="5B705DBB" w:rsidR="0095661E" w:rsidRDefault="00AC79BE" w:rsidP="0095661E">
      <w:pPr>
        <w:pStyle w:val="afff1"/>
        <w:numPr>
          <w:ilvl w:val="0"/>
          <w:numId w:val="2"/>
        </w:numPr>
        <w:suppressAutoHyphens/>
        <w:ind w:left="0" w:firstLine="851"/>
        <w:rPr>
          <w:ins w:id="745" w:author="Автор"/>
        </w:rPr>
        <w:pPrChange w:id="746" w:author="Автор">
          <w:pPr>
            <w:pStyle w:val="afff1"/>
            <w:numPr>
              <w:numId w:val="2"/>
            </w:numPr>
            <w:tabs>
              <w:tab w:val="num" w:pos="0"/>
            </w:tabs>
            <w:suppressAutoHyphens/>
            <w:ind w:left="1429" w:hanging="360"/>
          </w:pPr>
        </w:pPrChange>
      </w:pPr>
      <w:ins w:id="747" w:author="Автор">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ins>
    </w:p>
    <w:p w14:paraId="47CA419E" w14:textId="240DE92B" w:rsidR="0095661E" w:rsidRDefault="00AC79BE" w:rsidP="0095661E">
      <w:pPr>
        <w:pStyle w:val="afff1"/>
        <w:numPr>
          <w:ilvl w:val="0"/>
          <w:numId w:val="2"/>
        </w:numPr>
        <w:suppressAutoHyphens/>
        <w:ind w:left="0" w:firstLine="851"/>
        <w:rPr>
          <w:ins w:id="748" w:author="Автор"/>
        </w:rPr>
        <w:pPrChange w:id="749" w:author="Автор">
          <w:pPr>
            <w:pStyle w:val="afff1"/>
            <w:numPr>
              <w:numId w:val="2"/>
            </w:numPr>
            <w:tabs>
              <w:tab w:val="num" w:pos="0"/>
            </w:tabs>
            <w:suppressAutoHyphens/>
            <w:ind w:left="1429" w:hanging="360"/>
          </w:pPr>
        </w:pPrChange>
      </w:pPr>
      <w:ins w:id="750" w:author="Автор">
        <w:r>
          <w:t xml:space="preserve">Веб хранилище </w:t>
        </w:r>
        <w:r w:rsidR="0095661E">
          <w:t>Local Storage [Электронный ресурс], URL: https://developer.mozilla.org/en-US/docs/Web/API/Window/localStorage (дата обращения 14.05.2024).</w:t>
        </w:r>
      </w:ins>
    </w:p>
    <w:p w14:paraId="35442B0F" w14:textId="6ED37F53" w:rsidR="0095661E" w:rsidRDefault="00AC79BE" w:rsidP="0095661E">
      <w:pPr>
        <w:pStyle w:val="afff1"/>
        <w:numPr>
          <w:ilvl w:val="0"/>
          <w:numId w:val="2"/>
        </w:numPr>
        <w:suppressAutoHyphens/>
        <w:ind w:left="0" w:firstLine="851"/>
        <w:rPr>
          <w:ins w:id="751" w:author="Автор"/>
        </w:rPr>
        <w:pPrChange w:id="752" w:author="Автор">
          <w:pPr>
            <w:pStyle w:val="afff1"/>
            <w:numPr>
              <w:numId w:val="2"/>
            </w:numPr>
            <w:tabs>
              <w:tab w:val="num" w:pos="0"/>
            </w:tabs>
            <w:suppressAutoHyphens/>
            <w:ind w:left="1429" w:hanging="360"/>
          </w:pPr>
        </w:pPrChange>
      </w:pPr>
      <w:ins w:id="753" w:author="Автор">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ins>
    </w:p>
    <w:p w14:paraId="41A09C9A" w14:textId="13349E11" w:rsidR="0095661E" w:rsidRDefault="0095661E" w:rsidP="0095661E">
      <w:pPr>
        <w:pStyle w:val="afff1"/>
        <w:numPr>
          <w:ilvl w:val="0"/>
          <w:numId w:val="2"/>
        </w:numPr>
        <w:suppressAutoHyphens/>
        <w:autoSpaceDE/>
        <w:autoSpaceDN/>
        <w:adjustRightInd/>
        <w:spacing w:before="0" w:after="0"/>
        <w:ind w:left="0" w:firstLine="851"/>
        <w:rPr>
          <w:ins w:id="754" w:author="Автор"/>
        </w:rPr>
        <w:pPrChange w:id="755" w:author="Автор">
          <w:pPr>
            <w:pStyle w:val="afff1"/>
            <w:numPr>
              <w:numId w:val="2"/>
            </w:numPr>
            <w:tabs>
              <w:tab w:val="num" w:pos="0"/>
            </w:tabs>
            <w:suppressAutoHyphens/>
            <w:autoSpaceDE/>
            <w:autoSpaceDN/>
            <w:adjustRightInd/>
            <w:spacing w:before="0" w:after="0"/>
            <w:ind w:left="1429" w:hanging="360"/>
          </w:pPr>
        </w:pPrChange>
      </w:pPr>
      <w:ins w:id="756" w:author="Автор">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ins>
    </w:p>
    <w:p w14:paraId="3BABC8B4" w14:textId="2E79F9A0" w:rsidR="0095661E" w:rsidRDefault="00AC79BE" w:rsidP="0095661E">
      <w:pPr>
        <w:pStyle w:val="afff1"/>
        <w:numPr>
          <w:ilvl w:val="0"/>
          <w:numId w:val="2"/>
        </w:numPr>
        <w:suppressAutoHyphens/>
        <w:ind w:left="0" w:firstLine="851"/>
        <w:rPr>
          <w:ins w:id="757" w:author="Автор"/>
        </w:rPr>
        <w:pPrChange w:id="758" w:author="Автор">
          <w:pPr>
            <w:pStyle w:val="afff1"/>
            <w:numPr>
              <w:numId w:val="2"/>
            </w:numPr>
            <w:tabs>
              <w:tab w:val="num" w:pos="0"/>
            </w:tabs>
            <w:suppressAutoHyphens/>
            <w:ind w:left="1429" w:hanging="360"/>
          </w:pPr>
        </w:pPrChange>
      </w:pPr>
      <w:ins w:id="759" w:author="Автор">
        <w:r>
          <w:t>Библиотека</w:t>
        </w:r>
        <w:r>
          <w:t xml:space="preserve"> асинхронных запросов </w:t>
        </w:r>
        <w:proofErr w:type="spellStart"/>
        <w:r w:rsidR="0095661E">
          <w:t>Axios</w:t>
        </w:r>
        <w:proofErr w:type="spellEnd"/>
        <w:r w:rsidR="0095661E">
          <w:t xml:space="preserve"> [Электронный ресурс], URL: https://axios-http.com/ (дата обращения 14.05.2024).</w:t>
        </w:r>
      </w:ins>
    </w:p>
    <w:p w14:paraId="483F698C" w14:textId="3A71576A" w:rsidR="0095661E" w:rsidRDefault="00AC79BE" w:rsidP="0095661E">
      <w:pPr>
        <w:pStyle w:val="afff1"/>
        <w:numPr>
          <w:ilvl w:val="0"/>
          <w:numId w:val="2"/>
        </w:numPr>
        <w:suppressAutoHyphens/>
        <w:ind w:left="0" w:firstLine="851"/>
        <w:rPr>
          <w:ins w:id="760" w:author="Автор"/>
        </w:rPr>
        <w:pPrChange w:id="761" w:author="Автор">
          <w:pPr>
            <w:pStyle w:val="afff1"/>
            <w:numPr>
              <w:numId w:val="2"/>
            </w:numPr>
            <w:tabs>
              <w:tab w:val="num" w:pos="0"/>
            </w:tabs>
            <w:suppressAutoHyphens/>
            <w:ind w:left="1429" w:hanging="360"/>
          </w:pPr>
        </w:pPrChange>
      </w:pPr>
      <w:ins w:id="762" w:author="Автор">
        <w:r>
          <w:t>Библиотека</w:t>
        </w:r>
        <w:r>
          <w:t xml:space="preserve">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ins>
    </w:p>
    <w:p w14:paraId="43C0F6A0" w14:textId="77777777" w:rsidR="0095661E" w:rsidRDefault="0095661E" w:rsidP="0095661E">
      <w:pPr>
        <w:pStyle w:val="afff1"/>
        <w:numPr>
          <w:ilvl w:val="0"/>
          <w:numId w:val="2"/>
        </w:numPr>
        <w:suppressAutoHyphens/>
        <w:ind w:left="0" w:firstLine="851"/>
        <w:rPr>
          <w:ins w:id="763" w:author="Автор"/>
        </w:rPr>
        <w:pPrChange w:id="764" w:author="Автор">
          <w:pPr>
            <w:pStyle w:val="afff1"/>
            <w:numPr>
              <w:numId w:val="2"/>
            </w:numPr>
            <w:tabs>
              <w:tab w:val="num" w:pos="0"/>
            </w:tabs>
            <w:suppressAutoHyphens/>
            <w:ind w:left="1429" w:hanging="360"/>
          </w:pPr>
        </w:pPrChange>
      </w:pPr>
      <w:ins w:id="765" w:author="Автор">
        <w:r>
          <w:t>Событие хранилища [Электронный ресурс], URL: https://developer.mozilla.org/en-US/docs/Web/API/Window/storage_event (дата обращения 14.05.2024).</w:t>
        </w:r>
      </w:ins>
    </w:p>
    <w:p w14:paraId="5CC23F00" w14:textId="708BDCAB" w:rsidR="0095661E" w:rsidRDefault="00AC79BE" w:rsidP="0095661E">
      <w:pPr>
        <w:pStyle w:val="afff1"/>
        <w:numPr>
          <w:ilvl w:val="0"/>
          <w:numId w:val="2"/>
        </w:numPr>
        <w:suppressAutoHyphens/>
        <w:ind w:left="0" w:firstLine="851"/>
        <w:rPr>
          <w:ins w:id="766" w:author="Автор"/>
        </w:rPr>
        <w:pPrChange w:id="767" w:author="Автор">
          <w:pPr>
            <w:pStyle w:val="afff1"/>
            <w:numPr>
              <w:numId w:val="2"/>
            </w:numPr>
            <w:tabs>
              <w:tab w:val="num" w:pos="0"/>
            </w:tabs>
            <w:suppressAutoHyphens/>
            <w:ind w:left="1429" w:hanging="360"/>
          </w:pPr>
        </w:pPrChange>
      </w:pPr>
      <w:ins w:id="768" w:author="Автор">
        <w:r>
          <w:t xml:space="preserve">Загрузчик данных </w:t>
        </w:r>
        <w:del w:id="769" w:author="Автор">
          <w:r w:rsidR="0095661E" w:rsidDel="00AC79BE">
            <w:delText>R</w:delText>
          </w:r>
        </w:del>
        <w:r>
          <w:rPr>
            <w:lang w:val="en-US"/>
          </w:rPr>
          <w:t>r</w:t>
        </w:r>
        <w:proofErr w:type="spellStart"/>
        <w:r w:rsidR="0095661E">
          <w:t>eact</w:t>
        </w:r>
        <w:proofErr w:type="spellEnd"/>
        <w:r w:rsidRPr="00AC79BE">
          <w:rPr>
            <w:rPrChange w:id="770" w:author="Автор">
              <w:rPr>
                <w:lang w:val="en-US"/>
              </w:rPr>
            </w:rPrChange>
          </w:rPr>
          <w:t>-</w:t>
        </w:r>
        <w:del w:id="771" w:author="Автор">
          <w:r w:rsidR="0095661E" w:rsidDel="00AC79BE">
            <w:delText xml:space="preserve"> R</w:delText>
          </w:r>
        </w:del>
        <w:r>
          <w:rPr>
            <w:lang w:val="en-US"/>
          </w:rPr>
          <w:t>r</w:t>
        </w:r>
        <w:proofErr w:type="spellStart"/>
        <w:r w:rsidR="0095661E">
          <w:t>outer</w:t>
        </w:r>
        <w:proofErr w:type="spellEnd"/>
        <w:r w:rsidRPr="00AC79BE">
          <w:rPr>
            <w:rPrChange w:id="772" w:author="Автор">
              <w:rPr>
                <w:lang w:val="en-US"/>
              </w:rPr>
            </w:rPrChange>
          </w:rPr>
          <w:t xml:space="preserve">: </w:t>
        </w:r>
        <w:del w:id="773" w:author="Автор">
          <w:r w:rsidR="0095661E" w:rsidDel="00AC79BE">
            <w:delText xml:space="preserve"> L</w:delText>
          </w:r>
        </w:del>
        <w:r>
          <w:rPr>
            <w:lang w:val="en-US"/>
          </w:rPr>
          <w:t>l</w:t>
        </w:r>
        <w:proofErr w:type="spellStart"/>
        <w:r w:rsidR="0095661E">
          <w:t>oader</w:t>
        </w:r>
        <w:proofErr w:type="spellEnd"/>
        <w:r w:rsidR="0095661E">
          <w:t xml:space="preserve"> [Электронный ресурс], URL: https://reactrouter.com/en/main/route/loader (дата обращения 14.05.2024).</w:t>
        </w:r>
      </w:ins>
    </w:p>
    <w:p w14:paraId="22F7CBE7" w14:textId="380E634E" w:rsidR="0095661E" w:rsidRDefault="00AC79BE" w:rsidP="0095661E">
      <w:pPr>
        <w:pStyle w:val="afff1"/>
        <w:numPr>
          <w:ilvl w:val="0"/>
          <w:numId w:val="2"/>
        </w:numPr>
        <w:suppressAutoHyphens/>
        <w:ind w:left="0" w:firstLine="851"/>
        <w:rPr>
          <w:ins w:id="774" w:author="Автор"/>
        </w:rPr>
        <w:pPrChange w:id="775" w:author="Автор">
          <w:pPr>
            <w:pStyle w:val="afff1"/>
            <w:numPr>
              <w:numId w:val="2"/>
            </w:numPr>
            <w:tabs>
              <w:tab w:val="num" w:pos="0"/>
            </w:tabs>
            <w:suppressAutoHyphens/>
            <w:ind w:left="1429" w:hanging="360"/>
          </w:pPr>
        </w:pPrChange>
      </w:pPr>
      <w:ins w:id="776" w:author="Автор">
        <w:r>
          <w:t>Библиотека</w:t>
        </w:r>
        <w:r w:rsidRPr="00AC79BE">
          <w:rPr>
            <w:rPrChange w:id="777" w:author="Автор">
              <w:rPr>
                <w:lang w:val="en-US"/>
              </w:rPr>
            </w:rPrChange>
          </w:rPr>
          <w:t xml:space="preserve"> </w:t>
        </w:r>
        <w:r>
          <w:t xml:space="preserve">управления асинхронным состоянием </w:t>
        </w:r>
        <w:proofErr w:type="spellStart"/>
        <w:r>
          <w:rPr>
            <w:lang w:val="en-US"/>
          </w:rPr>
          <w:t>TanStack</w:t>
        </w:r>
        <w:proofErr w:type="spellEnd"/>
        <w:r w:rsidRPr="00AC79BE">
          <w:rPr>
            <w:rPrChange w:id="778" w:author="Автор">
              <w:rPr>
                <w:lang w:val="en-US"/>
              </w:rPr>
            </w:rPrChange>
          </w:rPr>
          <w:t>-</w:t>
        </w:r>
        <w:proofErr w:type="spellStart"/>
        <w:r w:rsidR="0095661E">
          <w:t>Query</w:t>
        </w:r>
        <w:proofErr w:type="spellEnd"/>
        <w:r w:rsidR="0095661E">
          <w:t xml:space="preserve"> [Электронный ресурс], URL: https://tanstack.com/query/v3 (дата обращения 14.05.2024).</w:t>
        </w:r>
      </w:ins>
    </w:p>
    <w:p w14:paraId="17561BC9" w14:textId="1CF171BB" w:rsidR="0095661E" w:rsidRDefault="00AC79BE" w:rsidP="0095661E">
      <w:pPr>
        <w:pStyle w:val="afff1"/>
        <w:numPr>
          <w:ilvl w:val="0"/>
          <w:numId w:val="2"/>
        </w:numPr>
        <w:suppressAutoHyphens/>
        <w:ind w:left="0" w:firstLine="851"/>
        <w:rPr>
          <w:ins w:id="779" w:author="Автор"/>
        </w:rPr>
        <w:pPrChange w:id="780" w:author="Автор">
          <w:pPr>
            <w:pStyle w:val="afff1"/>
            <w:numPr>
              <w:numId w:val="2"/>
            </w:numPr>
            <w:tabs>
              <w:tab w:val="num" w:pos="0"/>
            </w:tabs>
            <w:suppressAutoHyphens/>
            <w:ind w:left="1429" w:hanging="360"/>
          </w:pPr>
        </w:pPrChange>
      </w:pPr>
      <w:ins w:id="781" w:author="Автор">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ins>
    </w:p>
    <w:p w14:paraId="5D74B0B4" w14:textId="3EF1A129" w:rsidR="0095661E" w:rsidRDefault="00AC79BE" w:rsidP="0095661E">
      <w:pPr>
        <w:pStyle w:val="afff1"/>
        <w:numPr>
          <w:ilvl w:val="0"/>
          <w:numId w:val="2"/>
        </w:numPr>
        <w:suppressAutoHyphens/>
        <w:ind w:left="0" w:firstLine="851"/>
        <w:rPr>
          <w:ins w:id="782" w:author="Автор"/>
        </w:rPr>
        <w:pPrChange w:id="783" w:author="Автор">
          <w:pPr>
            <w:pStyle w:val="afff1"/>
            <w:numPr>
              <w:numId w:val="2"/>
            </w:numPr>
            <w:tabs>
              <w:tab w:val="num" w:pos="0"/>
            </w:tabs>
            <w:suppressAutoHyphens/>
            <w:ind w:left="1429" w:hanging="360"/>
          </w:pPr>
        </w:pPrChange>
      </w:pPr>
      <w:ins w:id="784" w:author="Автор">
        <w:r>
          <w:t>Библиотека</w:t>
        </w:r>
        <w:r>
          <w:t xml:space="preserve">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ins>
    </w:p>
    <w:p w14:paraId="60ABDC8E" w14:textId="18A17544" w:rsidR="0095661E" w:rsidRDefault="00AC79BE" w:rsidP="0095661E">
      <w:pPr>
        <w:pStyle w:val="afff1"/>
        <w:numPr>
          <w:ilvl w:val="0"/>
          <w:numId w:val="2"/>
        </w:numPr>
        <w:suppressAutoHyphens/>
        <w:ind w:left="0" w:firstLine="851"/>
        <w:rPr>
          <w:ins w:id="785" w:author="Автор"/>
        </w:rPr>
        <w:pPrChange w:id="786" w:author="Автор">
          <w:pPr>
            <w:pStyle w:val="afff1"/>
            <w:numPr>
              <w:numId w:val="2"/>
            </w:numPr>
            <w:tabs>
              <w:tab w:val="num" w:pos="0"/>
            </w:tabs>
            <w:suppressAutoHyphens/>
            <w:ind w:left="1429" w:hanging="360"/>
          </w:pPr>
        </w:pPrChange>
      </w:pPr>
      <w:ins w:id="787" w:author="Автор">
        <w:r>
          <w:t xml:space="preserve">Текстовый редактор </w:t>
        </w:r>
        <w:r w:rsidR="0095661E">
          <w:t>Visual Studio Code [Электронный ресурс], URL: https://code.visualstudio.com/ (дата обращения 14.05.2024).</w:t>
        </w:r>
      </w:ins>
    </w:p>
    <w:p w14:paraId="3C391465" w14:textId="67E9B6DC" w:rsidR="0095661E" w:rsidRDefault="00AC79BE" w:rsidP="0095661E">
      <w:pPr>
        <w:pStyle w:val="afff1"/>
        <w:numPr>
          <w:ilvl w:val="0"/>
          <w:numId w:val="2"/>
        </w:numPr>
        <w:suppressAutoHyphens/>
        <w:ind w:left="0" w:firstLine="851"/>
        <w:rPr>
          <w:ins w:id="788" w:author="Автор"/>
        </w:rPr>
        <w:pPrChange w:id="789" w:author="Автор">
          <w:pPr>
            <w:pStyle w:val="afff1"/>
            <w:numPr>
              <w:numId w:val="2"/>
            </w:numPr>
            <w:tabs>
              <w:tab w:val="num" w:pos="0"/>
            </w:tabs>
            <w:suppressAutoHyphens/>
            <w:ind w:left="1429" w:hanging="360"/>
          </w:pPr>
        </w:pPrChange>
      </w:pPr>
      <w:ins w:id="790" w:author="Автор">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ins>
    </w:p>
    <w:p w14:paraId="74D0343D" w14:textId="2BF3E56C" w:rsidR="0095661E" w:rsidRDefault="00AC79BE" w:rsidP="0095661E">
      <w:pPr>
        <w:pStyle w:val="afff1"/>
        <w:numPr>
          <w:ilvl w:val="0"/>
          <w:numId w:val="2"/>
        </w:numPr>
        <w:suppressAutoHyphens/>
        <w:ind w:left="0" w:firstLine="851"/>
        <w:rPr>
          <w:ins w:id="791" w:author="Автор"/>
        </w:rPr>
        <w:pPrChange w:id="792" w:author="Автор">
          <w:pPr>
            <w:pStyle w:val="afff1"/>
            <w:numPr>
              <w:numId w:val="2"/>
            </w:numPr>
            <w:tabs>
              <w:tab w:val="num" w:pos="0"/>
            </w:tabs>
            <w:suppressAutoHyphens/>
            <w:ind w:left="1429" w:hanging="360"/>
          </w:pPr>
        </w:pPrChange>
      </w:pPr>
      <w:ins w:id="793" w:author="Автор">
        <w:r>
          <w:t>Библиотека</w:t>
        </w:r>
        <w:r>
          <w:t xml:space="preserve"> совместного состояния </w:t>
        </w:r>
        <w:proofErr w:type="spellStart"/>
        <w:r w:rsidR="0095661E">
          <w:t>Yjs</w:t>
        </w:r>
        <w:proofErr w:type="spellEnd"/>
        <w:r w:rsidR="0095661E">
          <w:t xml:space="preserve"> [Электронный ресурс], URL: https://yjs.dev/ (дата обращения 14.05.2024).</w:t>
        </w:r>
      </w:ins>
    </w:p>
    <w:p w14:paraId="72710849" w14:textId="7234A1A6" w:rsidR="0095661E" w:rsidRDefault="00AC79BE" w:rsidP="0095661E">
      <w:pPr>
        <w:pStyle w:val="afff1"/>
        <w:numPr>
          <w:ilvl w:val="0"/>
          <w:numId w:val="2"/>
        </w:numPr>
        <w:suppressAutoHyphens/>
        <w:ind w:left="0" w:firstLine="851"/>
        <w:rPr>
          <w:ins w:id="794" w:author="Автор"/>
        </w:rPr>
        <w:pPrChange w:id="795" w:author="Автор">
          <w:pPr>
            <w:pStyle w:val="afff1"/>
            <w:numPr>
              <w:numId w:val="2"/>
            </w:numPr>
            <w:tabs>
              <w:tab w:val="num" w:pos="0"/>
            </w:tabs>
            <w:suppressAutoHyphens/>
            <w:ind w:left="1429" w:hanging="360"/>
          </w:pPr>
        </w:pPrChange>
      </w:pPr>
      <w:ins w:id="796" w:author="Автор">
        <w:r>
          <w:t xml:space="preserve">Структуры данных </w:t>
        </w:r>
        <w:r w:rsidR="0095661E">
          <w:t>CRDT [Электронный ресурс], URL: https://neerc.ifmo.ru/wiki/index.php?title=CRDT (дата обращения 14.05.2024).</w:t>
        </w:r>
      </w:ins>
    </w:p>
    <w:p w14:paraId="7557C9BC" w14:textId="722F8892" w:rsidR="0095661E" w:rsidRDefault="00AC79BE" w:rsidP="0095661E">
      <w:pPr>
        <w:pStyle w:val="afff1"/>
        <w:numPr>
          <w:ilvl w:val="0"/>
          <w:numId w:val="2"/>
        </w:numPr>
        <w:suppressAutoHyphens/>
        <w:ind w:left="0" w:firstLine="851"/>
        <w:rPr>
          <w:ins w:id="797" w:author="Автор"/>
        </w:rPr>
        <w:pPrChange w:id="798" w:author="Автор">
          <w:pPr>
            <w:pStyle w:val="afff1"/>
            <w:numPr>
              <w:numId w:val="2"/>
            </w:numPr>
            <w:tabs>
              <w:tab w:val="num" w:pos="0"/>
            </w:tabs>
            <w:suppressAutoHyphens/>
            <w:ind w:left="1429" w:hanging="360"/>
          </w:pPr>
        </w:pPrChange>
      </w:pPr>
      <w:ins w:id="799" w:author="Автор">
        <w:r>
          <w:t>Библиотека</w:t>
        </w:r>
        <w:r>
          <w:t xml:space="preserve">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ins>
    </w:p>
    <w:p w14:paraId="43E31CD2" w14:textId="517F7478" w:rsidR="0095661E" w:rsidRDefault="000E2623" w:rsidP="0095661E">
      <w:pPr>
        <w:pStyle w:val="afff1"/>
        <w:numPr>
          <w:ilvl w:val="0"/>
          <w:numId w:val="2"/>
        </w:numPr>
        <w:suppressAutoHyphens/>
        <w:ind w:left="0" w:firstLine="851"/>
        <w:rPr>
          <w:ins w:id="800" w:author="Автор"/>
        </w:rPr>
        <w:pPrChange w:id="801" w:author="Автор">
          <w:pPr>
            <w:pStyle w:val="afff1"/>
            <w:numPr>
              <w:numId w:val="2"/>
            </w:numPr>
            <w:tabs>
              <w:tab w:val="num" w:pos="0"/>
            </w:tabs>
            <w:suppressAutoHyphens/>
            <w:ind w:left="1429" w:hanging="360"/>
          </w:pPr>
        </w:pPrChange>
      </w:pPr>
      <w:ins w:id="802" w:author="Автор">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ins>
    </w:p>
    <w:p w14:paraId="1B34075A" w14:textId="4E57B17C" w:rsidR="0071474A" w:rsidRPr="0071474A" w:rsidDel="0095661E" w:rsidRDefault="000E2623" w:rsidP="0095661E">
      <w:pPr>
        <w:pStyle w:val="afff1"/>
        <w:numPr>
          <w:ilvl w:val="0"/>
          <w:numId w:val="2"/>
        </w:numPr>
        <w:suppressAutoHyphens/>
        <w:autoSpaceDE/>
        <w:autoSpaceDN/>
        <w:adjustRightInd/>
        <w:spacing w:before="0" w:after="0"/>
        <w:ind w:left="0" w:firstLine="851"/>
        <w:rPr>
          <w:del w:id="803" w:author="Автор"/>
        </w:rPr>
        <w:pPrChange w:id="804" w:author="Автор">
          <w:pPr>
            <w:pStyle w:val="afff1"/>
            <w:numPr>
              <w:numId w:val="2"/>
            </w:numPr>
            <w:tabs>
              <w:tab w:val="num" w:pos="0"/>
            </w:tabs>
            <w:suppressAutoHyphens/>
            <w:autoSpaceDE/>
            <w:autoSpaceDN/>
            <w:adjustRightInd/>
            <w:spacing w:before="0" w:after="0"/>
            <w:ind w:firstLine="851"/>
          </w:pPr>
        </w:pPrChange>
      </w:pPr>
      <w:ins w:id="805" w:author="Автор">
        <w:r>
          <w:t>Библиотека</w:t>
        </w:r>
        <w:r>
          <w:t xml:space="preserve">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ins>
      <w:del w:id="806" w:author="Автор">
        <w:r w:rsidR="0071474A" w:rsidRPr="0071474A" w:rsidDel="0095661E">
          <w:delText>Markdown Язык разметки текста [Электронный ресурс], URL: https://ru.wikipedia.org/wiki/Markdown (дата обращения 14.05.2024).</w:delText>
        </w:r>
      </w:del>
    </w:p>
    <w:p w14:paraId="1203AB21" w14:textId="07BDEC3C" w:rsidR="003314EE" w:rsidRPr="0071474A" w:rsidRDefault="003314EE" w:rsidP="0095661E">
      <w:pPr>
        <w:pStyle w:val="afff1"/>
        <w:numPr>
          <w:ilvl w:val="0"/>
          <w:numId w:val="2"/>
        </w:numPr>
        <w:suppressAutoHyphens/>
        <w:autoSpaceDE/>
        <w:autoSpaceDN/>
        <w:adjustRightInd/>
        <w:spacing w:before="0" w:after="0"/>
        <w:ind w:left="0" w:firstLine="851"/>
        <w:pPrChange w:id="807" w:author="Автор">
          <w:pPr>
            <w:jc w:val="left"/>
          </w:pPr>
        </w:pPrChange>
      </w:pPr>
    </w:p>
    <w:p w14:paraId="6C737B14" w14:textId="77777777" w:rsidR="000E62F1" w:rsidRDefault="000E62F1" w:rsidP="000E62F1">
      <w:pPr>
        <w:pStyle w:val="aff2"/>
      </w:pPr>
      <w:bookmarkStart w:id="808" w:name="_Toc167623525"/>
      <w:r>
        <w:lastRenderedPageBreak/>
        <w:t>Приложение А Техническое задание</w:t>
      </w:r>
      <w:bookmarkEnd w:id="808"/>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77777777" w:rsidR="000E62F1" w:rsidRDefault="000E62F1" w:rsidP="002935FA">
      <w:pPr>
        <w:pStyle w:val="2"/>
        <w:rPr>
          <w:color w:val="auto"/>
        </w:rPr>
      </w:pPr>
      <w:bookmarkStart w:id="809" w:name="_Toc188761991"/>
      <w:bookmarkStart w:id="810" w:name="_Toc188608391"/>
      <w:bookmarkStart w:id="811" w:name="_Toc186306366"/>
      <w:bookmarkStart w:id="812" w:name="_Toc184998513"/>
      <w:bookmarkStart w:id="813" w:name="_Toc184991077"/>
      <w:bookmarkStart w:id="814" w:name="_Toc166412943"/>
      <w:bookmarkStart w:id="815" w:name="_Toc166914886"/>
      <w:bookmarkStart w:id="816" w:name="_Toc167623526"/>
      <w:r>
        <w:t>А.1. Общие сведения</w:t>
      </w:r>
      <w:bookmarkEnd w:id="809"/>
      <w:bookmarkEnd w:id="810"/>
      <w:bookmarkEnd w:id="811"/>
      <w:bookmarkEnd w:id="812"/>
      <w:bookmarkEnd w:id="813"/>
      <w:bookmarkEnd w:id="814"/>
      <w:bookmarkEnd w:id="815"/>
      <w:bookmarkEnd w:id="816"/>
    </w:p>
    <w:p w14:paraId="3D03658A" w14:textId="0D9490A1" w:rsidR="000E62F1" w:rsidRDefault="000E62F1" w:rsidP="002935FA">
      <w:pPr>
        <w:pStyle w:val="3"/>
      </w:pPr>
      <w:bookmarkStart w:id="817" w:name="_Toc188761992"/>
      <w:bookmarkStart w:id="818" w:name="_Toc188608392"/>
      <w:bookmarkStart w:id="819" w:name="_Toc186306367"/>
      <w:bookmarkStart w:id="820" w:name="_Toc184998514"/>
      <w:bookmarkStart w:id="821" w:name="_Toc184991078"/>
      <w:bookmarkStart w:id="822" w:name="_Toc166412944"/>
      <w:bookmarkStart w:id="823" w:name="_Toc166914887"/>
      <w:bookmarkStart w:id="824" w:name="_Toc167623527"/>
      <w:r>
        <w:t xml:space="preserve">А.1.1 </w:t>
      </w:r>
      <w:bookmarkEnd w:id="817"/>
      <w:bookmarkEnd w:id="818"/>
      <w:bookmarkEnd w:id="819"/>
      <w:bookmarkEnd w:id="820"/>
      <w:bookmarkEnd w:id="821"/>
      <w:r w:rsidR="009B3735">
        <w:t>Имя сайта</w:t>
      </w:r>
      <w:bookmarkEnd w:id="822"/>
      <w:bookmarkEnd w:id="823"/>
      <w:bookmarkEnd w:id="824"/>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825" w:name="_Toc188761993"/>
      <w:bookmarkStart w:id="826" w:name="_Toc188608393"/>
      <w:bookmarkStart w:id="827" w:name="_Toc186306368"/>
      <w:bookmarkStart w:id="828" w:name="_Toc184998515"/>
      <w:bookmarkStart w:id="829" w:name="_Toc184991079"/>
      <w:bookmarkStart w:id="830" w:name="_Toc166412945"/>
      <w:bookmarkStart w:id="831" w:name="_Toc166914888"/>
      <w:bookmarkStart w:id="832" w:name="_Toc167623528"/>
      <w:r>
        <w:t xml:space="preserve">А.1.2 </w:t>
      </w:r>
      <w:bookmarkEnd w:id="825"/>
      <w:bookmarkEnd w:id="826"/>
      <w:bookmarkEnd w:id="827"/>
      <w:bookmarkEnd w:id="828"/>
      <w:bookmarkEnd w:id="829"/>
      <w:r w:rsidR="009B3735">
        <w:t>Полное наименование системы</w:t>
      </w:r>
      <w:bookmarkEnd w:id="830"/>
      <w:bookmarkEnd w:id="831"/>
      <w:bookmarkEnd w:id="832"/>
    </w:p>
    <w:p w14:paraId="3D40324A" w14:textId="4713A59E" w:rsidR="000E62F1" w:rsidRDefault="00742EC2" w:rsidP="000E62F1">
      <w:bookmarkStart w:id="833" w:name="_Toc188761994"/>
      <w:bookmarkStart w:id="834" w:name="_Toc188608394"/>
      <w:bookmarkStart w:id="835" w:name="_Toc186306369"/>
      <w:bookmarkStart w:id="836" w:name="_Toc184998516"/>
      <w:bookmarkStart w:id="837"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838" w:name="_Toc188761995"/>
      <w:bookmarkStart w:id="839" w:name="_Toc188608395"/>
      <w:bookmarkStart w:id="840" w:name="_Toc186306370"/>
      <w:bookmarkStart w:id="841" w:name="_Toc184998517"/>
      <w:bookmarkStart w:id="842" w:name="_Toc184991081"/>
      <w:bookmarkStart w:id="843" w:name="_Toc166412946"/>
      <w:bookmarkStart w:id="844" w:name="_Toc166914889"/>
      <w:bookmarkStart w:id="845" w:name="_Toc167623529"/>
      <w:bookmarkStart w:id="846" w:name="_Toc48928712"/>
      <w:bookmarkStart w:id="847" w:name="_Toc43860365"/>
      <w:bookmarkStart w:id="848" w:name="_Toc43771930"/>
      <w:bookmarkStart w:id="849" w:name="_Toc43094095"/>
      <w:bookmarkStart w:id="850" w:name="_Toc43051117"/>
      <w:bookmarkStart w:id="851" w:name="_Toc43050046"/>
      <w:bookmarkEnd w:id="833"/>
      <w:bookmarkEnd w:id="834"/>
      <w:bookmarkEnd w:id="835"/>
      <w:bookmarkEnd w:id="836"/>
      <w:bookmarkEnd w:id="837"/>
      <w:r>
        <w:t>А.1.3 Перечень документов, на основании которых создается система</w:t>
      </w:r>
      <w:bookmarkEnd w:id="838"/>
      <w:bookmarkEnd w:id="839"/>
      <w:bookmarkEnd w:id="840"/>
      <w:bookmarkEnd w:id="841"/>
      <w:bookmarkEnd w:id="842"/>
      <w:bookmarkEnd w:id="843"/>
      <w:bookmarkEnd w:id="844"/>
      <w:bookmarkEnd w:id="845"/>
    </w:p>
    <w:p w14:paraId="4B0E19E7" w14:textId="2A7AD3B6"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del w:id="852" w:author="Автор">
        <w:r w:rsidDel="00766D1E">
          <w:delText>-</w:delText>
        </w:r>
      </w:del>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853" w:name="_Toc188761997"/>
      <w:bookmarkStart w:id="854" w:name="_Toc188608397"/>
      <w:bookmarkStart w:id="855" w:name="_Toc186306372"/>
      <w:bookmarkStart w:id="856" w:name="_Toc184998519"/>
      <w:bookmarkStart w:id="857" w:name="_Toc184991083"/>
      <w:bookmarkStart w:id="858" w:name="_Toc166412947"/>
      <w:bookmarkStart w:id="859" w:name="_Toc166914890"/>
      <w:bookmarkStart w:id="860" w:name="_Toc167623530"/>
      <w:bookmarkEnd w:id="846"/>
      <w:bookmarkEnd w:id="847"/>
      <w:bookmarkEnd w:id="848"/>
      <w:bookmarkEnd w:id="849"/>
      <w:bookmarkEnd w:id="850"/>
      <w:bookmarkEnd w:id="851"/>
      <w:r>
        <w:lastRenderedPageBreak/>
        <w:t>А.1.4 Порядок оформления и предъявления заказчику результатов работ по созданию системы</w:t>
      </w:r>
      <w:bookmarkEnd w:id="853"/>
      <w:bookmarkEnd w:id="854"/>
      <w:bookmarkEnd w:id="855"/>
      <w:bookmarkEnd w:id="856"/>
      <w:bookmarkEnd w:id="857"/>
      <w:bookmarkEnd w:id="858"/>
      <w:bookmarkEnd w:id="859"/>
      <w:bookmarkEnd w:id="860"/>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861" w:name="_Toc188761998"/>
      <w:bookmarkStart w:id="862" w:name="_Toc188608398"/>
      <w:bookmarkStart w:id="863" w:name="_Toc186306373"/>
      <w:bookmarkStart w:id="864" w:name="_Toc184998520"/>
      <w:bookmarkStart w:id="865" w:name="_Toc184991084"/>
      <w:bookmarkStart w:id="866" w:name="_Toc166412948"/>
      <w:bookmarkStart w:id="867" w:name="_Toc166914891"/>
      <w:bookmarkStart w:id="868" w:name="_Toc167623531"/>
      <w:r>
        <w:t>А.1.5 Перечень нормативно–технических документов, методических материалов, использованных при разработке ТЗ</w:t>
      </w:r>
      <w:bookmarkEnd w:id="861"/>
      <w:bookmarkEnd w:id="862"/>
      <w:bookmarkEnd w:id="863"/>
      <w:bookmarkEnd w:id="864"/>
      <w:bookmarkEnd w:id="865"/>
      <w:bookmarkEnd w:id="866"/>
      <w:bookmarkEnd w:id="867"/>
      <w:bookmarkEnd w:id="868"/>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869" w:name="_Toc188761999"/>
      <w:bookmarkStart w:id="870" w:name="_Toc188608399"/>
      <w:bookmarkStart w:id="871" w:name="_Toc186306374"/>
      <w:bookmarkStart w:id="872" w:name="_Toc184998522"/>
      <w:bookmarkStart w:id="873" w:name="_Toc184991086"/>
      <w:bookmarkStart w:id="874" w:name="_Toc87949480"/>
      <w:bookmarkStart w:id="875" w:name="_Toc166412949"/>
      <w:bookmarkStart w:id="876" w:name="_Toc166914892"/>
      <w:bookmarkStart w:id="877" w:name="_Toc167623532"/>
      <w:r>
        <w:t xml:space="preserve">А.2 </w:t>
      </w:r>
      <w:bookmarkEnd w:id="869"/>
      <w:bookmarkEnd w:id="870"/>
      <w:bookmarkEnd w:id="871"/>
      <w:bookmarkEnd w:id="872"/>
      <w:bookmarkEnd w:id="873"/>
      <w:bookmarkEnd w:id="874"/>
      <w:r>
        <w:t>На</w:t>
      </w:r>
      <w:r w:rsidR="009B3735">
        <w:t>значение информационной системы</w:t>
      </w:r>
      <w:bookmarkEnd w:id="875"/>
      <w:bookmarkEnd w:id="876"/>
      <w:bookmarkEnd w:id="877"/>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77777777" w:rsidR="000E62F1" w:rsidRDefault="000E62F1" w:rsidP="002935FA">
      <w:pPr>
        <w:pStyle w:val="2"/>
      </w:pPr>
      <w:bookmarkStart w:id="878" w:name="_Toc188762002"/>
      <w:bookmarkStart w:id="879" w:name="_Toc188608402"/>
      <w:bookmarkStart w:id="880" w:name="_Toc186306377"/>
      <w:bookmarkStart w:id="881" w:name="_Toc184998526"/>
      <w:bookmarkStart w:id="882" w:name="_Toc184991090"/>
      <w:bookmarkStart w:id="883" w:name="_Toc166412950"/>
      <w:bookmarkStart w:id="884" w:name="_Toc166914893"/>
      <w:bookmarkStart w:id="885" w:name="_Toc167623533"/>
      <w:r>
        <w:lastRenderedPageBreak/>
        <w:t>А.3</w:t>
      </w:r>
      <w:r>
        <w:rPr>
          <w:rFonts w:eastAsiaTheme="minorEastAsia"/>
        </w:rPr>
        <w:t xml:space="preserve">.Требования к </w:t>
      </w:r>
      <w:bookmarkEnd w:id="878"/>
      <w:bookmarkEnd w:id="879"/>
      <w:bookmarkEnd w:id="880"/>
      <w:bookmarkEnd w:id="881"/>
      <w:bookmarkEnd w:id="882"/>
      <w:r>
        <w:rPr>
          <w:rFonts w:eastAsiaTheme="minorEastAsia"/>
        </w:rPr>
        <w:t>информационной системе</w:t>
      </w:r>
      <w:bookmarkEnd w:id="883"/>
      <w:bookmarkEnd w:id="884"/>
      <w:bookmarkEnd w:id="885"/>
    </w:p>
    <w:p w14:paraId="1F2B14D6" w14:textId="77777777" w:rsidR="000E62F1" w:rsidRDefault="000E62F1" w:rsidP="002935FA">
      <w:pPr>
        <w:pStyle w:val="3"/>
      </w:pPr>
      <w:bookmarkStart w:id="886" w:name="_Toc184991091"/>
      <w:bookmarkStart w:id="887" w:name="_Toc188762003"/>
      <w:bookmarkStart w:id="888" w:name="_Toc188608403"/>
      <w:bookmarkStart w:id="889" w:name="_Toc186306378"/>
      <w:bookmarkStart w:id="890" w:name="_Toc184998527"/>
      <w:bookmarkStart w:id="891" w:name="_Toc166412951"/>
      <w:bookmarkStart w:id="892" w:name="_Toc166914894"/>
      <w:bookmarkStart w:id="893" w:name="_Toc167623534"/>
      <w:r>
        <w:t>А.3.1 Требования к системе в цело</w:t>
      </w:r>
      <w:bookmarkEnd w:id="886"/>
      <w:r>
        <w:t>м</w:t>
      </w:r>
      <w:bookmarkEnd w:id="887"/>
      <w:bookmarkEnd w:id="888"/>
      <w:bookmarkEnd w:id="889"/>
      <w:bookmarkEnd w:id="890"/>
      <w:bookmarkEnd w:id="891"/>
      <w:bookmarkEnd w:id="892"/>
      <w:bookmarkEnd w:id="893"/>
    </w:p>
    <w:p w14:paraId="52CB0851" w14:textId="77777777" w:rsidR="000E62F1" w:rsidRDefault="000E62F1" w:rsidP="007B2CF5">
      <w:pPr>
        <w:pStyle w:val="4"/>
      </w:pPr>
      <w:bookmarkStart w:id="894" w:name="_Toc186306380"/>
      <w:bookmarkStart w:id="895" w:name="_Toc184998529"/>
      <w:bookmarkStart w:id="896" w:name="_Toc184991093"/>
      <w:r>
        <w:t xml:space="preserve">А.3.1.1 Требования к графическому дизайну </w:t>
      </w:r>
      <w:bookmarkEnd w:id="894"/>
      <w:bookmarkEnd w:id="895"/>
      <w:bookmarkEnd w:id="896"/>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897" w:name="_Toc186306381"/>
      <w:bookmarkStart w:id="898" w:name="_Toc184998530"/>
      <w:bookmarkStart w:id="899" w:name="_Toc184991094"/>
      <w:r>
        <w:t xml:space="preserve">А.3.1.2 Требования к шрифтовому оформлению </w:t>
      </w:r>
      <w:bookmarkEnd w:id="897"/>
      <w:bookmarkEnd w:id="898"/>
      <w:bookmarkEnd w:id="899"/>
      <w:r>
        <w:t>ИС</w:t>
      </w:r>
    </w:p>
    <w:p w14:paraId="24EC6743" w14:textId="77777777" w:rsidR="000E62F1" w:rsidRDefault="000E62F1" w:rsidP="000E62F1">
      <w:commentRangeStart w:id="900"/>
      <w:r>
        <w:t xml:space="preserve">Основным шрифтом должен стать Times New </w:t>
      </w:r>
      <w:proofErr w:type="spellStart"/>
      <w:r>
        <w:t>Roman</w:t>
      </w:r>
      <w:commentRangeEnd w:id="900"/>
      <w:proofErr w:type="spellEnd"/>
      <w:r w:rsidR="00924F5C">
        <w:rPr>
          <w:rStyle w:val="aff9"/>
        </w:rPr>
        <w:commentReference w:id="900"/>
      </w:r>
      <w:r>
        <w:rPr>
          <w:i/>
        </w:rPr>
        <w:t>.</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901" w:name="_Toc186306382"/>
      <w:bookmarkStart w:id="902" w:name="_Toc184998531"/>
      <w:bookmarkStart w:id="903" w:name="_Toc184991095"/>
      <w:r>
        <w:t>А.3.1.3 Требования к средствам просмотра Сайта</w:t>
      </w:r>
      <w:bookmarkEnd w:id="901"/>
      <w:bookmarkEnd w:id="902"/>
      <w:bookmarkEnd w:id="903"/>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904" w:name="_Toc186306383"/>
      <w:bookmarkStart w:id="905" w:name="_Toc184998532"/>
      <w:bookmarkStart w:id="906" w:name="_Toc184991096"/>
      <w:r>
        <w:t xml:space="preserve">А.3.1.4 Требования к контенту и наполнению </w:t>
      </w:r>
      <w:bookmarkEnd w:id="904"/>
      <w:bookmarkEnd w:id="905"/>
      <w:bookmarkEnd w:id="906"/>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907" w:name="_Toc186306384"/>
      <w:bookmarkStart w:id="908" w:name="_Toc184998533"/>
      <w:bookmarkStart w:id="909" w:name="_Toc184991097"/>
      <w:r>
        <w:lastRenderedPageBreak/>
        <w:t xml:space="preserve">А.3.1.5 Требования к компоновке страниц </w:t>
      </w:r>
      <w:bookmarkEnd w:id="907"/>
      <w:bookmarkEnd w:id="908"/>
      <w:bookmarkEnd w:id="909"/>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910" w:name="_Toc188762004"/>
      <w:bookmarkStart w:id="911" w:name="_Toc188608404"/>
      <w:bookmarkStart w:id="912" w:name="_Toc186306385"/>
      <w:bookmarkStart w:id="913" w:name="_Toc184998534"/>
      <w:bookmarkStart w:id="914" w:name="_Toc184991098"/>
      <w:bookmarkStart w:id="915" w:name="_Toc166412952"/>
      <w:bookmarkStart w:id="916" w:name="_Toc166914895"/>
      <w:bookmarkStart w:id="917" w:name="_Toc167623535"/>
      <w:r>
        <w:t>А.3.2 Требования к функциям (возможностям), выполняемых сайтом</w:t>
      </w:r>
      <w:bookmarkEnd w:id="910"/>
      <w:bookmarkEnd w:id="911"/>
      <w:bookmarkEnd w:id="912"/>
      <w:bookmarkEnd w:id="913"/>
      <w:bookmarkEnd w:id="914"/>
      <w:bookmarkEnd w:id="915"/>
      <w:bookmarkEnd w:id="916"/>
      <w:bookmarkEnd w:id="917"/>
    </w:p>
    <w:p w14:paraId="643DBEFA" w14:textId="77777777" w:rsidR="000E62F1" w:rsidRDefault="000E62F1" w:rsidP="007B2CF5">
      <w:pPr>
        <w:pStyle w:val="4"/>
      </w:pPr>
      <w:r>
        <w:t>А.3.2.1 Основные требования</w:t>
      </w:r>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918" w:name="_Toc166412953"/>
      <w:bookmarkStart w:id="919" w:name="_Toc166914896"/>
      <w:bookmarkStart w:id="920" w:name="_Toc167623536"/>
      <w:r>
        <w:rPr>
          <w:lang w:eastAsia="en-US"/>
        </w:rPr>
        <w:t>A.4 Требования к программе или программному изделию</w:t>
      </w:r>
      <w:bookmarkEnd w:id="918"/>
      <w:bookmarkEnd w:id="919"/>
      <w:bookmarkEnd w:id="920"/>
    </w:p>
    <w:p w14:paraId="035F11FB" w14:textId="77777777" w:rsidR="00A274DD" w:rsidRDefault="00A274DD" w:rsidP="00A274DD">
      <w:pPr>
        <w:pStyle w:val="3"/>
        <w:rPr>
          <w:lang w:eastAsia="en-US"/>
        </w:rPr>
      </w:pPr>
      <w:bookmarkStart w:id="921" w:name="_Toc166412954"/>
      <w:bookmarkStart w:id="922" w:name="_Toc166914897"/>
      <w:bookmarkStart w:id="923" w:name="_Toc167623537"/>
      <w:r>
        <w:rPr>
          <w:lang w:eastAsia="en-US"/>
        </w:rPr>
        <w:t>А.4.1 Требования к функциональным характеристикам</w:t>
      </w:r>
      <w:bookmarkEnd w:id="921"/>
      <w:bookmarkEnd w:id="922"/>
      <w:bookmarkEnd w:id="923"/>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lastRenderedPageBreak/>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924" w:name="_Toc166412955"/>
      <w:bookmarkStart w:id="925" w:name="_Toc166914898"/>
      <w:bookmarkStart w:id="926" w:name="_Toc167623538"/>
      <w:r>
        <w:rPr>
          <w:lang w:eastAsia="en-US"/>
        </w:rPr>
        <w:t>А.4.2 Требования к надежности</w:t>
      </w:r>
      <w:bookmarkEnd w:id="924"/>
      <w:bookmarkEnd w:id="925"/>
      <w:bookmarkEnd w:id="926"/>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927" w:name="_Toc166412956"/>
      <w:bookmarkStart w:id="928" w:name="_Toc166914899"/>
      <w:bookmarkStart w:id="929" w:name="_Toc167623539"/>
      <w:r>
        <w:rPr>
          <w:lang w:eastAsia="en-US"/>
        </w:rPr>
        <w:t>А.4.3 Условия эксплуатации</w:t>
      </w:r>
      <w:bookmarkEnd w:id="927"/>
      <w:bookmarkEnd w:id="928"/>
      <w:bookmarkEnd w:id="929"/>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930" w:name="_Toc166412957"/>
      <w:bookmarkStart w:id="931" w:name="_Toc166914900"/>
      <w:bookmarkStart w:id="932" w:name="_Toc167623540"/>
      <w:r>
        <w:rPr>
          <w:lang w:eastAsia="en-US"/>
        </w:rPr>
        <w:t>А.4.4 Требования к составу и параметрам технических средств</w:t>
      </w:r>
      <w:bookmarkEnd w:id="930"/>
      <w:bookmarkEnd w:id="931"/>
      <w:bookmarkEnd w:id="932"/>
    </w:p>
    <w:p w14:paraId="2926DABB" w14:textId="2269F76A"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commentRangeStart w:id="933"/>
      <w:r w:rsidR="008C53CA">
        <w:rPr>
          <w:lang w:eastAsia="en-US"/>
        </w:rPr>
        <w:t>персональный</w:t>
      </w:r>
      <w:commentRangeEnd w:id="933"/>
      <w:r w:rsidR="00096305">
        <w:rPr>
          <w:rStyle w:val="aff9"/>
        </w:rPr>
        <w:commentReference w:id="933"/>
      </w:r>
      <w:r w:rsidR="008C53CA">
        <w:rPr>
          <w:lang w:eastAsia="en-US"/>
        </w:rPr>
        <w:t xml:space="preserve"> компьютер с возможностью выхода в </w:t>
      </w:r>
      <w:commentRangeStart w:id="934"/>
      <w:r w:rsidR="008C53CA">
        <w:rPr>
          <w:lang w:eastAsia="en-US"/>
        </w:rPr>
        <w:t>интернет</w:t>
      </w:r>
      <w:commentRangeEnd w:id="934"/>
      <w:r w:rsidR="004C1CEC">
        <w:rPr>
          <w:rStyle w:val="aff9"/>
        </w:rPr>
        <w:commentReference w:id="934"/>
      </w:r>
      <w:r>
        <w:rPr>
          <w:lang w:eastAsia="en-US"/>
        </w:rPr>
        <w:t>.</w:t>
      </w:r>
    </w:p>
    <w:p w14:paraId="52A208DB" w14:textId="77777777" w:rsidR="00A274DD" w:rsidRDefault="00A274DD" w:rsidP="00A274DD">
      <w:pPr>
        <w:pStyle w:val="3"/>
        <w:rPr>
          <w:lang w:eastAsia="en-US"/>
        </w:rPr>
      </w:pPr>
      <w:bookmarkStart w:id="935" w:name="_Toc166412958"/>
      <w:bookmarkStart w:id="936" w:name="_Toc166914901"/>
      <w:bookmarkStart w:id="937" w:name="_Toc167623541"/>
      <w:r>
        <w:rPr>
          <w:lang w:eastAsia="en-US"/>
        </w:rPr>
        <w:t>А.4.5 Требования к информационной и программной совместимости</w:t>
      </w:r>
      <w:bookmarkEnd w:id="935"/>
      <w:bookmarkEnd w:id="936"/>
      <w:bookmarkEnd w:id="937"/>
    </w:p>
    <w:p w14:paraId="2D3A99FE" w14:textId="36240C8E"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w:t>
      </w:r>
      <w:commentRangeStart w:id="938"/>
      <w:r w:rsidR="00DF21C4">
        <w:rPr>
          <w:lang w:eastAsia="en-US"/>
        </w:rPr>
        <w:t>браузер</w:t>
      </w:r>
      <w:commentRangeEnd w:id="938"/>
      <w:r w:rsidR="006D4077">
        <w:rPr>
          <w:rStyle w:val="aff9"/>
        </w:rPr>
        <w:commentReference w:id="938"/>
      </w:r>
      <w:r>
        <w:rPr>
          <w:lang w:eastAsia="en-US"/>
        </w:rPr>
        <w:t>.</w:t>
      </w:r>
    </w:p>
    <w:p w14:paraId="3C327659" w14:textId="77777777" w:rsidR="00A274DD" w:rsidRDefault="00A274DD" w:rsidP="00A274DD">
      <w:pPr>
        <w:pStyle w:val="4"/>
        <w:rPr>
          <w:lang w:eastAsia="en-US"/>
        </w:rPr>
      </w:pPr>
      <w:r>
        <w:rPr>
          <w:lang w:eastAsia="en-US"/>
        </w:rPr>
        <w:lastRenderedPageBreak/>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939" w:name="_Toc166412959"/>
      <w:bookmarkStart w:id="940" w:name="_Toc166914902"/>
      <w:bookmarkStart w:id="941" w:name="_Toc167623542"/>
      <w:r>
        <w:rPr>
          <w:lang w:eastAsia="en-US"/>
        </w:rPr>
        <w:t>А.4.6 Требования к упаковке и маркировке</w:t>
      </w:r>
      <w:bookmarkEnd w:id="939"/>
      <w:bookmarkEnd w:id="940"/>
      <w:bookmarkEnd w:id="941"/>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942" w:name="_Toc166412960"/>
      <w:bookmarkStart w:id="943" w:name="_Toc166914903"/>
      <w:bookmarkStart w:id="944" w:name="_Toc167623543"/>
      <w:r>
        <w:rPr>
          <w:lang w:eastAsia="en-US"/>
        </w:rPr>
        <w:t>А.4.7 Требования к транспортировке и хранению</w:t>
      </w:r>
      <w:bookmarkEnd w:id="942"/>
      <w:bookmarkEnd w:id="943"/>
      <w:bookmarkEnd w:id="944"/>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945" w:name="_Toc166412961"/>
      <w:bookmarkStart w:id="946" w:name="_Toc166914904"/>
      <w:bookmarkStart w:id="947" w:name="_Toc167623544"/>
      <w:r>
        <w:rPr>
          <w:lang w:eastAsia="en-US"/>
        </w:rPr>
        <w:t>А.4.8 Специальные требования</w:t>
      </w:r>
      <w:bookmarkEnd w:id="945"/>
      <w:bookmarkEnd w:id="946"/>
      <w:bookmarkEnd w:id="947"/>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948" w:name="_Toc166412962"/>
      <w:bookmarkStart w:id="949" w:name="_Toc166914905"/>
      <w:bookmarkStart w:id="950" w:name="_Toc167623545"/>
      <w:r>
        <w:rPr>
          <w:lang w:eastAsia="en-US"/>
        </w:rPr>
        <w:lastRenderedPageBreak/>
        <w:t>А.5 Требования к программной документации</w:t>
      </w:r>
      <w:bookmarkEnd w:id="948"/>
      <w:bookmarkEnd w:id="949"/>
      <w:bookmarkEnd w:id="950"/>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501AE2A4" w:rsidR="00061016" w:rsidRDefault="00061016" w:rsidP="00061016">
      <w:pPr>
        <w:pStyle w:val="2"/>
        <w:rPr>
          <w:lang w:eastAsia="en-US"/>
        </w:rPr>
      </w:pPr>
      <w:bookmarkStart w:id="951" w:name="_Toc166412963"/>
      <w:bookmarkStart w:id="952" w:name="_Toc166914906"/>
      <w:bookmarkStart w:id="953" w:name="_Toc167623546"/>
      <w:r>
        <w:rPr>
          <w:lang w:eastAsia="en-US"/>
        </w:rPr>
        <w:t>А.6 Стадии и этапы разработки</w:t>
      </w:r>
      <w:bookmarkEnd w:id="951"/>
      <w:bookmarkEnd w:id="952"/>
      <w:bookmarkEnd w:id="953"/>
    </w:p>
    <w:p w14:paraId="2DDA2E2D" w14:textId="53722A12" w:rsidR="00061016" w:rsidRPr="00B34B80" w:rsidRDefault="00061016" w:rsidP="00061016">
      <w:pPr>
        <w:pStyle w:val="a"/>
        <w:rPr>
          <w:color w:val="FF0000"/>
        </w:rPr>
      </w:pPr>
      <w:r w:rsidRPr="00B34B80">
        <w:rPr>
          <w:color w:val="FF0000"/>
        </w:rPr>
        <w:t>постановка задачи (с 20.04.20 по 22.04.20);</w:t>
      </w:r>
    </w:p>
    <w:p w14:paraId="262A505D" w14:textId="65057030" w:rsidR="00061016" w:rsidRPr="00B34B80" w:rsidRDefault="00061016" w:rsidP="00061016">
      <w:pPr>
        <w:pStyle w:val="a"/>
        <w:rPr>
          <w:color w:val="FF0000"/>
        </w:rPr>
      </w:pPr>
      <w:r w:rsidRPr="00B34B80">
        <w:rPr>
          <w:color w:val="FF0000"/>
        </w:rPr>
        <w:t>изучение предметной области (с 23.04.20 по 26.04.20);</w:t>
      </w:r>
    </w:p>
    <w:p w14:paraId="4059B55C" w14:textId="549F4ECB" w:rsidR="00061016" w:rsidRPr="00B34B80" w:rsidRDefault="00061016" w:rsidP="00061016">
      <w:pPr>
        <w:pStyle w:val="a"/>
        <w:rPr>
          <w:color w:val="FF0000"/>
        </w:rPr>
      </w:pPr>
      <w:r w:rsidRPr="00B34B80">
        <w:rPr>
          <w:color w:val="FF0000"/>
        </w:rPr>
        <w:t>разработка алгоритмов решения задачи (с 27.04.20 по 02.05.20);</w:t>
      </w:r>
    </w:p>
    <w:p w14:paraId="4C8F5F64" w14:textId="281C6023" w:rsidR="00061016" w:rsidRPr="00B34B80" w:rsidRDefault="00061016" w:rsidP="00061016">
      <w:pPr>
        <w:pStyle w:val="a"/>
        <w:rPr>
          <w:color w:val="FF0000"/>
        </w:rPr>
      </w:pPr>
      <w:r w:rsidRPr="00B34B80">
        <w:rPr>
          <w:color w:val="FF0000"/>
        </w:rPr>
        <w:t>разработка программы (с 04.05.20 по 09.05.20);</w:t>
      </w:r>
    </w:p>
    <w:p w14:paraId="334B586B" w14:textId="2EC5CFC8" w:rsidR="00061016" w:rsidRPr="00B34B80" w:rsidRDefault="00061016" w:rsidP="00061016">
      <w:pPr>
        <w:pStyle w:val="a"/>
        <w:rPr>
          <w:color w:val="FF0000"/>
        </w:rPr>
      </w:pPr>
      <w:r w:rsidRPr="00B34B80">
        <w:rPr>
          <w:color w:val="FF0000"/>
        </w:rPr>
        <w:t>тестирование программы (с 11.05.20 по 14.05.20).</w:t>
      </w:r>
    </w:p>
    <w:p w14:paraId="6C8BD995" w14:textId="6026D912" w:rsidR="00061016" w:rsidRDefault="00061016" w:rsidP="00061016">
      <w:pPr>
        <w:pStyle w:val="2"/>
        <w:rPr>
          <w:lang w:eastAsia="en-US"/>
        </w:rPr>
      </w:pPr>
      <w:bookmarkStart w:id="954" w:name="_Toc166412964"/>
      <w:bookmarkStart w:id="955" w:name="_Toc166914907"/>
      <w:bookmarkStart w:id="956" w:name="_Toc167623547"/>
      <w:r>
        <w:rPr>
          <w:lang w:eastAsia="en-US"/>
        </w:rPr>
        <w:t>А.7 Порядок контроля и приемки</w:t>
      </w:r>
      <w:bookmarkEnd w:id="954"/>
      <w:bookmarkEnd w:id="955"/>
      <w:bookmarkEnd w:id="956"/>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957" w:name="_Toc167623548"/>
      <w:r>
        <w:lastRenderedPageBreak/>
        <w:t>Приложение Б Диаграмма последовательности обработки запроса на проверку решения</w:t>
      </w:r>
      <w:bookmarkEnd w:id="957"/>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958" w:name="_Toc167623549"/>
      <w:r>
        <w:lastRenderedPageBreak/>
        <w:t xml:space="preserve">Приложение </w:t>
      </w:r>
      <w:r w:rsidR="003B2983">
        <w:t>В</w:t>
      </w:r>
      <w:r w:rsidR="0086347D">
        <w:t xml:space="preserve"> </w:t>
      </w:r>
      <w:r w:rsidR="00221986" w:rsidRPr="003314EE">
        <w:t>Листинг программы</w:t>
      </w:r>
      <w:bookmarkEnd w:id="958"/>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C05AA2" w:rsidRDefault="00D7767D" w:rsidP="00D7767D">
      <w:pPr>
        <w:pStyle w:val="aff6"/>
      </w:pPr>
      <w:r w:rsidRPr="00D7767D">
        <w:t>package</w:t>
      </w:r>
      <w:r w:rsidRPr="00C05AA2">
        <w:t xml:space="preserve"> </w:t>
      </w:r>
      <w:proofErr w:type="spellStart"/>
      <w:r w:rsidRPr="00D7767D">
        <w:t>net</w:t>
      </w:r>
      <w:r w:rsidRPr="00C05AA2">
        <w:t>.</w:t>
      </w:r>
      <w:r w:rsidRPr="00D7767D">
        <w:t>danil</w:t>
      </w:r>
      <w:r w:rsidRPr="00C05AA2">
        <w:t>.</w:t>
      </w:r>
      <w:r w:rsidRPr="00D7767D">
        <w:t>web</w:t>
      </w:r>
      <w:proofErr w:type="spellEnd"/>
      <w:r w:rsidRPr="00C05AA2">
        <w:t>;</w:t>
      </w:r>
    </w:p>
    <w:p w14:paraId="10A5EA67" w14:textId="77777777" w:rsidR="00D7767D" w:rsidRPr="00C05AA2"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r w:rsidRPr="00D7767D">
        <w:t>org.springframework.boot.SpringApplication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r w:rsidRPr="00D7767D">
        <w:t>org.springframework.boot.autoconfigure.SpringBootApplication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r w:rsidRPr="00D7767D">
        <w:t>org.springframework.kafka.annotation.EnableKafka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@SpringBootApplication(scanBasePackages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main(String[]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r w:rsidRPr="00D7767D">
        <w:t>SpringApplication.run</w:t>
      </w:r>
      <w:proofErr w:type="spellEnd"/>
      <w:r w:rsidRPr="00D7767D">
        <w:t>(</w:t>
      </w:r>
      <w:proofErr w:type="spellStart"/>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r w:rsidRPr="00D7767D">
        <w:t>net.danil.web.problem.service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r w:rsidRPr="00D7767D">
        <w:t>lombok.RequiredArgsConstructor</w:t>
      </w:r>
      <w:proofErr w:type="spellEnd"/>
      <w:r w:rsidRPr="00D7767D">
        <w:t>;</w:t>
      </w:r>
    </w:p>
    <w:p w14:paraId="61F6D170" w14:textId="77777777" w:rsidR="00D7767D" w:rsidRPr="00D7767D" w:rsidRDefault="00D7767D" w:rsidP="00D7767D">
      <w:pPr>
        <w:pStyle w:val="aff6"/>
      </w:pPr>
      <w:r w:rsidRPr="00D7767D">
        <w:t xml:space="preserve">import </w:t>
      </w:r>
      <w:proofErr w:type="spellStart"/>
      <w:r w:rsidRPr="00D7767D">
        <w:t>net.danil.web.problem.dto.TestResult</w:t>
      </w:r>
      <w:proofErr w:type="spellEnd"/>
      <w:r w:rsidRPr="00D7767D">
        <w:t>;</w:t>
      </w:r>
    </w:p>
    <w:p w14:paraId="54CD906D" w14:textId="77777777" w:rsidR="00D7767D" w:rsidRPr="00D7767D" w:rsidRDefault="00D7767D" w:rsidP="00D7767D">
      <w:pPr>
        <w:pStyle w:val="aff6"/>
      </w:pPr>
      <w:r w:rsidRPr="00D7767D">
        <w:t xml:space="preserve">import </w:t>
      </w:r>
      <w:proofErr w:type="spellStart"/>
      <w:r w:rsidRPr="00D7767D">
        <w:t>net.danil.web.problem.model.SolutionResult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r w:rsidRPr="00D7767D">
        <w:t>net.danil.web.problem.repository.SolutionRepository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r w:rsidRPr="00D7767D">
        <w:t>net.danil.web.problem.repository.SolutionResultRepository</w:t>
      </w:r>
      <w:proofErr w:type="spellEnd"/>
      <w:r w:rsidRPr="00D7767D">
        <w:t>;</w:t>
      </w:r>
    </w:p>
    <w:p w14:paraId="5E2B43BE" w14:textId="77777777" w:rsidR="00D7767D" w:rsidRPr="00D7767D" w:rsidRDefault="00D7767D" w:rsidP="00D7767D">
      <w:pPr>
        <w:pStyle w:val="aff6"/>
      </w:pPr>
      <w:r w:rsidRPr="00D7767D">
        <w:t>import org.slf4j.Logger;</w:t>
      </w:r>
    </w:p>
    <w:p w14:paraId="3CD2C536" w14:textId="77777777" w:rsidR="00D7767D" w:rsidRPr="00D7767D" w:rsidRDefault="00D7767D" w:rsidP="00D7767D">
      <w:pPr>
        <w:pStyle w:val="aff6"/>
      </w:pPr>
      <w:r w:rsidRPr="00D7767D">
        <w:t>import org.slf4j.LoggerFactory;</w:t>
      </w:r>
    </w:p>
    <w:p w14:paraId="7CE485C0" w14:textId="77777777" w:rsidR="00D7767D" w:rsidRPr="00D7767D" w:rsidRDefault="00D7767D" w:rsidP="00D7767D">
      <w:pPr>
        <w:pStyle w:val="aff6"/>
      </w:pPr>
      <w:r w:rsidRPr="00D7767D">
        <w:t xml:space="preserve">import </w:t>
      </w:r>
      <w:proofErr w:type="spellStart"/>
      <w:r w:rsidRPr="00D7767D">
        <w:t>org.springframework.kafka.annotation.KafkaListener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r w:rsidRPr="00D7767D">
        <w:t>org.springframework.kafka.support.KafkaHeaders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r w:rsidRPr="00D7767D">
        <w:t>org.springframework.messaging.Message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r w:rsidRPr="00D7767D">
        <w:t>org.springframework.messaging.handler.annotation.Header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r w:rsidRPr="00D7767D">
        <w:t>org.springframework.messaging.handler.annotation.Payload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r w:rsidRPr="00D7767D">
        <w:t>org.springframework.messaging.support.GenericMessage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r w:rsidRPr="00D7767D">
        <w:t>org.springframework.stereotype.Service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r w:rsidRPr="00D7767D">
        <w:t>reactor.core.publisher.Mono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r w:rsidRPr="00D7767D">
        <w:t>reactor.core.publisher.MonoSink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r w:rsidRPr="00D7767D">
        <w:t>java.util.concurrent.ConcurrentHashMap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&lt;&gt;();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@KafkaListener(topics = TOPIC_NAME)</w:t>
      </w:r>
    </w:p>
    <w:p w14:paraId="396118C7" w14:textId="77777777" w:rsidR="00D7767D" w:rsidRPr="00D7767D" w:rsidRDefault="00D7767D" w:rsidP="00D7767D">
      <w:pPr>
        <w:pStyle w:val="aff6"/>
      </w:pPr>
      <w:r w:rsidRPr="00D7767D">
        <w:t xml:space="preserve">    protected void listen(@Payload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r w:rsidRPr="00D7767D">
        <w:t>logger.error</w:t>
      </w:r>
      <w:proofErr w:type="spell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logger.info("received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()).get();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r w:rsidRPr="00D7767D">
        <w:t>solution.getId</w:t>
      </w:r>
      <w:proofErr w:type="spell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testResult.xml(),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r w:rsidRPr="00D7767D">
        <w:t>solution.setSolutionResult</w:t>
      </w:r>
      <w:proofErr w:type="spell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r w:rsidRPr="00D7767D">
        <w:t>sink.success</w:t>
      </w:r>
      <w:proofErr w:type="spell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r w:rsidRPr="00D7767D">
        <w:t>sink.error</w:t>
      </w:r>
      <w:proofErr w:type="spell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subscribe(String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r w:rsidRPr="00D7767D">
        <w:t>messageHandlers.put</w:t>
      </w:r>
      <w:proofErr w:type="spell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r w:rsidRPr="00D7767D">
        <w:t>net.danil.web.problem.service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r w:rsidRPr="00D7767D">
        <w:t>lombok.RequiredArgsConstructor</w:t>
      </w:r>
      <w:proofErr w:type="spellEnd"/>
      <w:r w:rsidRPr="00D7767D">
        <w:t>;</w:t>
      </w:r>
    </w:p>
    <w:p w14:paraId="08924677" w14:textId="77777777" w:rsidR="00D7767D" w:rsidRPr="00D7767D" w:rsidRDefault="00D7767D" w:rsidP="00D7767D">
      <w:pPr>
        <w:pStyle w:val="aff6"/>
      </w:pPr>
      <w:r w:rsidRPr="00D7767D">
        <w:t xml:space="preserve">import </w:t>
      </w:r>
      <w:proofErr w:type="spellStart"/>
      <w:r w:rsidRPr="00D7767D">
        <w:t>net.danil.web.problem.dto.TestMessage</w:t>
      </w:r>
      <w:proofErr w:type="spellEnd"/>
      <w:r w:rsidRPr="00D7767D">
        <w:t>;</w:t>
      </w:r>
    </w:p>
    <w:p w14:paraId="6EA5FE1F" w14:textId="77777777" w:rsidR="00D7767D" w:rsidRPr="00D7767D" w:rsidRDefault="00D7767D" w:rsidP="00D7767D">
      <w:pPr>
        <w:pStyle w:val="aff6"/>
      </w:pPr>
      <w:r w:rsidRPr="00D7767D">
        <w:t xml:space="preserve">import </w:t>
      </w:r>
      <w:proofErr w:type="spellStart"/>
      <w:r w:rsidRPr="00D7767D">
        <w:t>net.danil.web.problem.model.Solution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r w:rsidRPr="00D7767D">
        <w:t>net.danil.web.problem.repository.SolutionRepository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net.danil.web.user.repository.UserRepository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r w:rsidRPr="00D7767D">
        <w:t>org.danil.model.Language</w:t>
      </w:r>
      <w:proofErr w:type="spellEnd"/>
      <w:r w:rsidRPr="00D7767D">
        <w:t>;</w:t>
      </w:r>
    </w:p>
    <w:p w14:paraId="63B21ED5" w14:textId="77777777" w:rsidR="00D7767D" w:rsidRPr="00D7767D" w:rsidRDefault="00D7767D" w:rsidP="00D7767D">
      <w:pPr>
        <w:pStyle w:val="aff6"/>
      </w:pPr>
      <w:r w:rsidRPr="00D7767D">
        <w:t>import org.springframework.kafka.core.reactive.ReactiveKafkaProducerTemplate;</w:t>
      </w:r>
    </w:p>
    <w:p w14:paraId="4355C046" w14:textId="77777777" w:rsidR="00D7767D" w:rsidRPr="00D7767D" w:rsidRDefault="00D7767D" w:rsidP="00D7767D">
      <w:pPr>
        <w:pStyle w:val="aff6"/>
      </w:pPr>
      <w:r w:rsidRPr="00D7767D">
        <w:t xml:space="preserve">import </w:t>
      </w:r>
      <w:proofErr w:type="spellStart"/>
      <w:r w:rsidRPr="00D7767D">
        <w:t>org.springframework.stereotype.Service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r w:rsidRPr="00D7767D">
        <w:t>reactor.core.publisher.Mono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send(Long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(new Solution(null,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r w:rsidRPr="00D7767D">
        <w:t>solution.getId</w:t>
      </w:r>
      <w:proofErr w:type="spellEnd"/>
      <w:r w:rsidRPr="00D7767D">
        <w:t>();</w:t>
      </w:r>
    </w:p>
    <w:p w14:paraId="02AD56E3" w14:textId="77777777" w:rsidR="00D7767D" w:rsidRPr="00D7767D" w:rsidRDefault="00D7767D" w:rsidP="00D7767D">
      <w:pPr>
        <w:pStyle w:val="aff6"/>
      </w:pPr>
      <w:r w:rsidRPr="00D7767D">
        <w:t xml:space="preserve">        return </w:t>
      </w:r>
      <w:proofErr w:type="spellStart"/>
      <w:r w:rsidRPr="00D7767D">
        <w:t>kafka.send</w:t>
      </w:r>
      <w:proofErr w:type="spell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r w:rsidRPr="00D7767D">
        <w:t>solution.getCode</w:t>
      </w:r>
      <w:proofErr w:type="spell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)).map(m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r w:rsidRPr="00D7767D">
        <w:t>net.danil.web.problem.service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r w:rsidRPr="00D7767D">
        <w:t>net.danil.web.problem.dto.TestResult</w:t>
      </w:r>
      <w:proofErr w:type="spellEnd"/>
      <w:r w:rsidRPr="00D7767D">
        <w:t>;</w:t>
      </w:r>
    </w:p>
    <w:p w14:paraId="6A2431C3" w14:textId="77777777" w:rsidR="00D7767D" w:rsidRPr="00D7767D" w:rsidRDefault="00D7767D" w:rsidP="00D7767D">
      <w:pPr>
        <w:pStyle w:val="aff6"/>
      </w:pPr>
      <w:r w:rsidRPr="00D7767D">
        <w:t xml:space="preserve">import </w:t>
      </w:r>
      <w:proofErr w:type="spellStart"/>
      <w:r w:rsidRPr="00D7767D">
        <w:t>org.springframework.stereotype.Service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Verdict(</w:t>
      </w:r>
      <w:proofErr w:type="spellStart"/>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r w:rsidRPr="00D7767D">
        <w:t>judgeResults</w:t>
      </w:r>
      <w:proofErr w:type="spellEnd"/>
      <w:r w:rsidRPr="00D7767D">
        <w:t>(</w:t>
      </w:r>
      <w:proofErr w:type="spellStart"/>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if(</w:t>
      </w:r>
      <w:proofErr w:type="spellStart"/>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if(</w:t>
      </w:r>
      <w:proofErr w:type="spellStart"/>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if(</w:t>
      </w:r>
      <w:proofErr w:type="spellStart"/>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2983" w:rsidRDefault="00D7767D" w:rsidP="00D7767D">
      <w:pPr>
        <w:pStyle w:val="aff6"/>
      </w:pPr>
      <w:r w:rsidRPr="00D7767D">
        <w:t xml:space="preserve">        return</w:t>
      </w:r>
      <w:r w:rsidRPr="003B2983">
        <w:t xml:space="preserve"> </w:t>
      </w:r>
      <w:r w:rsidRPr="00D7767D">
        <w:t>new</w:t>
      </w:r>
      <w:r w:rsidRPr="003B2983">
        <w:t xml:space="preserve"> </w:t>
      </w:r>
      <w:r w:rsidRPr="00D7767D">
        <w:t>Verdict</w:t>
      </w:r>
      <w:r w:rsidRPr="003B2983">
        <w:t>(</w:t>
      </w:r>
      <w:r w:rsidRPr="00D7767D">
        <w:t>true</w:t>
      </w:r>
      <w:r w:rsidRPr="003B2983">
        <w:t>);</w:t>
      </w:r>
    </w:p>
    <w:p w14:paraId="707A3D0C" w14:textId="77777777" w:rsidR="00D7767D" w:rsidRPr="00D7767D" w:rsidRDefault="00D7767D" w:rsidP="00D7767D">
      <w:pPr>
        <w:pStyle w:val="aff6"/>
        <w:rPr>
          <w:lang w:val="ru-RU"/>
        </w:rPr>
      </w:pPr>
      <w:r w:rsidRPr="003B2983">
        <w:t xml:space="preserve">    </w:t>
      </w:r>
      <w:r w:rsidRPr="00D7767D">
        <w:rPr>
          <w:lang w:val="ru-RU"/>
        </w:rPr>
        <w:t>}</w:t>
      </w:r>
    </w:p>
    <w:p w14:paraId="216A06FD" w14:textId="1C84EDEC" w:rsidR="00D7767D" w:rsidRPr="00B85417" w:rsidRDefault="00D7767D" w:rsidP="00D7767D">
      <w:pPr>
        <w:pStyle w:val="aff6"/>
        <w:rPr>
          <w:lang w:val="ru-RU"/>
        </w:rPr>
      </w:pPr>
      <w:r w:rsidRPr="00D7767D">
        <w:rPr>
          <w:lang w:val="ru-RU"/>
        </w:rPr>
        <w:t>}</w:t>
      </w:r>
    </w:p>
    <w:sectPr w:rsidR="00D7767D" w:rsidRPr="00B85417" w:rsidSect="00A2581F">
      <w:footerReference w:type="default" r:id="rId40"/>
      <w:headerReference w:type="first" r:id="rId41"/>
      <w:footerReference w:type="first" r:id="rId42"/>
      <w:type w:val="continuous"/>
      <w:pgSz w:w="11906" w:h="16838"/>
      <w:pgMar w:top="1134" w:right="850" w:bottom="1134" w:left="1701" w:header="708" w:footer="708" w:gutter="0"/>
      <w:pgNumType w:start="4"/>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Автор" w:initials="A">
    <w:p w14:paraId="5C29AE79" w14:textId="31748BA1" w:rsidR="00DA3132" w:rsidRPr="00DA3132" w:rsidRDefault="00DA3132">
      <w:pPr>
        <w:pStyle w:val="affa"/>
      </w:pPr>
      <w:r>
        <w:rPr>
          <w:rStyle w:val="aff9"/>
        </w:rPr>
        <w:annotationRef/>
      </w:r>
      <w:r>
        <w:t>В содержании межстрочный интервал больше 1,5. Возможно за счет отступов после каждого абзаца.</w:t>
      </w:r>
    </w:p>
  </w:comment>
  <w:comment w:id="78" w:author="Автор" w:initials="A">
    <w:p w14:paraId="279462FC" w14:textId="4FADE126" w:rsidR="00065374" w:rsidRDefault="00065374">
      <w:pPr>
        <w:pStyle w:val="affa"/>
      </w:pPr>
      <w:r>
        <w:rPr>
          <w:rStyle w:val="aff9"/>
        </w:rPr>
        <w:annotationRef/>
      </w:r>
      <w:r>
        <w:t>смысловой повтор: разные задачи разные задачи</w:t>
      </w:r>
      <w:r w:rsidR="00F63B01">
        <w:t>. Или уточнить первую часть или убрать повтор</w:t>
      </w:r>
    </w:p>
  </w:comment>
  <w:comment w:id="81" w:author="Автор" w:initials="A">
    <w:p w14:paraId="66CDCECA" w14:textId="5358BD10" w:rsidR="00794410" w:rsidRDefault="00794410">
      <w:pPr>
        <w:pStyle w:val="affa"/>
      </w:pPr>
      <w:r>
        <w:rPr>
          <w:rStyle w:val="aff9"/>
        </w:rPr>
        <w:annotationRef/>
      </w:r>
      <w:r>
        <w:t>Жаргонизм</w:t>
      </w:r>
    </w:p>
  </w:comment>
  <w:comment w:id="85" w:author="Автор" w:initials="A">
    <w:p w14:paraId="5B9C4FA5" w14:textId="00A7EB39" w:rsidR="005F5136" w:rsidRDefault="005F5136">
      <w:pPr>
        <w:pStyle w:val="affa"/>
      </w:pPr>
      <w:r>
        <w:rPr>
          <w:rStyle w:val="aff9"/>
        </w:rPr>
        <w:annotationRef/>
      </w:r>
      <w:r>
        <w:t>Целью является «предоставление» платформы или все таки её проектирование и разработка?</w:t>
      </w:r>
    </w:p>
  </w:comment>
  <w:comment w:id="87" w:author="Автор" w:initials="A">
    <w:p w14:paraId="07EE5377" w14:textId="16DA4EBF" w:rsidR="00604CF7" w:rsidRDefault="00604CF7">
      <w:pPr>
        <w:pStyle w:val="affa"/>
      </w:pPr>
      <w:r>
        <w:rPr>
          <w:rStyle w:val="aff9"/>
        </w:rPr>
        <w:annotationRef/>
      </w:r>
      <w:r>
        <w:t xml:space="preserve">В одном месте у вас «программное средство», а в другом «информационная система». Выберите что-то одно и используйте везде в документе по отношению в вашей работе. </w:t>
      </w:r>
    </w:p>
  </w:comment>
  <w:comment w:id="90" w:author="Автор" w:initials="A">
    <w:p w14:paraId="41B07613" w14:textId="0D0412CA" w:rsidR="008250E2" w:rsidRDefault="008250E2">
      <w:pPr>
        <w:pStyle w:val="affa"/>
      </w:pPr>
      <w:r>
        <w:rPr>
          <w:rStyle w:val="aff9"/>
        </w:rPr>
        <w:annotationRef/>
      </w:r>
      <w:r>
        <w:t xml:space="preserve">Вторая глава содержит больше чем тут написано. </w:t>
      </w:r>
    </w:p>
  </w:comment>
  <w:comment w:id="97" w:author="Автор" w:initials="A">
    <w:p w14:paraId="0C5D3112" w14:textId="0F7875D5" w:rsidR="00857128" w:rsidRDefault="00857128">
      <w:pPr>
        <w:pStyle w:val="affa"/>
      </w:pPr>
      <w:r>
        <w:t xml:space="preserve">Название </w:t>
      </w:r>
      <w:r>
        <w:rPr>
          <w:rStyle w:val="aff9"/>
        </w:rPr>
        <w:annotationRef/>
      </w:r>
      <w:r>
        <w:t>не соответствует содержанию раздела, в нем нет никаких теоретических сведений. Скорее это «Аналитический обзор ….»</w:t>
      </w:r>
    </w:p>
  </w:comment>
  <w:comment w:id="106" w:author="Автор" w:initials="A">
    <w:p w14:paraId="43303840" w14:textId="5193D97A" w:rsidR="009A5635" w:rsidRDefault="009A5635">
      <w:pPr>
        <w:pStyle w:val="affa"/>
      </w:pPr>
      <w:r>
        <w:rPr>
          <w:rStyle w:val="aff9"/>
        </w:rPr>
        <w:annotationRef/>
      </w:r>
      <w:r>
        <w:t>жаргонизм</w:t>
      </w:r>
    </w:p>
  </w:comment>
  <w:comment w:id="111" w:author="Автор" w:initials="A">
    <w:p w14:paraId="7B85AB01" w14:textId="58E6ADBA" w:rsidR="00DE632E" w:rsidRDefault="00DE632E">
      <w:pPr>
        <w:pStyle w:val="affa"/>
      </w:pPr>
      <w:r>
        <w:rPr>
          <w:rStyle w:val="aff9"/>
        </w:rPr>
        <w:annotationRef/>
      </w:r>
      <w:r>
        <w:t>оценка кода не может обеспечить ни его точность, ни его производительность</w:t>
      </w:r>
      <w:r w:rsidR="0032332A">
        <w:t>. Это только лишь оценка</w:t>
      </w:r>
    </w:p>
  </w:comment>
  <w:comment w:id="112" w:author="Автор" w:initials="A">
    <w:p w14:paraId="370D9735" w14:textId="58B60304" w:rsidR="00234B06" w:rsidRDefault="00234B06">
      <w:pPr>
        <w:pStyle w:val="affa"/>
      </w:pPr>
      <w:r>
        <w:rPr>
          <w:rStyle w:val="aff9"/>
        </w:rPr>
        <w:annotationRef/>
      </w:r>
      <w:r>
        <w:t>жаргонизм</w:t>
      </w:r>
    </w:p>
  </w:comment>
  <w:comment w:id="119" w:author="Автор" w:initials="A">
    <w:p w14:paraId="114F5B02" w14:textId="7A052AA4" w:rsidR="008723EE" w:rsidRDefault="008723EE">
      <w:pPr>
        <w:pStyle w:val="affa"/>
      </w:pPr>
      <w:r>
        <w:rPr>
          <w:rStyle w:val="aff9"/>
        </w:rPr>
        <w:annotationRef/>
      </w:r>
      <w:r>
        <w:t>жаргонизм</w:t>
      </w:r>
    </w:p>
  </w:comment>
  <w:comment w:id="133" w:author="Автор" w:initials="A">
    <w:p w14:paraId="0FC4E4EA" w14:textId="72DCE10A" w:rsidR="004731CF" w:rsidRDefault="004731CF">
      <w:pPr>
        <w:pStyle w:val="affa"/>
      </w:pPr>
      <w:r>
        <w:rPr>
          <w:rStyle w:val="aff9"/>
        </w:rPr>
        <w:annotationRef/>
      </w:r>
      <w:r>
        <w:t>в российском сегменте чего?</w:t>
      </w:r>
    </w:p>
  </w:comment>
  <w:comment w:id="148" w:author="Автор" w:initials="A">
    <w:p w14:paraId="1AB38DC6" w14:textId="74F7A4D8" w:rsidR="00355F9F" w:rsidRDefault="00355F9F">
      <w:pPr>
        <w:pStyle w:val="affa"/>
      </w:pPr>
      <w:r>
        <w:rPr>
          <w:rStyle w:val="aff9"/>
        </w:rPr>
        <w:annotationRef/>
      </w:r>
      <w:r>
        <w:t>падеж?</w:t>
      </w:r>
    </w:p>
  </w:comment>
  <w:comment w:id="153" w:author="Автор" w:initials="A">
    <w:p w14:paraId="098E50A8" w14:textId="1363A929" w:rsidR="00545072" w:rsidRDefault="00545072">
      <w:pPr>
        <w:pStyle w:val="affa"/>
      </w:pPr>
      <w:r>
        <w:rPr>
          <w:rStyle w:val="aff9"/>
        </w:rPr>
        <w:annotationRef/>
      </w:r>
      <w:r>
        <w:t>Платформы еще нет, характеристики кого и как «проанализированы»?</w:t>
      </w:r>
    </w:p>
  </w:comment>
  <w:comment w:id="162" w:author="Автор" w:initials="A">
    <w:p w14:paraId="276BD5A7" w14:textId="3FEB8FC7" w:rsidR="001D39E4" w:rsidRDefault="001D39E4">
      <w:pPr>
        <w:pStyle w:val="affa"/>
      </w:pPr>
      <w:r>
        <w:rPr>
          <w:rStyle w:val="aff9"/>
        </w:rPr>
        <w:annotationRef/>
      </w:r>
      <w:r w:rsidR="00E46FD4">
        <w:t>не описаны. В пункте «Постановка задачи» их нет.</w:t>
      </w:r>
    </w:p>
  </w:comment>
  <w:comment w:id="188" w:author="Автор" w:initials="A">
    <w:p w14:paraId="11B7DE98" w14:textId="7F45B07C" w:rsidR="00FC7B72" w:rsidRDefault="00FC7B72">
      <w:pPr>
        <w:pStyle w:val="affa"/>
      </w:pPr>
      <w:r>
        <w:rPr>
          <w:rStyle w:val="aff9"/>
        </w:rPr>
        <w:annotationRef/>
      </w:r>
      <w:r w:rsidR="00172F68">
        <w:rPr>
          <w:rStyle w:val="aff9"/>
        </w:rPr>
        <w:t>З</w:t>
      </w:r>
      <w:r>
        <w:t>аголовк</w:t>
      </w:r>
      <w:r w:rsidR="00172F68">
        <w:t>и</w:t>
      </w:r>
      <w:r>
        <w:t xml:space="preserve"> таблиц пишутся посередине. Далее везде.</w:t>
      </w:r>
    </w:p>
  </w:comment>
  <w:comment w:id="196" w:author="Автор" w:initials="A">
    <w:p w14:paraId="0923A7D2" w14:textId="532DE2F6" w:rsidR="00891016" w:rsidRDefault="00891016">
      <w:pPr>
        <w:pStyle w:val="affa"/>
      </w:pPr>
      <w:r>
        <w:rPr>
          <w:rStyle w:val="aff9"/>
        </w:rPr>
        <w:annotationRef/>
      </w:r>
      <w:r>
        <w:t>Из этого описания мало что понятно. Зачем эта структура, какова её роль в системе и т.д.</w:t>
      </w:r>
    </w:p>
  </w:comment>
  <w:comment w:id="197" w:author="Автор" w:initials="A">
    <w:p w14:paraId="5F256664" w14:textId="2C08888F" w:rsidR="00310C05" w:rsidRDefault="00310C05">
      <w:pPr>
        <w:pStyle w:val="affa"/>
      </w:pPr>
      <w:r>
        <w:rPr>
          <w:rStyle w:val="aff9"/>
        </w:rPr>
        <w:annotationRef/>
      </w:r>
    </w:p>
  </w:comment>
  <w:comment w:id="203" w:author="Автор" w:initials="A">
    <w:p w14:paraId="7D762573" w14:textId="66CE2A4A" w:rsidR="00891016" w:rsidRDefault="00891016">
      <w:pPr>
        <w:pStyle w:val="affa"/>
      </w:pPr>
      <w:r>
        <w:rPr>
          <w:rStyle w:val="aff9"/>
        </w:rPr>
        <w:annotationRef/>
      </w:r>
      <w:r>
        <w:t xml:space="preserve">На мой вкус не хватает как минимум поля «дата и время отправки», а еще </w:t>
      </w:r>
      <w:r w:rsidR="009F699D">
        <w:t xml:space="preserve">из опыта </w:t>
      </w:r>
      <w:r>
        <w:t xml:space="preserve">можно </w:t>
      </w:r>
      <w:r w:rsidR="009F699D">
        <w:t xml:space="preserve">сетевой </w:t>
      </w:r>
      <w:r>
        <w:t xml:space="preserve">адрес с которого была произведена отправка. </w:t>
      </w:r>
    </w:p>
  </w:comment>
  <w:comment w:id="215" w:author="Автор" w:initials="A">
    <w:p w14:paraId="17C623F0" w14:textId="23D3B4A6" w:rsidR="00126608" w:rsidRDefault="00126608">
      <w:pPr>
        <w:pStyle w:val="affa"/>
      </w:pPr>
      <w:r>
        <w:rPr>
          <w:rStyle w:val="aff9"/>
        </w:rPr>
        <w:annotationRef/>
      </w:r>
      <w:r>
        <w:t>падеж</w:t>
      </w:r>
    </w:p>
  </w:comment>
  <w:comment w:id="219" w:author="Автор" w:initials="A">
    <w:p w14:paraId="56F1DE81" w14:textId="40CDC3BE" w:rsidR="004834C0" w:rsidRDefault="004834C0">
      <w:pPr>
        <w:pStyle w:val="affa"/>
      </w:pPr>
      <w:r>
        <w:rPr>
          <w:rStyle w:val="aff9"/>
        </w:rPr>
        <w:annotationRef/>
      </w:r>
      <w:r>
        <w:t>Интересно, что вы говорите о времени создания, но ни у Решения, ни у Результатов это время нигде не хранится.</w:t>
      </w:r>
    </w:p>
  </w:comment>
  <w:comment w:id="228" w:author="Автор" w:initials="A">
    <w:p w14:paraId="73BE9875" w14:textId="2A1C86C7" w:rsidR="007C32F4" w:rsidRDefault="007C32F4">
      <w:pPr>
        <w:pStyle w:val="affa"/>
      </w:pPr>
      <w:r>
        <w:rPr>
          <w:rStyle w:val="aff9"/>
        </w:rPr>
        <w:annotationRef/>
      </w:r>
      <w:r>
        <w:t>Просто количества недостаточно. Обязательно нужно знать точно (списком) какие тесты пройдены и за сколько, а какие – нет и по какой причине (лимит времени, лимит памяти, некорректный ответ и т.д.)</w:t>
      </w:r>
    </w:p>
  </w:comment>
  <w:comment w:id="258" w:author="Автор" w:initials="A">
    <w:p w14:paraId="671F2151" w14:textId="67AA5FDF" w:rsidR="00503B8A" w:rsidRDefault="00503B8A">
      <w:pPr>
        <w:pStyle w:val="affa"/>
      </w:pPr>
      <w:r>
        <w:rPr>
          <w:rStyle w:val="aff9"/>
        </w:rPr>
        <w:annotationRef/>
      </w:r>
      <w:r>
        <w:t>съехало. И вообще «Окончание …» можно не писать, если есть повторяющийся заголовок</w:t>
      </w:r>
    </w:p>
  </w:comment>
  <w:comment w:id="292" w:author="Автор" w:initials="A">
    <w:p w14:paraId="05FB9EB2" w14:textId="5D340981" w:rsidR="008504E4" w:rsidRDefault="008504E4">
      <w:pPr>
        <w:pStyle w:val="affa"/>
      </w:pPr>
      <w:r>
        <w:rPr>
          <w:rStyle w:val="aff9"/>
        </w:rPr>
        <w:annotationRef/>
      </w:r>
      <w:r>
        <w:t xml:space="preserve">Простоя – хорошо. А для чего она? </w:t>
      </w:r>
    </w:p>
  </w:comment>
  <w:comment w:id="296" w:author="Автор" w:initials="A">
    <w:p w14:paraId="11DA23A6" w14:textId="653E4625" w:rsidR="009C41E5" w:rsidRDefault="009C41E5">
      <w:pPr>
        <w:pStyle w:val="affa"/>
      </w:pPr>
      <w:r>
        <w:rPr>
          <w:rStyle w:val="aff9"/>
        </w:rPr>
        <w:annotationRef/>
      </w:r>
      <w:r>
        <w:t>А где всякая статистика о пользователе? Сколько решил задач, какое место занимает и т.д.</w:t>
      </w:r>
    </w:p>
  </w:comment>
  <w:comment w:id="297" w:author="Автор" w:initials="A">
    <w:p w14:paraId="0D04CBD2" w14:textId="4E3A3B92" w:rsidR="005B219C" w:rsidRDefault="005B219C">
      <w:pPr>
        <w:pStyle w:val="affa"/>
      </w:pPr>
      <w:r>
        <w:rPr>
          <w:rStyle w:val="aff9"/>
        </w:rPr>
        <w:annotationRef/>
      </w:r>
      <w:r>
        <w:t>В полях не хранится, вычисляется.</w:t>
      </w:r>
    </w:p>
  </w:comment>
  <w:comment w:id="304" w:author="Автор" w:initials="A">
    <w:p w14:paraId="6FD3F79F" w14:textId="23EE20BE" w:rsidR="00F24855" w:rsidRDefault="00682980">
      <w:pPr>
        <w:pStyle w:val="affa"/>
      </w:pPr>
      <w:r>
        <w:t xml:space="preserve">А где </w:t>
      </w:r>
      <w:r w:rsidR="00F24855">
        <w:rPr>
          <w:rStyle w:val="aff9"/>
        </w:rPr>
        <w:annotationRef/>
      </w:r>
      <w:r w:rsidR="00F24855">
        <w:t>Соль</w:t>
      </w:r>
      <w:r>
        <w:t xml:space="preserve"> для хэша</w:t>
      </w:r>
      <w:r w:rsidR="00F24855">
        <w:t>?</w:t>
      </w:r>
    </w:p>
  </w:comment>
  <w:comment w:id="305" w:author="Автор" w:initials="A">
    <w:p w14:paraId="513AFE6B" w14:textId="158A892A" w:rsidR="005B219C" w:rsidRDefault="005B219C">
      <w:pPr>
        <w:pStyle w:val="affa"/>
      </w:pPr>
      <w:r>
        <w:rPr>
          <w:rStyle w:val="aff9"/>
        </w:rPr>
        <w:annotationRef/>
      </w:r>
      <w:r>
        <w:t>Одна на всех</w:t>
      </w:r>
    </w:p>
  </w:comment>
  <w:comment w:id="310" w:author="Автор" w:initials="A">
    <w:p w14:paraId="30050C80" w14:textId="0DCEF2FA" w:rsidR="00D45E26" w:rsidRDefault="00D45E26">
      <w:pPr>
        <w:pStyle w:val="affa"/>
      </w:pPr>
      <w:r>
        <w:rPr>
          <w:rStyle w:val="aff9"/>
        </w:rPr>
        <w:annotationRef/>
      </w:r>
      <w:r>
        <w:t xml:space="preserve">Схема? </w:t>
      </w:r>
      <w:r w:rsidR="00E52E6C">
        <w:t xml:space="preserve">Кратко о назначении </w:t>
      </w:r>
      <w:r>
        <w:t>каждого из сервисов?</w:t>
      </w:r>
    </w:p>
  </w:comment>
  <w:comment w:id="317" w:author="Автор" w:initials="A">
    <w:p w14:paraId="54FE8061" w14:textId="1CE17C02" w:rsidR="003341CE" w:rsidRPr="003341CE" w:rsidRDefault="003341CE">
      <w:pPr>
        <w:pStyle w:val="affa"/>
      </w:pPr>
      <w:r>
        <w:rPr>
          <w:rStyle w:val="aff9"/>
        </w:rPr>
        <w:annotationRef/>
      </w:r>
      <w:r>
        <w:t xml:space="preserve">Хорошо бы чтобы ранее была представлена общая схема разрабатываемой ИС, т.к. </w:t>
      </w:r>
      <w:r>
        <w:rPr>
          <w:lang w:val="en-US"/>
        </w:rPr>
        <w:t>Kafka</w:t>
      </w:r>
      <w:r w:rsidRPr="003341CE">
        <w:t xml:space="preserve"> </w:t>
      </w:r>
      <w:r>
        <w:t>появляется «вдруг»</w:t>
      </w:r>
    </w:p>
  </w:comment>
  <w:comment w:id="318" w:author="Автор" w:initials="A">
    <w:p w14:paraId="36177D38" w14:textId="2E080A62" w:rsidR="00557E2A" w:rsidRPr="00557E2A" w:rsidRDefault="00557E2A">
      <w:pPr>
        <w:pStyle w:val="affa"/>
      </w:pPr>
      <w:r>
        <w:rPr>
          <w:rStyle w:val="aff9"/>
        </w:rPr>
        <w:annotationRef/>
      </w:r>
      <w:r>
        <w:t xml:space="preserve">Почему </w:t>
      </w:r>
      <w:proofErr w:type="spellStart"/>
      <w:r>
        <w:t>имеено</w:t>
      </w:r>
      <w:proofErr w:type="spellEnd"/>
      <w:r>
        <w:t xml:space="preserve"> </w:t>
      </w:r>
      <w:proofErr w:type="spellStart"/>
      <w:r>
        <w:rPr>
          <w:lang w:val="en-US"/>
        </w:rPr>
        <w:t>kafka</w:t>
      </w:r>
      <w:proofErr w:type="spellEnd"/>
      <w:r w:rsidRPr="00557E2A">
        <w:t xml:space="preserve"> </w:t>
      </w:r>
      <w:r>
        <w:t xml:space="preserve">никак не обоснованно. Почему не </w:t>
      </w:r>
      <w:r>
        <w:rPr>
          <w:lang w:val="en-US"/>
        </w:rPr>
        <w:t>Rabbit</w:t>
      </w:r>
      <w:r w:rsidRPr="00557E2A">
        <w:t xml:space="preserve"> </w:t>
      </w:r>
      <w:r>
        <w:rPr>
          <w:lang w:val="en-US"/>
        </w:rPr>
        <w:t>MQ</w:t>
      </w:r>
      <w:r>
        <w:t xml:space="preserve">, не </w:t>
      </w:r>
      <w:r>
        <w:rPr>
          <w:lang w:val="en-US"/>
        </w:rPr>
        <w:t>NATS</w:t>
      </w:r>
      <w:r w:rsidRPr="00557E2A">
        <w:t>?</w:t>
      </w:r>
      <w:r>
        <w:t xml:space="preserve"> </w:t>
      </w:r>
      <w:r>
        <w:rPr>
          <w:lang w:val="en-US"/>
        </w:rPr>
        <w:t>Kafka</w:t>
      </w:r>
      <w:r w:rsidRPr="00557E2A">
        <w:t xml:space="preserve"> </w:t>
      </w:r>
      <w:r>
        <w:t>сложнее в развертывании, для нее сложнее делать клиентов. Какие преимущества</w:t>
      </w:r>
      <w:r w:rsidR="002211F6">
        <w:t xml:space="preserve"> применительно к решаемой задаче</w:t>
      </w:r>
      <w:r>
        <w:t>?</w:t>
      </w:r>
    </w:p>
  </w:comment>
  <w:comment w:id="324" w:author="Автор" w:initials="A">
    <w:p w14:paraId="31F8F940" w14:textId="34DF396E" w:rsidR="00060290" w:rsidRDefault="00060290">
      <w:pPr>
        <w:pStyle w:val="affa"/>
      </w:pPr>
      <w:r>
        <w:rPr>
          <w:rStyle w:val="aff9"/>
        </w:rPr>
        <w:annotationRef/>
      </w:r>
      <w:r>
        <w:t>В чем отличие от предыдущего сервиса? И тот и тот запускает пользовательскую задачу</w:t>
      </w:r>
    </w:p>
  </w:comment>
  <w:comment w:id="325" w:author="Автор" w:initials="A">
    <w:p w14:paraId="652011DF" w14:textId="2CC2222B" w:rsidR="00072E00" w:rsidRPr="00072E00" w:rsidRDefault="00072E00">
      <w:pPr>
        <w:pStyle w:val="affa"/>
      </w:pPr>
      <w:r>
        <w:rPr>
          <w:rStyle w:val="aff9"/>
        </w:rPr>
        <w:annotationRef/>
      </w:r>
      <w:r>
        <w:rPr>
          <w:lang w:val="en-US"/>
        </w:rPr>
        <w:t>Test</w:t>
      </w:r>
      <w:r w:rsidRPr="00072E00">
        <w:t>-</w:t>
      </w:r>
      <w:r>
        <w:rPr>
          <w:lang w:val="en-US"/>
        </w:rPr>
        <w:t>runner</w:t>
      </w:r>
      <w:r w:rsidRPr="00072E00">
        <w:t xml:space="preserve"> </w:t>
      </w:r>
      <w:r>
        <w:t xml:space="preserve">запускает </w:t>
      </w:r>
      <w:proofErr w:type="spellStart"/>
      <w:r>
        <w:t>автотесты</w:t>
      </w:r>
      <w:proofErr w:type="spellEnd"/>
      <w:r>
        <w:t xml:space="preserve"> для решения задачи и извлекает результаты тестов. </w:t>
      </w:r>
      <w:r>
        <w:rPr>
          <w:lang w:val="en-US"/>
        </w:rPr>
        <w:t>Task</w:t>
      </w:r>
      <w:r w:rsidRPr="00072E00">
        <w:t>-</w:t>
      </w:r>
      <w:r>
        <w:rPr>
          <w:lang w:val="en-US"/>
        </w:rPr>
        <w:t>runner</w:t>
      </w:r>
      <w:r w:rsidRPr="00072E00">
        <w:t xml:space="preserve"> </w:t>
      </w:r>
      <w:r>
        <w:t xml:space="preserve">запускает программу пользователя вне решения задачи и стримит ее </w:t>
      </w:r>
      <w:proofErr w:type="spellStart"/>
      <w:r>
        <w:t>логи</w:t>
      </w:r>
      <w:proofErr w:type="spellEnd"/>
      <w:r>
        <w:t>.</w:t>
      </w:r>
      <w:r w:rsidRPr="00072E00">
        <w:t xml:space="preserve"> </w:t>
      </w:r>
    </w:p>
  </w:comment>
  <w:comment w:id="332" w:author="Автор" w:initials="A">
    <w:p w14:paraId="6972F41F" w14:textId="3E93E9F6" w:rsidR="002324BC" w:rsidRDefault="002324BC">
      <w:pPr>
        <w:pStyle w:val="affa"/>
      </w:pPr>
      <w:r>
        <w:rPr>
          <w:rStyle w:val="aff9"/>
        </w:rPr>
        <w:annotationRef/>
      </w:r>
      <w:r>
        <w:t>представляет собой или включает?</w:t>
      </w:r>
    </w:p>
  </w:comment>
  <w:comment w:id="333" w:author="Автор" w:initials="A">
    <w:p w14:paraId="51F2CD6A" w14:textId="2C52E625" w:rsidR="00F916E6" w:rsidRDefault="00F916E6">
      <w:pPr>
        <w:pStyle w:val="affa"/>
      </w:pPr>
      <w:r>
        <w:rPr>
          <w:rStyle w:val="aff9"/>
        </w:rPr>
        <w:annotationRef/>
      </w:r>
      <w:r>
        <w:t xml:space="preserve">Биржевого брокера? Брокера сообщений? </w:t>
      </w:r>
    </w:p>
  </w:comment>
  <w:comment w:id="334" w:author="Автор" w:initials="A">
    <w:p w14:paraId="7BF3492C" w14:textId="654A97DB" w:rsidR="00F916E6" w:rsidRDefault="00F916E6">
      <w:pPr>
        <w:pStyle w:val="affa"/>
      </w:pPr>
      <w:r>
        <w:rPr>
          <w:rStyle w:val="aff9"/>
        </w:rPr>
        <w:annotationRef/>
      </w:r>
      <w:r>
        <w:t>Что это? Передача сообщения в брокер само по себе не может обеспечить распределение нагрузки.</w:t>
      </w:r>
    </w:p>
  </w:comment>
  <w:comment w:id="336" w:author="Автор" w:initials="A">
    <w:p w14:paraId="02D218AC" w14:textId="1B0462FB" w:rsidR="00301FEA" w:rsidRDefault="00301FEA">
      <w:pPr>
        <w:pStyle w:val="affa"/>
      </w:pPr>
      <w:r>
        <w:rPr>
          <w:rStyle w:val="aff9"/>
        </w:rPr>
        <w:annotationRef/>
      </w:r>
      <w:r>
        <w:t>Это уже где-то шестой раз написано, а должно быть в одном месте, где идет описание общей архитектуры ИС.</w:t>
      </w:r>
    </w:p>
  </w:comment>
  <w:comment w:id="343" w:author="Автор" w:initials="A">
    <w:p w14:paraId="72D60D33" w14:textId="792351B7" w:rsidR="00886AE9" w:rsidRDefault="00886AE9">
      <w:pPr>
        <w:pStyle w:val="affa"/>
      </w:pPr>
      <w:r>
        <w:rPr>
          <w:rStyle w:val="aff9"/>
        </w:rPr>
        <w:annotationRef/>
      </w:r>
      <w:r>
        <w:t>Как это относится к описанию алгоритма?</w:t>
      </w:r>
      <w:r w:rsidR="00A43981">
        <w:t xml:space="preserve"> Личное оценочное суждение вне пункта выводов или заключения.</w:t>
      </w:r>
    </w:p>
  </w:comment>
  <w:comment w:id="344" w:author="Автор" w:initials="A">
    <w:p w14:paraId="3F0C7709" w14:textId="22C8FB51" w:rsidR="002E7A13" w:rsidRDefault="002E7A13">
      <w:pPr>
        <w:pStyle w:val="affa"/>
      </w:pPr>
      <w:r>
        <w:rPr>
          <w:rStyle w:val="aff9"/>
        </w:rPr>
        <w:annotationRef/>
      </w:r>
      <w:r>
        <w:t>А других способ нет?</w:t>
      </w:r>
    </w:p>
  </w:comment>
  <w:comment w:id="345" w:author="Автор" w:initials="A">
    <w:p w14:paraId="4957992E" w14:textId="2EC9FB66" w:rsidR="000A3A1A" w:rsidRDefault="000A3A1A">
      <w:pPr>
        <w:pStyle w:val="affa"/>
      </w:pPr>
      <w:r>
        <w:rPr>
          <w:rStyle w:val="aff9"/>
        </w:rPr>
        <w:annotationRef/>
      </w:r>
      <w:r>
        <w:t xml:space="preserve">Ну или сам падает </w:t>
      </w:r>
    </w:p>
  </w:comment>
  <w:comment w:id="347" w:author="Автор" w:initials="A">
    <w:p w14:paraId="5D6E35CE" w14:textId="0275F36B" w:rsidR="00A10671" w:rsidRDefault="00A10671">
      <w:pPr>
        <w:pStyle w:val="affa"/>
      </w:pPr>
      <w:r>
        <w:rPr>
          <w:rStyle w:val="aff9"/>
        </w:rPr>
        <w:annotationRef/>
      </w:r>
      <w:r>
        <w:t>Указанный алгоритм нигде не описан</w:t>
      </w:r>
    </w:p>
  </w:comment>
  <w:comment w:id="348" w:author="Автор" w:initials="A">
    <w:p w14:paraId="15BE52A5" w14:textId="6BB2E7DF" w:rsidR="000A3A1A" w:rsidRPr="005429C4" w:rsidRDefault="000A3A1A">
      <w:pPr>
        <w:pStyle w:val="affa"/>
      </w:pPr>
      <w:r>
        <w:rPr>
          <w:rStyle w:val="aff9"/>
        </w:rPr>
        <w:annotationRef/>
      </w:r>
      <w:r>
        <w:t>Убрал «алгоритм»</w:t>
      </w:r>
    </w:p>
  </w:comment>
  <w:comment w:id="350" w:author="Автор" w:initials="A">
    <w:p w14:paraId="062D1FE2" w14:textId="0C11EFC0" w:rsidR="00AC484A" w:rsidRDefault="00AC484A">
      <w:pPr>
        <w:pStyle w:val="affa"/>
      </w:pPr>
      <w:r>
        <w:rPr>
          <w:rStyle w:val="aff9"/>
        </w:rPr>
        <w:annotationRef/>
      </w:r>
      <w:r>
        <w:t>Внешнее по отношению к алгоритму действие не может относится к алгоритму.</w:t>
      </w:r>
      <w:r w:rsidR="009250A3">
        <w:t xml:space="preserve"> Алгоритм всегда является </w:t>
      </w:r>
      <w:proofErr w:type="spellStart"/>
      <w:r w:rsidR="009250A3">
        <w:t>проактивной</w:t>
      </w:r>
      <w:proofErr w:type="spellEnd"/>
      <w:r w:rsidR="009250A3">
        <w:t xml:space="preserve"> единицей.</w:t>
      </w:r>
    </w:p>
  </w:comment>
  <w:comment w:id="365" w:author="Автор" w:initials="A">
    <w:p w14:paraId="08CEBD5D" w14:textId="6BD6113B" w:rsidR="0077507B" w:rsidRDefault="0077507B">
      <w:pPr>
        <w:pStyle w:val="affa"/>
      </w:pPr>
      <w:r>
        <w:rPr>
          <w:rStyle w:val="aff9"/>
        </w:rPr>
        <w:annotationRef/>
      </w:r>
      <w:r>
        <w:t>В пункте нет обоснования. Только перечисление и краткое описание из Интернета.</w:t>
      </w:r>
    </w:p>
  </w:comment>
  <w:comment w:id="381" w:author="Автор" w:initials="A">
    <w:p w14:paraId="62B1D198" w14:textId="26A5D64D" w:rsidR="00A261D5" w:rsidRDefault="00A261D5">
      <w:pPr>
        <w:pStyle w:val="affa"/>
      </w:pPr>
      <w:r>
        <w:rPr>
          <w:rStyle w:val="aff9"/>
        </w:rPr>
        <w:annotationRef/>
      </w:r>
      <w:r>
        <w:t>пропущено «и»?</w:t>
      </w:r>
    </w:p>
  </w:comment>
  <w:comment w:id="383" w:author="Автор" w:initials="A">
    <w:p w14:paraId="1042B055" w14:textId="5946A52B" w:rsidR="00B315C1" w:rsidRDefault="00B315C1">
      <w:pPr>
        <w:pStyle w:val="affa"/>
      </w:pPr>
      <w:r>
        <w:rPr>
          <w:rStyle w:val="aff9"/>
        </w:rPr>
        <w:annotationRef/>
      </w:r>
      <w:r>
        <w:t>диаграмма классов чего?</w:t>
      </w:r>
    </w:p>
  </w:comment>
  <w:comment w:id="386" w:author="Автор" w:initials="A">
    <w:p w14:paraId="1D4F832B" w14:textId="1620D0A8" w:rsidR="00057AEA" w:rsidRDefault="00057AEA">
      <w:pPr>
        <w:pStyle w:val="affa"/>
      </w:pPr>
      <w:r>
        <w:rPr>
          <w:rStyle w:val="aff9"/>
        </w:rPr>
        <w:annotationRef/>
      </w:r>
      <w:r>
        <w:t>падеж</w:t>
      </w:r>
    </w:p>
  </w:comment>
  <w:comment w:id="390" w:author="Автор" w:initials="A">
    <w:p w14:paraId="783F10FA" w14:textId="203E248C" w:rsidR="008F508F" w:rsidRDefault="008F508F">
      <w:pPr>
        <w:pStyle w:val="affa"/>
      </w:pPr>
      <w:r>
        <w:rPr>
          <w:rStyle w:val="aff9"/>
        </w:rPr>
        <w:annotationRef/>
      </w:r>
      <w:r>
        <w:t>падеж</w:t>
      </w:r>
    </w:p>
  </w:comment>
  <w:comment w:id="393" w:author="Автор" w:initials="A">
    <w:p w14:paraId="543F845B" w14:textId="06EBEC0B" w:rsidR="00AE2A13" w:rsidRDefault="00AE2A13">
      <w:pPr>
        <w:pStyle w:val="affa"/>
      </w:pPr>
      <w:r>
        <w:rPr>
          <w:rStyle w:val="aff9"/>
        </w:rPr>
        <w:annotationRef/>
      </w:r>
      <w:r>
        <w:t>лишняя пустая строка</w:t>
      </w:r>
    </w:p>
  </w:comment>
  <w:comment w:id="396" w:author="Автор" w:initials="A">
    <w:p w14:paraId="77F98C2D" w14:textId="3913EB37" w:rsidR="00D53A2B" w:rsidRPr="00D53A2B" w:rsidRDefault="00D53A2B">
      <w:pPr>
        <w:pStyle w:val="affa"/>
      </w:pPr>
      <w:r>
        <w:rPr>
          <w:rStyle w:val="aff9"/>
        </w:rPr>
        <w:annotationRef/>
      </w:r>
      <w:r>
        <w:t xml:space="preserve">Это модуль или пакет в модуле </w:t>
      </w:r>
      <w:r>
        <w:rPr>
          <w:lang w:val="en-US"/>
        </w:rPr>
        <w:t>problem</w:t>
      </w:r>
      <w:r>
        <w:t>? Если модуль, то почему без своего заголовка?</w:t>
      </w:r>
    </w:p>
  </w:comment>
  <w:comment w:id="399" w:author="Автор" w:initials="A">
    <w:p w14:paraId="039848A5" w14:textId="77777777" w:rsidR="00C923B3" w:rsidRDefault="00C923B3" w:rsidP="00C923B3">
      <w:pPr>
        <w:pStyle w:val="affa"/>
      </w:pPr>
      <w:r>
        <w:rPr>
          <w:rStyle w:val="aff9"/>
        </w:rPr>
        <w:annotationRef/>
      </w:r>
      <w:r>
        <w:t>На каком основании опущено? Для кого не представляет интереса?</w:t>
      </w:r>
    </w:p>
  </w:comment>
  <w:comment w:id="400" w:author="Автор" w:initials="A">
    <w:p w14:paraId="5FD6F486" w14:textId="49760E9A" w:rsidR="007B02F7" w:rsidRDefault="007B02F7">
      <w:pPr>
        <w:pStyle w:val="affa"/>
      </w:pPr>
      <w:r>
        <w:rPr>
          <w:rStyle w:val="aff9"/>
        </w:rPr>
        <w:annotationRef/>
      </w:r>
      <w:r>
        <w:t>Тоже оценочное суждение получается, но лучше не придумал</w:t>
      </w:r>
    </w:p>
  </w:comment>
  <w:comment w:id="397" w:author="Автор" w:initials="A">
    <w:p w14:paraId="75A4DC3D" w14:textId="2242FAAB" w:rsidR="00B05723" w:rsidRDefault="00B05723">
      <w:pPr>
        <w:pStyle w:val="affa"/>
      </w:pPr>
      <w:r>
        <w:rPr>
          <w:rStyle w:val="aff9"/>
        </w:rPr>
        <w:annotationRef/>
      </w:r>
      <w:r>
        <w:t>На каком основании</w:t>
      </w:r>
      <w:r w:rsidR="00D65074">
        <w:t xml:space="preserve"> опущено</w:t>
      </w:r>
      <w:r>
        <w:t>? Для кого не представляет интереса?</w:t>
      </w:r>
    </w:p>
  </w:comment>
  <w:comment w:id="406" w:author="Автор" w:initials="A">
    <w:p w14:paraId="437634D6" w14:textId="73131AD9" w:rsidR="0001587F" w:rsidRPr="0001587F" w:rsidRDefault="0001587F">
      <w:pPr>
        <w:pStyle w:val="affa"/>
      </w:pPr>
      <w:r>
        <w:rPr>
          <w:rStyle w:val="aff9"/>
        </w:rPr>
        <w:annotationRef/>
      </w:r>
      <w:r>
        <w:t>какого пакета?</w:t>
      </w:r>
    </w:p>
  </w:comment>
  <w:comment w:id="410" w:author="Автор" w:initials="A">
    <w:p w14:paraId="73BE3BC4" w14:textId="05EB75EB" w:rsidR="008D114A" w:rsidRPr="00F974BD" w:rsidRDefault="008D114A">
      <w:pPr>
        <w:pStyle w:val="affa"/>
      </w:pPr>
      <w:r>
        <w:rPr>
          <w:rStyle w:val="aff9"/>
        </w:rPr>
        <w:annotationRef/>
      </w:r>
      <w:r>
        <w:t>модуль или пакет?</w:t>
      </w:r>
      <w:r w:rsidRPr="00F974BD">
        <w:t xml:space="preserve"> </w:t>
      </w:r>
    </w:p>
  </w:comment>
  <w:comment w:id="412" w:author="Автор" w:initials="A">
    <w:p w14:paraId="7E427102" w14:textId="6BACE4D7" w:rsidR="00B315C1" w:rsidRDefault="00B315C1">
      <w:pPr>
        <w:pStyle w:val="affa"/>
      </w:pPr>
      <w:r>
        <w:rPr>
          <w:rStyle w:val="aff9"/>
        </w:rPr>
        <w:annotationRef/>
      </w:r>
      <w:r>
        <w:t>диаграмма классов чего?</w:t>
      </w:r>
    </w:p>
  </w:comment>
  <w:comment w:id="414" w:author="Автор" w:initials="A">
    <w:p w14:paraId="552D2975" w14:textId="5CD80F3B" w:rsidR="00062DBF" w:rsidRDefault="00062DBF">
      <w:pPr>
        <w:pStyle w:val="affa"/>
      </w:pPr>
      <w:r>
        <w:rPr>
          <w:rStyle w:val="aff9"/>
        </w:rPr>
        <w:annotationRef/>
      </w:r>
      <w:r>
        <w:t>Т.е. если 100 пользователей захотят посмотреть статистику, то они положат сервер? Потому что результаты статистики (как я уже писал ваше) нигде не хранятся.</w:t>
      </w:r>
    </w:p>
  </w:comment>
  <w:comment w:id="415" w:author="Автор" w:initials="A">
    <w:p w14:paraId="4D0893E9" w14:textId="186C7ED1" w:rsidR="001937FB" w:rsidRDefault="001937FB">
      <w:pPr>
        <w:pStyle w:val="affa"/>
      </w:pPr>
      <w:r>
        <w:rPr>
          <w:rStyle w:val="aff9"/>
        </w:rPr>
        <w:annotationRef/>
      </w:r>
      <w:r>
        <w:t xml:space="preserve">Знаю об этом. Могу добавить </w:t>
      </w:r>
      <w:proofErr w:type="spellStart"/>
      <w:r>
        <w:t>кеш</w:t>
      </w:r>
      <w:proofErr w:type="spellEnd"/>
      <w:r>
        <w:t xml:space="preserve"> на уровне </w:t>
      </w:r>
      <w:proofErr w:type="spellStart"/>
      <w:r>
        <w:t>вебсервера</w:t>
      </w:r>
      <w:proofErr w:type="spellEnd"/>
      <w:r>
        <w:t xml:space="preserve">. </w:t>
      </w:r>
    </w:p>
  </w:comment>
  <w:comment w:id="416" w:author="Автор" w:initials="A">
    <w:p w14:paraId="1BB89A59" w14:textId="64B0B9DE" w:rsidR="00062DBF" w:rsidRDefault="00062DBF">
      <w:pPr>
        <w:pStyle w:val="affa"/>
      </w:pPr>
      <w:r>
        <w:t xml:space="preserve">Такой оборот - </w:t>
      </w:r>
      <w:r>
        <w:rPr>
          <w:rStyle w:val="aff9"/>
        </w:rPr>
        <w:annotationRef/>
      </w:r>
      <w:r>
        <w:t>это все равно что послать подальше читателя. Или вы приводите тексты запросов в Приложениях, или вообще ничего подобного не пишите. И</w:t>
      </w:r>
      <w:r w:rsidR="005D5DFE">
        <w:t xml:space="preserve"> </w:t>
      </w:r>
      <w:r>
        <w:t>так понятно, что где-то в коде это есть.</w:t>
      </w:r>
    </w:p>
  </w:comment>
  <w:comment w:id="418" w:author="Автор" w:initials="A">
    <w:p w14:paraId="45290EB1" w14:textId="61772860" w:rsidR="00B81166" w:rsidRDefault="00B81166">
      <w:pPr>
        <w:pStyle w:val="affa"/>
      </w:pPr>
      <w:r>
        <w:rPr>
          <w:rStyle w:val="aff9"/>
        </w:rPr>
        <w:annotationRef/>
      </w:r>
      <w:r>
        <w:t>Он один отвечает за бизнес-логику? Нигде больше в тексте такого нет?</w:t>
      </w:r>
    </w:p>
  </w:comment>
  <w:comment w:id="423" w:author="Автор" w:initials="A">
    <w:p w14:paraId="756AC84A" w14:textId="4827E907" w:rsidR="00A36E05" w:rsidRDefault="00A36E05">
      <w:pPr>
        <w:pStyle w:val="affa"/>
      </w:pPr>
      <w:r>
        <w:rPr>
          <w:rStyle w:val="aff9"/>
        </w:rPr>
        <w:annotationRef/>
      </w:r>
      <w:r>
        <w:t>Модуль взаимодействует с пользователем? Как?</w:t>
      </w:r>
    </w:p>
  </w:comment>
  <w:comment w:id="436" w:author="Автор" w:initials="A">
    <w:p w14:paraId="35D1A65C" w14:textId="77777777" w:rsidR="00C42044" w:rsidRDefault="00C42044" w:rsidP="00C42044">
      <w:pPr>
        <w:pStyle w:val="affa"/>
      </w:pPr>
      <w:r>
        <w:rPr>
          <w:rStyle w:val="aff9"/>
        </w:rPr>
        <w:annotationRef/>
      </w:r>
      <w:r>
        <w:rPr>
          <w:rStyle w:val="aff9"/>
        </w:rPr>
        <w:annotationRef/>
      </w:r>
      <w:r>
        <w:t>Модуль взаимодействует с пользователем? Как?</w:t>
      </w:r>
    </w:p>
    <w:p w14:paraId="30ABD98A" w14:textId="4BC55867" w:rsidR="00C42044" w:rsidRDefault="00C42044" w:rsidP="00C42044">
      <w:pPr>
        <w:pStyle w:val="affa"/>
        <w:ind w:firstLine="0"/>
      </w:pPr>
    </w:p>
  </w:comment>
  <w:comment w:id="439" w:author="Автор" w:initials="A">
    <w:p w14:paraId="36E9FC27" w14:textId="39912DBD" w:rsidR="002158EB" w:rsidRDefault="002158EB">
      <w:pPr>
        <w:pStyle w:val="affa"/>
      </w:pPr>
      <w:r>
        <w:rPr>
          <w:rStyle w:val="aff9"/>
        </w:rPr>
        <w:annotationRef/>
      </w:r>
      <w:r>
        <w:t>Почему половина листа пуст</w:t>
      </w:r>
      <w:r w:rsidR="00D46544">
        <w:t>ая</w:t>
      </w:r>
      <w:r>
        <w:t>?</w:t>
      </w:r>
    </w:p>
  </w:comment>
  <w:comment w:id="440" w:author="Автор" w:initials="A">
    <w:p w14:paraId="07B5B4D7" w14:textId="41ADC304" w:rsidR="00D3770A" w:rsidRDefault="00D3770A">
      <w:pPr>
        <w:pStyle w:val="affa"/>
      </w:pPr>
      <w:r>
        <w:rPr>
          <w:rStyle w:val="aff9"/>
        </w:rPr>
        <w:annotationRef/>
      </w:r>
      <w:r w:rsidR="005D24D9">
        <w:t>Три типа ЧЕГО</w:t>
      </w:r>
      <w:r>
        <w:t>?</w:t>
      </w:r>
    </w:p>
  </w:comment>
  <w:comment w:id="443" w:author="Автор" w:initials="A">
    <w:p w14:paraId="1D8C3C11" w14:textId="1B66570E" w:rsidR="00701DF3" w:rsidRDefault="00701DF3">
      <w:pPr>
        <w:pStyle w:val="affa"/>
      </w:pPr>
      <w:r>
        <w:rPr>
          <w:rStyle w:val="aff9"/>
        </w:rPr>
        <w:annotationRef/>
      </w:r>
      <w:r>
        <w:t>Возвращает ЧТО?</w:t>
      </w:r>
    </w:p>
  </w:comment>
  <w:comment w:id="444" w:author="Автор" w:initials="A">
    <w:p w14:paraId="547A7387" w14:textId="65210078" w:rsidR="005540D4" w:rsidRDefault="005540D4">
      <w:pPr>
        <w:pStyle w:val="affa"/>
      </w:pPr>
      <w:r>
        <w:rPr>
          <w:rStyle w:val="aff9"/>
        </w:rPr>
        <w:annotationRef/>
      </w:r>
      <w:r>
        <w:t>Название типа убрал, его некуда вставить</w:t>
      </w:r>
    </w:p>
  </w:comment>
  <w:comment w:id="454" w:author="Автор" w:initials="A">
    <w:p w14:paraId="0ADE6EC3" w14:textId="406BE491" w:rsidR="0021451F" w:rsidRDefault="0021451F">
      <w:pPr>
        <w:pStyle w:val="affa"/>
      </w:pPr>
      <w:r>
        <w:rPr>
          <w:rStyle w:val="aff9"/>
        </w:rPr>
        <w:annotationRef/>
      </w:r>
      <w:r>
        <w:t>с чем? с кем?</w:t>
      </w:r>
    </w:p>
  </w:comment>
  <w:comment w:id="455" w:author="Автор" w:initials="A">
    <w:p w14:paraId="2225D8AF" w14:textId="0EF89861" w:rsidR="00E40D12" w:rsidRDefault="00E40D12">
      <w:pPr>
        <w:pStyle w:val="affa"/>
      </w:pPr>
      <w:r>
        <w:rPr>
          <w:rStyle w:val="aff9"/>
        </w:rPr>
        <w:annotationRef/>
      </w:r>
      <w:r>
        <w:t>С материалами. С Пользователями.</w:t>
      </w:r>
    </w:p>
  </w:comment>
  <w:comment w:id="456" w:author="Автор" w:initials="A">
    <w:p w14:paraId="1CE99D7E" w14:textId="293C9AF2" w:rsidR="00F679D6" w:rsidRDefault="00F679D6" w:rsidP="00F679D6">
      <w:pPr>
        <w:pStyle w:val="affa"/>
      </w:pPr>
      <w:r>
        <w:rPr>
          <w:rStyle w:val="aff9"/>
        </w:rPr>
        <w:annotationRef/>
      </w:r>
      <w:r>
        <w:rPr>
          <w:rStyle w:val="aff9"/>
        </w:rPr>
        <w:annotationRef/>
      </w:r>
      <w:r>
        <w:t>Ссылка на исследования, подтверждающие такое утверждение.</w:t>
      </w:r>
    </w:p>
  </w:comment>
  <w:comment w:id="460" w:author="Автор" w:initials="A">
    <w:p w14:paraId="24122170" w14:textId="3D144E7D" w:rsidR="005B6BD2" w:rsidRDefault="005B6BD2">
      <w:pPr>
        <w:pStyle w:val="affa"/>
      </w:pPr>
      <w:r>
        <w:rPr>
          <w:rStyle w:val="aff9"/>
        </w:rPr>
        <w:annotationRef/>
      </w:r>
      <w:r>
        <w:t>жаргонизм</w:t>
      </w:r>
    </w:p>
  </w:comment>
  <w:comment w:id="461" w:author="Автор" w:initials="A">
    <w:p w14:paraId="0077DCFC" w14:textId="24C5BA06" w:rsidR="006B47E0" w:rsidRDefault="006B47E0">
      <w:pPr>
        <w:pStyle w:val="affa"/>
      </w:pPr>
      <w:r>
        <w:rPr>
          <w:rStyle w:val="aff9"/>
        </w:rPr>
        <w:annotationRef/>
      </w:r>
      <w:r>
        <w:t>книжного синонима подобрать не могу.</w:t>
      </w:r>
    </w:p>
  </w:comment>
  <w:comment w:id="462" w:author="Автор" w:initials="A">
    <w:p w14:paraId="19CD91BE" w14:textId="6D48ACED" w:rsidR="00B17E27" w:rsidRPr="00B17E27" w:rsidRDefault="00B17E27">
      <w:pPr>
        <w:pStyle w:val="affa"/>
      </w:pPr>
      <w:proofErr w:type="spellStart"/>
      <w:r>
        <w:t>Эммм</w:t>
      </w:r>
      <w:proofErr w:type="spellEnd"/>
      <w:r>
        <w:rPr>
          <w:rStyle w:val="aff9"/>
        </w:rPr>
        <w:annotationRef/>
      </w:r>
      <w:r>
        <w:t xml:space="preserve">??? Где и как это реализовано в системе </w:t>
      </w:r>
      <w:r>
        <w:rPr>
          <w:lang w:val="en-US"/>
        </w:rPr>
        <w:t>Git</w:t>
      </w:r>
      <w:r>
        <w:t>? Можно ссылку на документацию по данной возможности?</w:t>
      </w:r>
    </w:p>
  </w:comment>
  <w:comment w:id="463" w:author="Автор" w:initials="A">
    <w:p w14:paraId="71FA83C6" w14:textId="49A81D73" w:rsidR="00E40D12" w:rsidRPr="00342568" w:rsidRDefault="00E40D12">
      <w:pPr>
        <w:pStyle w:val="affa"/>
      </w:pPr>
      <w:r>
        <w:rPr>
          <w:rStyle w:val="aff9"/>
        </w:rPr>
        <w:annotationRef/>
      </w:r>
      <w:r w:rsidR="00342568">
        <w:t xml:space="preserve">Это скорее заслуга </w:t>
      </w:r>
      <w:proofErr w:type="spellStart"/>
      <w:r w:rsidR="00342568">
        <w:rPr>
          <w:lang w:val="en-US"/>
        </w:rPr>
        <w:t>github</w:t>
      </w:r>
      <w:proofErr w:type="spellEnd"/>
      <w:r w:rsidR="006B47E0" w:rsidRPr="006B47E0">
        <w:t>/</w:t>
      </w:r>
      <w:proofErr w:type="spellStart"/>
      <w:r w:rsidR="006B47E0">
        <w:rPr>
          <w:lang w:val="en-US"/>
        </w:rPr>
        <w:t>gitlab</w:t>
      </w:r>
      <w:proofErr w:type="spellEnd"/>
      <w:r w:rsidR="006B47E0" w:rsidRPr="006B47E0">
        <w:t>/</w:t>
      </w:r>
      <w:r w:rsidR="006B47E0">
        <w:rPr>
          <w:lang w:val="en-US"/>
        </w:rPr>
        <w:t>bb</w:t>
      </w:r>
      <w:r w:rsidR="00342568">
        <w:t xml:space="preserve">, а не самого </w:t>
      </w:r>
      <w:r w:rsidR="00342568">
        <w:rPr>
          <w:lang w:val="en-US"/>
        </w:rPr>
        <w:t>git</w:t>
      </w:r>
      <w:r w:rsidR="00342568">
        <w:t>.</w:t>
      </w:r>
    </w:p>
  </w:comment>
  <w:comment w:id="472" w:author="Автор" w:initials="A">
    <w:p w14:paraId="0A235A03" w14:textId="592AF8E9" w:rsidR="001915EE" w:rsidRPr="001915EE" w:rsidRDefault="001915EE">
      <w:pPr>
        <w:pStyle w:val="affa"/>
      </w:pPr>
      <w:r>
        <w:rPr>
          <w:rStyle w:val="aff9"/>
        </w:rPr>
        <w:annotationRef/>
      </w:r>
      <w:r>
        <w:t xml:space="preserve">содержит что? Что такое </w:t>
      </w:r>
      <w:r>
        <w:rPr>
          <w:rFonts w:eastAsia="Calibri"/>
          <w:lang w:val="en-US"/>
        </w:rPr>
        <w:t>manifest</w:t>
      </w:r>
      <w:r w:rsidRPr="00BF3750">
        <w:rPr>
          <w:rFonts w:eastAsia="Calibri"/>
        </w:rPr>
        <w:t>.</w:t>
      </w:r>
      <w:proofErr w:type="spellStart"/>
      <w:r>
        <w:rPr>
          <w:rFonts w:eastAsia="Calibri"/>
          <w:lang w:val="en-US"/>
        </w:rPr>
        <w:t>yaml</w:t>
      </w:r>
      <w:proofErr w:type="spellEnd"/>
      <w:r>
        <w:rPr>
          <w:rStyle w:val="aff9"/>
        </w:rPr>
        <w:annotationRef/>
      </w:r>
      <w:r>
        <w:rPr>
          <w:rFonts w:eastAsia="Calibri"/>
        </w:rPr>
        <w:t xml:space="preserve">? Каждое английское наименование должно при первом упоминании быть описано русскими словами. Это файл? Папка? База? Модуль? Что такое </w:t>
      </w:r>
      <w:r>
        <w:rPr>
          <w:rFonts w:eastAsia="Calibri"/>
          <w:lang w:val="en-US"/>
        </w:rPr>
        <w:t>manifest</w:t>
      </w:r>
      <w:r w:rsidRPr="00BF3750">
        <w:rPr>
          <w:rFonts w:eastAsia="Calibri"/>
        </w:rPr>
        <w:t>.</w:t>
      </w:r>
      <w:proofErr w:type="spellStart"/>
      <w:r>
        <w:rPr>
          <w:rFonts w:eastAsia="Calibri"/>
          <w:lang w:val="en-US"/>
        </w:rPr>
        <w:t>yaml</w:t>
      </w:r>
      <w:proofErr w:type="spellEnd"/>
      <w:r>
        <w:rPr>
          <w:rStyle w:val="aff9"/>
        </w:rPr>
        <w:annotationRef/>
      </w:r>
      <w:r>
        <w:rPr>
          <w:rFonts w:eastAsia="Calibri"/>
        </w:rPr>
        <w:t>?</w:t>
      </w:r>
    </w:p>
  </w:comment>
  <w:comment w:id="484" w:author="Автор" w:initials="A">
    <w:p w14:paraId="25941545" w14:textId="22E96FF6" w:rsidR="00D31E0F" w:rsidRDefault="00D31E0F">
      <w:pPr>
        <w:pStyle w:val="affa"/>
      </w:pPr>
      <w:r>
        <w:rPr>
          <w:rStyle w:val="aff9"/>
        </w:rPr>
        <w:annotationRef/>
      </w:r>
      <w:r>
        <w:t>что под этим понимается?</w:t>
      </w:r>
    </w:p>
  </w:comment>
  <w:comment w:id="486" w:author="Автор" w:initials="A">
    <w:p w14:paraId="3A2CE5F2" w14:textId="539EAEE0" w:rsidR="00563D35" w:rsidRPr="00563D35" w:rsidRDefault="00563D35">
      <w:pPr>
        <w:pStyle w:val="affa"/>
      </w:pPr>
      <w:r>
        <w:rPr>
          <w:rStyle w:val="aff9"/>
        </w:rPr>
        <w:annotationRef/>
      </w:r>
      <w:r>
        <w:t xml:space="preserve">Вы проектируйте ИС только для одной </w:t>
      </w:r>
      <w:r>
        <w:rPr>
          <w:lang w:val="en-US"/>
        </w:rPr>
        <w:t>IDE</w:t>
      </w:r>
      <w:r>
        <w:t>? В таком случае вы прямо пишите что заложили сознательные ограничения и должны их обосновать.</w:t>
      </w:r>
    </w:p>
  </w:comment>
  <w:comment w:id="707" w:author="Автор" w:initials="A">
    <w:p w14:paraId="5A5D2100" w14:textId="71C2FE54" w:rsidR="00806EB3" w:rsidRDefault="00806EB3">
      <w:pPr>
        <w:pStyle w:val="affa"/>
      </w:pPr>
      <w:r>
        <w:rPr>
          <w:rStyle w:val="aff9"/>
        </w:rPr>
        <w:annotationRef/>
      </w:r>
      <w:r>
        <w:t>ничего такого в главе нет</w:t>
      </w:r>
    </w:p>
  </w:comment>
  <w:comment w:id="708" w:author="Автор" w:initials="A">
    <w:p w14:paraId="55C42F71" w14:textId="0730BE4E" w:rsidR="00255842" w:rsidRDefault="00255842">
      <w:pPr>
        <w:pStyle w:val="affa"/>
      </w:pPr>
      <w:r>
        <w:rPr>
          <w:rStyle w:val="aff9"/>
        </w:rPr>
        <w:annotationRef/>
      </w:r>
      <w:r>
        <w:t>Где описание реализации фронта? Его писали вы?</w:t>
      </w:r>
    </w:p>
  </w:comment>
  <w:comment w:id="709" w:author="Автор" w:initials="A">
    <w:p w14:paraId="111A5621" w14:textId="28867F7E" w:rsidR="00BA7AB0" w:rsidRPr="004439B0" w:rsidRDefault="00BA7AB0">
      <w:pPr>
        <w:pStyle w:val="affa"/>
      </w:pPr>
      <w:r>
        <w:rPr>
          <w:rStyle w:val="aff9"/>
        </w:rPr>
        <w:annotationRef/>
      </w:r>
      <w:r>
        <w:t xml:space="preserve">Кажется </w:t>
      </w:r>
      <w:r w:rsidR="004439B0">
        <w:t>я</w:t>
      </w:r>
    </w:p>
  </w:comment>
  <w:comment w:id="714" w:author="Автор" w:initials="A">
    <w:p w14:paraId="743534F7" w14:textId="1CD1E5FE" w:rsidR="000F23DC" w:rsidRDefault="000F23DC">
      <w:pPr>
        <w:pStyle w:val="affa"/>
      </w:pPr>
      <w:r>
        <w:rPr>
          <w:rStyle w:val="aff9"/>
        </w:rPr>
        <w:annotationRef/>
      </w:r>
      <w:r>
        <w:t>Как это реализуется в системе? Такой функционал нигде не описан ранее.</w:t>
      </w:r>
    </w:p>
  </w:comment>
  <w:comment w:id="900" w:author="Автор" w:initials="A">
    <w:p w14:paraId="11033606" w14:textId="561A6309" w:rsidR="00924F5C" w:rsidRPr="00924F5C" w:rsidRDefault="00924F5C">
      <w:pPr>
        <w:pStyle w:val="affa"/>
      </w:pPr>
      <w:r>
        <w:rPr>
          <w:rStyle w:val="aff9"/>
        </w:rPr>
        <w:annotationRef/>
      </w:r>
      <w:r w:rsidR="006B3EDE">
        <w:t>Это выполнено в проекте</w:t>
      </w:r>
      <w:r>
        <w:t xml:space="preserve">? Весь сайт отображается шрифтом </w:t>
      </w:r>
      <w:r>
        <w:rPr>
          <w:lang w:val="en-US"/>
        </w:rPr>
        <w:t>Times</w:t>
      </w:r>
      <w:r>
        <w:t>?</w:t>
      </w:r>
    </w:p>
  </w:comment>
  <w:comment w:id="933" w:author="Автор" w:initials="A">
    <w:p w14:paraId="71E46F23" w14:textId="1052C437" w:rsidR="00096305" w:rsidRPr="00096305" w:rsidRDefault="00096305">
      <w:pPr>
        <w:pStyle w:val="affa"/>
      </w:pPr>
      <w:r>
        <w:rPr>
          <w:rStyle w:val="aff9"/>
        </w:rPr>
        <w:annotationRef/>
      </w:r>
      <w:r>
        <w:t xml:space="preserve">Процессор </w:t>
      </w:r>
      <w:proofErr w:type="spellStart"/>
      <w:r>
        <w:rPr>
          <w:lang w:val="en-US"/>
        </w:rPr>
        <w:t>i</w:t>
      </w:r>
      <w:proofErr w:type="spellEnd"/>
      <w:r w:rsidRPr="00096305">
        <w:t xml:space="preserve">386 </w:t>
      </w:r>
      <w:r>
        <w:t>1992 года выпуска подойдет? 128 Мб оперативной памяти подойдет? Текстовый дисплей устроит?</w:t>
      </w:r>
    </w:p>
  </w:comment>
  <w:comment w:id="934" w:author="Автор" w:initials="A">
    <w:p w14:paraId="43E49F11" w14:textId="504DEB48" w:rsidR="004C1CEC" w:rsidRDefault="004C1CEC">
      <w:pPr>
        <w:pStyle w:val="affa"/>
      </w:pPr>
      <w:r>
        <w:rPr>
          <w:rStyle w:val="aff9"/>
        </w:rPr>
        <w:annotationRef/>
      </w:r>
      <w:r>
        <w:t>Где требования к сервер</w:t>
      </w:r>
      <w:r w:rsidR="00D622D1">
        <w:t>у</w:t>
      </w:r>
      <w:r>
        <w:t>/серверам?</w:t>
      </w:r>
    </w:p>
  </w:comment>
  <w:comment w:id="938" w:author="Автор" w:initials="A">
    <w:p w14:paraId="25538028" w14:textId="796A57F0" w:rsidR="006D4077" w:rsidRPr="006D4077" w:rsidRDefault="006D4077">
      <w:pPr>
        <w:pStyle w:val="affa"/>
      </w:pPr>
      <w:r>
        <w:rPr>
          <w:rStyle w:val="aff9"/>
        </w:rPr>
        <w:annotationRef/>
      </w:r>
      <w:r>
        <w:t xml:space="preserve">Где требование к ПО серверов? </w:t>
      </w:r>
      <w:r>
        <w:rPr>
          <w:lang w:val="en-US"/>
        </w:rPr>
        <w:t>MS</w:t>
      </w:r>
      <w:r w:rsidRPr="006D4077">
        <w:t xml:space="preserve"> </w:t>
      </w:r>
      <w:r>
        <w:rPr>
          <w:lang w:val="en-US"/>
        </w:rPr>
        <w:t>DOS</w:t>
      </w:r>
      <w:r w:rsidRPr="006D4077">
        <w:t xml:space="preserve"> </w:t>
      </w:r>
      <w:r>
        <w:t>на сервере устроит?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9AE79" w15:done="0"/>
  <w15:commentEx w15:paraId="279462FC" w15:done="0"/>
  <w15:commentEx w15:paraId="66CDCECA" w15:done="0"/>
  <w15:commentEx w15:paraId="5B9C4FA5" w15:done="0"/>
  <w15:commentEx w15:paraId="07EE5377" w15:done="0"/>
  <w15:commentEx w15:paraId="41B07613" w15:done="0"/>
  <w15:commentEx w15:paraId="0C5D3112" w15:done="0"/>
  <w15:commentEx w15:paraId="43303840" w15:done="0"/>
  <w15:commentEx w15:paraId="7B85AB01" w15:done="0"/>
  <w15:commentEx w15:paraId="370D9735" w15:done="0"/>
  <w15:commentEx w15:paraId="114F5B02" w15:done="0"/>
  <w15:commentEx w15:paraId="0FC4E4EA" w15:done="0"/>
  <w15:commentEx w15:paraId="1AB38DC6" w15:done="0"/>
  <w15:commentEx w15:paraId="098E50A8" w15:done="0"/>
  <w15:commentEx w15:paraId="276BD5A7" w15:done="0"/>
  <w15:commentEx w15:paraId="11B7DE98" w15:done="0"/>
  <w15:commentEx w15:paraId="0923A7D2" w15:done="0"/>
  <w15:commentEx w15:paraId="5F256664" w15:paraIdParent="0923A7D2" w15:done="0"/>
  <w15:commentEx w15:paraId="7D762573" w15:done="0"/>
  <w15:commentEx w15:paraId="17C623F0" w15:done="0"/>
  <w15:commentEx w15:paraId="56F1DE81" w15:done="0"/>
  <w15:commentEx w15:paraId="73BE9875" w15:done="0"/>
  <w15:commentEx w15:paraId="671F2151" w15:done="0"/>
  <w15:commentEx w15:paraId="05FB9EB2" w15:done="0"/>
  <w15:commentEx w15:paraId="11DA23A6" w15:done="0"/>
  <w15:commentEx w15:paraId="0D04CBD2" w15:paraIdParent="11DA23A6" w15:done="0"/>
  <w15:commentEx w15:paraId="6FD3F79F" w15:done="0"/>
  <w15:commentEx w15:paraId="513AFE6B" w15:paraIdParent="6FD3F79F" w15:done="0"/>
  <w15:commentEx w15:paraId="30050C80" w15:done="0"/>
  <w15:commentEx w15:paraId="54FE8061" w15:done="0"/>
  <w15:commentEx w15:paraId="36177D38" w15:done="0"/>
  <w15:commentEx w15:paraId="31F8F940" w15:done="0"/>
  <w15:commentEx w15:paraId="652011DF" w15:paraIdParent="31F8F940" w15:done="0"/>
  <w15:commentEx w15:paraId="6972F41F" w15:done="0"/>
  <w15:commentEx w15:paraId="51F2CD6A" w15:done="0"/>
  <w15:commentEx w15:paraId="7BF3492C" w15:done="0"/>
  <w15:commentEx w15:paraId="02D218AC" w15:done="0"/>
  <w15:commentEx w15:paraId="72D60D33" w15:done="0"/>
  <w15:commentEx w15:paraId="3F0C7709" w15:done="0"/>
  <w15:commentEx w15:paraId="4957992E" w15:paraIdParent="3F0C7709" w15:done="0"/>
  <w15:commentEx w15:paraId="5D6E35CE" w15:done="0"/>
  <w15:commentEx w15:paraId="15BE52A5" w15:paraIdParent="5D6E35CE" w15:done="0"/>
  <w15:commentEx w15:paraId="062D1FE2" w15:done="0"/>
  <w15:commentEx w15:paraId="08CEBD5D" w15:done="0"/>
  <w15:commentEx w15:paraId="62B1D198" w15:done="0"/>
  <w15:commentEx w15:paraId="1042B055" w15:done="0"/>
  <w15:commentEx w15:paraId="1D4F832B" w15:done="0"/>
  <w15:commentEx w15:paraId="783F10FA" w15:done="0"/>
  <w15:commentEx w15:paraId="543F845B" w15:done="0"/>
  <w15:commentEx w15:paraId="77F98C2D" w15:done="0"/>
  <w15:commentEx w15:paraId="039848A5" w15:done="0"/>
  <w15:commentEx w15:paraId="5FD6F486" w15:paraIdParent="039848A5" w15:done="0"/>
  <w15:commentEx w15:paraId="75A4DC3D" w15:done="0"/>
  <w15:commentEx w15:paraId="437634D6" w15:done="0"/>
  <w15:commentEx w15:paraId="73BE3BC4" w15:done="0"/>
  <w15:commentEx w15:paraId="7E427102" w15:done="0"/>
  <w15:commentEx w15:paraId="552D2975" w15:done="0"/>
  <w15:commentEx w15:paraId="4D0893E9" w15:paraIdParent="552D2975" w15:done="0"/>
  <w15:commentEx w15:paraId="1BB89A59" w15:done="0"/>
  <w15:commentEx w15:paraId="45290EB1" w15:done="0"/>
  <w15:commentEx w15:paraId="756AC84A" w15:done="0"/>
  <w15:commentEx w15:paraId="30ABD98A" w15:done="0"/>
  <w15:commentEx w15:paraId="36E9FC27" w15:done="0"/>
  <w15:commentEx w15:paraId="07B5B4D7" w15:done="0"/>
  <w15:commentEx w15:paraId="1D8C3C11" w15:done="0"/>
  <w15:commentEx w15:paraId="547A7387" w15:paraIdParent="1D8C3C11" w15:done="0"/>
  <w15:commentEx w15:paraId="0ADE6EC3" w15:done="0"/>
  <w15:commentEx w15:paraId="2225D8AF" w15:paraIdParent="0ADE6EC3" w15:done="0"/>
  <w15:commentEx w15:paraId="1CE99D7E" w15:done="0"/>
  <w15:commentEx w15:paraId="24122170" w15:done="0"/>
  <w15:commentEx w15:paraId="0077DCFC" w15:paraIdParent="24122170" w15:done="0"/>
  <w15:commentEx w15:paraId="19CD91BE" w15:done="0"/>
  <w15:commentEx w15:paraId="71FA83C6" w15:paraIdParent="19CD91BE" w15:done="0"/>
  <w15:commentEx w15:paraId="0A235A03" w15:done="0"/>
  <w15:commentEx w15:paraId="25941545" w15:done="0"/>
  <w15:commentEx w15:paraId="3A2CE5F2" w15:done="0"/>
  <w15:commentEx w15:paraId="5A5D2100" w15:done="0"/>
  <w15:commentEx w15:paraId="55C42F71" w15:done="0"/>
  <w15:commentEx w15:paraId="111A5621" w15:paraIdParent="55C42F71" w15:done="0"/>
  <w15:commentEx w15:paraId="743534F7" w15:done="0"/>
  <w15:commentEx w15:paraId="11033606" w15:done="0"/>
  <w15:commentEx w15:paraId="71E46F23" w15:done="0"/>
  <w15:commentEx w15:paraId="43E49F11" w15:done="0"/>
  <w15:commentEx w15:paraId="255380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9AE79" w16cid:durableId="2A08B213"/>
  <w16cid:commentId w16cid:paraId="279462FC" w16cid:durableId="2A08B214"/>
  <w16cid:commentId w16cid:paraId="66CDCECA" w16cid:durableId="2A08B215"/>
  <w16cid:commentId w16cid:paraId="5B9C4FA5" w16cid:durableId="2A08B216"/>
  <w16cid:commentId w16cid:paraId="07EE5377" w16cid:durableId="2A08B217"/>
  <w16cid:commentId w16cid:paraId="41B07613" w16cid:durableId="2A08B218"/>
  <w16cid:commentId w16cid:paraId="0C5D3112" w16cid:durableId="2A08B219"/>
  <w16cid:commentId w16cid:paraId="43303840" w16cid:durableId="2A08B21A"/>
  <w16cid:commentId w16cid:paraId="7B85AB01" w16cid:durableId="2A08B21B"/>
  <w16cid:commentId w16cid:paraId="370D9735" w16cid:durableId="2A08B21C"/>
  <w16cid:commentId w16cid:paraId="114F5B02" w16cid:durableId="2A08B21D"/>
  <w16cid:commentId w16cid:paraId="0FC4E4EA" w16cid:durableId="2A08B21E"/>
  <w16cid:commentId w16cid:paraId="1AB38DC6" w16cid:durableId="2A08B21F"/>
  <w16cid:commentId w16cid:paraId="098E50A8" w16cid:durableId="2A08B220"/>
  <w16cid:commentId w16cid:paraId="276BD5A7" w16cid:durableId="2A08B221"/>
  <w16cid:commentId w16cid:paraId="11B7DE98" w16cid:durableId="2A08B222"/>
  <w16cid:commentId w16cid:paraId="0923A7D2" w16cid:durableId="2A08B223"/>
  <w16cid:commentId w16cid:paraId="5F256664" w16cid:durableId="2A08C719"/>
  <w16cid:commentId w16cid:paraId="7D762573" w16cid:durableId="2A08B224"/>
  <w16cid:commentId w16cid:paraId="17C623F0" w16cid:durableId="2A08B225"/>
  <w16cid:commentId w16cid:paraId="56F1DE81" w16cid:durableId="2A08B226"/>
  <w16cid:commentId w16cid:paraId="73BE9875" w16cid:durableId="2A08B227"/>
  <w16cid:commentId w16cid:paraId="671F2151" w16cid:durableId="2A08B228"/>
  <w16cid:commentId w16cid:paraId="05FB9EB2" w16cid:durableId="2A08B229"/>
  <w16cid:commentId w16cid:paraId="11DA23A6" w16cid:durableId="2A08B22A"/>
  <w16cid:commentId w16cid:paraId="0D04CBD2" w16cid:durableId="2A08CA8B"/>
  <w16cid:commentId w16cid:paraId="6FD3F79F" w16cid:durableId="2A08B22B"/>
  <w16cid:commentId w16cid:paraId="513AFE6B" w16cid:durableId="2A08CA7C"/>
  <w16cid:commentId w16cid:paraId="30050C80" w16cid:durableId="2A08B22C"/>
  <w16cid:commentId w16cid:paraId="54FE8061" w16cid:durableId="2A08B22D"/>
  <w16cid:commentId w16cid:paraId="36177D38" w16cid:durableId="2A08B22E"/>
  <w16cid:commentId w16cid:paraId="31F8F940" w16cid:durableId="2A08B22F"/>
  <w16cid:commentId w16cid:paraId="652011DF" w16cid:durableId="2A08CBF3"/>
  <w16cid:commentId w16cid:paraId="6972F41F" w16cid:durableId="2A08B230"/>
  <w16cid:commentId w16cid:paraId="51F2CD6A" w16cid:durableId="2A08B231"/>
  <w16cid:commentId w16cid:paraId="7BF3492C" w16cid:durableId="2A08B232"/>
  <w16cid:commentId w16cid:paraId="02D218AC" w16cid:durableId="2A08B233"/>
  <w16cid:commentId w16cid:paraId="72D60D33" w16cid:durableId="2A08B234"/>
  <w16cid:commentId w16cid:paraId="3F0C7709" w16cid:durableId="2A08B235"/>
  <w16cid:commentId w16cid:paraId="4957992E" w16cid:durableId="2A08CEA5"/>
  <w16cid:commentId w16cid:paraId="5D6E35CE" w16cid:durableId="2A08B236"/>
  <w16cid:commentId w16cid:paraId="15BE52A5" w16cid:durableId="2A08CEFD"/>
  <w16cid:commentId w16cid:paraId="062D1FE2" w16cid:durableId="2A08B237"/>
  <w16cid:commentId w16cid:paraId="08CEBD5D" w16cid:durableId="2A08B238"/>
  <w16cid:commentId w16cid:paraId="62B1D198" w16cid:durableId="2A08B239"/>
  <w16cid:commentId w16cid:paraId="1042B055" w16cid:durableId="2A08B23A"/>
  <w16cid:commentId w16cid:paraId="1D4F832B" w16cid:durableId="2A08B23B"/>
  <w16cid:commentId w16cid:paraId="783F10FA" w16cid:durableId="2A08B23C"/>
  <w16cid:commentId w16cid:paraId="543F845B" w16cid:durableId="2A08B23D"/>
  <w16cid:commentId w16cid:paraId="77F98C2D" w16cid:durableId="2A08B23E"/>
  <w16cid:commentId w16cid:paraId="039848A5" w16cid:durableId="2A08D20C"/>
  <w16cid:commentId w16cid:paraId="5FD6F486" w16cid:durableId="2A08D279"/>
  <w16cid:commentId w16cid:paraId="75A4DC3D" w16cid:durableId="2A08B23F"/>
  <w16cid:commentId w16cid:paraId="437634D6" w16cid:durableId="2A08B240"/>
  <w16cid:commentId w16cid:paraId="73BE3BC4" w16cid:durableId="2A08B241"/>
  <w16cid:commentId w16cid:paraId="7E427102" w16cid:durableId="2A08B242"/>
  <w16cid:commentId w16cid:paraId="552D2975" w16cid:durableId="2A08B243"/>
  <w16cid:commentId w16cid:paraId="4D0893E9" w16cid:durableId="2A08D69D"/>
  <w16cid:commentId w16cid:paraId="1BB89A59" w16cid:durableId="2A08B244"/>
  <w16cid:commentId w16cid:paraId="45290EB1" w16cid:durableId="2A08B245"/>
  <w16cid:commentId w16cid:paraId="756AC84A" w16cid:durableId="2A08B246"/>
  <w16cid:commentId w16cid:paraId="30ABD98A" w16cid:durableId="2A08B247"/>
  <w16cid:commentId w16cid:paraId="36E9FC27" w16cid:durableId="2A08B248"/>
  <w16cid:commentId w16cid:paraId="07B5B4D7" w16cid:durableId="2A08B249"/>
  <w16cid:commentId w16cid:paraId="1D8C3C11" w16cid:durableId="2A08B24A"/>
  <w16cid:commentId w16cid:paraId="547A7387" w16cid:durableId="2A0A087B"/>
  <w16cid:commentId w16cid:paraId="0ADE6EC3" w16cid:durableId="2A08B24B"/>
  <w16cid:commentId w16cid:paraId="2225D8AF" w16cid:durableId="2A0A0999"/>
  <w16cid:commentId w16cid:paraId="1CE99D7E" w16cid:durableId="2A08B24C"/>
  <w16cid:commentId w16cid:paraId="24122170" w16cid:durableId="2A08B24D"/>
  <w16cid:commentId w16cid:paraId="0077DCFC" w16cid:durableId="2A0A0D46"/>
  <w16cid:commentId w16cid:paraId="19CD91BE" w16cid:durableId="2A08B24E"/>
  <w16cid:commentId w16cid:paraId="71FA83C6" w16cid:durableId="2A0A0BA1"/>
  <w16cid:commentId w16cid:paraId="0A235A03" w16cid:durableId="2A08B24F"/>
  <w16cid:commentId w16cid:paraId="25941545" w16cid:durableId="2A08B250"/>
  <w16cid:commentId w16cid:paraId="3A2CE5F2" w16cid:durableId="2A08B251"/>
  <w16cid:commentId w16cid:paraId="5A5D2100" w16cid:durableId="2A08B252"/>
  <w16cid:commentId w16cid:paraId="55C42F71" w16cid:durableId="2A08B253"/>
  <w16cid:commentId w16cid:paraId="111A5621" w16cid:durableId="2A0A0F42"/>
  <w16cid:commentId w16cid:paraId="743534F7" w16cid:durableId="2A08B254"/>
  <w16cid:commentId w16cid:paraId="11033606" w16cid:durableId="2A08B255"/>
  <w16cid:commentId w16cid:paraId="71E46F23" w16cid:durableId="2A08B256"/>
  <w16cid:commentId w16cid:paraId="43E49F11" w16cid:durableId="2A08B257"/>
  <w16cid:commentId w16cid:paraId="25538028" w16cid:durableId="2A08B2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D07A3" w14:textId="77777777" w:rsidR="00491A94" w:rsidRDefault="00491A94" w:rsidP="00027AF6">
      <w:r>
        <w:separator/>
      </w:r>
    </w:p>
  </w:endnote>
  <w:endnote w:type="continuationSeparator" w:id="0">
    <w:p w14:paraId="100AEA36" w14:textId="77777777" w:rsidR="00491A94" w:rsidRDefault="00491A94"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C169C8" w:rsidRDefault="00C169C8" w:rsidP="00027AF6">
    <w:pPr>
      <w:pStyle w:val="a4"/>
    </w:pPr>
  </w:p>
  <w:p w14:paraId="2959CC5E" w14:textId="77777777" w:rsidR="00C169C8" w:rsidRDefault="00C169C8" w:rsidP="00027AF6">
    <w:pPr>
      <w:pStyle w:val="a4"/>
    </w:pPr>
  </w:p>
  <w:p w14:paraId="7501FF8C" w14:textId="60816EEA" w:rsidR="00C169C8" w:rsidRDefault="00C169C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C169C8" w:rsidRDefault="00C169C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C169C8" w:rsidRDefault="00C169C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C169C8" w:rsidRDefault="00C169C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C169C8" w:rsidRDefault="00C169C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C169C8" w:rsidRDefault="00C169C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C169C8" w:rsidRDefault="00C169C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C169C8" w:rsidRDefault="00C169C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C169C8" w:rsidRDefault="00C169C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C169C8" w:rsidRPr="008E1B9C" w:rsidRDefault="00C169C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6CD23622" w:rsidR="00C169C8" w:rsidRPr="003F7B70" w:rsidRDefault="00C169C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6D4077">
                        <w:rPr>
                          <w:noProof/>
                          <w:sz w:val="24"/>
                        </w:rPr>
                        <w:t>75</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C169C8" w:rsidRPr="00336B6C" w:rsidRDefault="001930A3"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sidR="00DF7D0A">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A2581F" w:rsidRDefault="00A2581F" w:rsidP="00A2581F">
    <w:pPr>
      <w:pStyle w:val="a6"/>
      <w:ind w:firstLine="0"/>
    </w:pPr>
  </w:p>
  <w:p w14:paraId="2BA4DDA7" w14:textId="77777777" w:rsidR="00A2581F" w:rsidRDefault="00A2581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3AA72" w14:textId="77777777" w:rsidR="00491A94" w:rsidRDefault="00491A94" w:rsidP="00027AF6">
      <w:r>
        <w:separator/>
      </w:r>
    </w:p>
  </w:footnote>
  <w:footnote w:type="continuationSeparator" w:id="0">
    <w:p w14:paraId="30B33DB5" w14:textId="77777777" w:rsidR="00491A94" w:rsidRDefault="00491A94"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C4130F" w:rsidRDefault="00C4130F">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A2581F" w:rsidRDefault="00A2581F"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A2581F" w:rsidRDefault="00A2581F"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A2581F" w:rsidRDefault="00A2581F"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A2581F" w:rsidRPr="00A76969" w:rsidRDefault="00A2581F"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A2581F" w:rsidRPr="00A2719F" w:rsidRDefault="00A2581F"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A2581F" w:rsidRPr="0086219D" w:rsidRDefault="00A2581F"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A2581F" w:rsidRDefault="00A2581F"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5F761F43" w:rsidR="00A2581F" w:rsidRPr="00F62CF2" w:rsidRDefault="00F62CF2" w:rsidP="00A2581F">
                            <w:pPr>
                              <w:pStyle w:val="a8"/>
                              <w:jc w:val="center"/>
                              <w:rPr>
                                <w:sz w:val="18"/>
                                <w:lang w:val="ru-RU"/>
                              </w:rPr>
                            </w:pPr>
                            <w:r>
                              <w:rPr>
                                <w:sz w:val="18"/>
                                <w:lang w:val="en-US"/>
                              </w:rPr>
                              <w:t>???</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A2581F" w:rsidRDefault="00A2581F"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A2581F" w:rsidRDefault="00A2581F"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A2581F" w:rsidRDefault="00A2581F"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A2581F" w:rsidRDefault="00A2581F"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A2581F" w:rsidRDefault="00A2581F"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A2581F" w:rsidRDefault="00A2581F"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A2581F" w:rsidRPr="00A76969" w:rsidRDefault="00A2581F"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A2581F" w:rsidRPr="009A0CCD" w:rsidRDefault="00C4130F" w:rsidP="00A2581F">
                      <w:pPr>
                        <w:pStyle w:val="a8"/>
                        <w:jc w:val="center"/>
                        <w:rPr>
                          <w:rFonts w:ascii="Arial" w:hAnsi="Arial" w:cs="Arial"/>
                          <w:sz w:val="40"/>
                          <w:lang w:val="ru-RU"/>
                        </w:rPr>
                      </w:pPr>
                      <w:r w:rsidRPr="00F62CF2">
                        <w:rPr>
                          <w:rFonts w:ascii="Arial" w:hAnsi="Arial" w:cs="Arial"/>
                          <w:sz w:val="40"/>
                          <w:lang w:val="ru-RU"/>
                        </w:rPr>
                        <w:t>09.03.04</w:t>
                      </w:r>
                      <w:r w:rsidR="00A2581F" w:rsidRPr="00F62CF2">
                        <w:rPr>
                          <w:rFonts w:ascii="Arial" w:hAnsi="Arial" w:cs="Arial"/>
                          <w:sz w:val="40"/>
                          <w:lang w:val="ru-RU"/>
                        </w:rPr>
                        <w:t>.</w:t>
                      </w:r>
                      <w:r w:rsidR="00F62CF2">
                        <w:rPr>
                          <w:rFonts w:ascii="Arial" w:hAnsi="Arial" w:cs="Arial"/>
                          <w:sz w:val="40"/>
                          <w:lang w:val="ru-RU"/>
                        </w:rPr>
                        <w:t>29</w:t>
                      </w:r>
                      <w:r w:rsidR="00A2581F" w:rsidRPr="009A0CCD">
                        <w:rPr>
                          <w:rFonts w:ascii="Arial" w:hAnsi="Arial" w:cs="Arial"/>
                          <w:sz w:val="40"/>
                          <w:lang w:val="ru-RU"/>
                        </w:rPr>
                        <w:t>0000.000 ПЗ</w:t>
                      </w:r>
                    </w:p>
                    <w:p w14:paraId="6A16F544" w14:textId="77777777" w:rsidR="00A2581F" w:rsidRDefault="00A2581F"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A2581F" w:rsidRDefault="00A2581F"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A2581F" w:rsidRPr="009F6A82" w:rsidRDefault="00F62CF2"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w:t>
                        </w:r>
                        <w:r w:rsidR="00A2581F">
                          <w:rPr>
                            <w:spacing w:val="-2"/>
                            <w:sz w:val="16"/>
                            <w:szCs w:val="18"/>
                            <w:lang w:val="ru-RU"/>
                          </w:rPr>
                          <w:t>.</w:t>
                        </w:r>
                        <w:r>
                          <w:rPr>
                            <w:spacing w:val="-2"/>
                            <w:sz w:val="16"/>
                            <w:szCs w:val="18"/>
                            <w:lang w:val="ru-RU"/>
                          </w:rPr>
                          <w:t>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A2581F" w:rsidRDefault="00A2581F"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A2581F" w:rsidRPr="00DB21E2" w:rsidRDefault="00DF7D0A"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A2581F" w:rsidRPr="00A2719F" w:rsidRDefault="00A2581F"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A2581F" w:rsidRPr="00F62CF2" w:rsidRDefault="00F62CF2" w:rsidP="00A2581F">
                        <w:pPr>
                          <w:pStyle w:val="a8"/>
                          <w:rPr>
                            <w:sz w:val="14"/>
                            <w:szCs w:val="18"/>
                            <w:lang w:val="ru-RU"/>
                          </w:rPr>
                        </w:pPr>
                        <w:r w:rsidRPr="00F62CF2">
                          <w:rPr>
                            <w:sz w:val="14"/>
                            <w:szCs w:val="18"/>
                            <w:lang w:val="ru-RU"/>
                          </w:rPr>
                          <w:t>Котельникова И</w:t>
                        </w:r>
                        <w:r w:rsidR="00A2581F" w:rsidRPr="00F62CF2">
                          <w:rPr>
                            <w:sz w:val="14"/>
                            <w:szCs w:val="18"/>
                            <w:lang w:val="ru-RU"/>
                          </w:rPr>
                          <w:t>.В.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A2581F" w:rsidRPr="0086219D" w:rsidRDefault="00A2581F"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A2581F" w:rsidRPr="002F34A1" w:rsidRDefault="00A2581F"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A2581F" w:rsidRPr="003B2F6D" w:rsidRDefault="00F62CF2"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A2581F" w:rsidRDefault="00A2581F"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A2581F" w:rsidRDefault="00A2581F"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5F761F43" w:rsidR="00A2581F" w:rsidRPr="00F62CF2" w:rsidRDefault="00F62CF2" w:rsidP="00A2581F">
                      <w:pPr>
                        <w:pStyle w:val="a8"/>
                        <w:jc w:val="center"/>
                        <w:rPr>
                          <w:sz w:val="18"/>
                          <w:lang w:val="ru-RU"/>
                        </w:rPr>
                      </w:pPr>
                      <w:r>
                        <w:rPr>
                          <w:sz w:val="18"/>
                          <w:lang w:val="en-US"/>
                        </w:rPr>
                        <w:t>???</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A2581F" w:rsidRDefault="00A2581F" w:rsidP="00A2581F">
                      <w:pPr>
                        <w:pStyle w:val="a8"/>
                        <w:jc w:val="center"/>
                        <w:rPr>
                          <w:sz w:val="24"/>
                          <w:lang w:val="ru-RU"/>
                        </w:rPr>
                      </w:pPr>
                      <w:r>
                        <w:rPr>
                          <w:sz w:val="24"/>
                          <w:lang w:val="ru-RU"/>
                        </w:rPr>
                        <w:t>ДГТУ</w:t>
                      </w:r>
                    </w:p>
                    <w:p w14:paraId="39AC26E5" w14:textId="77777777" w:rsidR="00A2581F" w:rsidRPr="00AB7FC4" w:rsidRDefault="00A2581F" w:rsidP="00A2581F">
                      <w:pPr>
                        <w:pStyle w:val="a8"/>
                        <w:jc w:val="center"/>
                        <w:rPr>
                          <w:rFonts w:ascii="Journal" w:hAnsi="Journal"/>
                          <w:sz w:val="24"/>
                          <w:lang w:val="ru-RU"/>
                        </w:rPr>
                      </w:pPr>
                      <w:r>
                        <w:rPr>
                          <w:sz w:val="24"/>
                          <w:lang w:val="ru-RU"/>
                        </w:rPr>
                        <w:t>кафедра ПОВТ и АС</w:t>
                      </w:r>
                    </w:p>
                    <w:p w14:paraId="1C5CFA28" w14:textId="77777777" w:rsidR="00A2581F" w:rsidRDefault="00A2581F"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3"/>
  </w:num>
  <w:num w:numId="5">
    <w:abstractNumId w:val="1"/>
  </w:num>
  <w:num w:numId="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619A"/>
    <w:rsid w:val="00006A76"/>
    <w:rsid w:val="00006FD7"/>
    <w:rsid w:val="000070C9"/>
    <w:rsid w:val="000073CA"/>
    <w:rsid w:val="000108D1"/>
    <w:rsid w:val="00012071"/>
    <w:rsid w:val="00012CB7"/>
    <w:rsid w:val="000151E5"/>
    <w:rsid w:val="0001587F"/>
    <w:rsid w:val="0001641F"/>
    <w:rsid w:val="000177A0"/>
    <w:rsid w:val="000206F5"/>
    <w:rsid w:val="00022333"/>
    <w:rsid w:val="00024079"/>
    <w:rsid w:val="00025149"/>
    <w:rsid w:val="00025C1C"/>
    <w:rsid w:val="00026467"/>
    <w:rsid w:val="0002673A"/>
    <w:rsid w:val="00027AF6"/>
    <w:rsid w:val="00027E0C"/>
    <w:rsid w:val="000327C4"/>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2DE"/>
    <w:rsid w:val="00101E06"/>
    <w:rsid w:val="00104624"/>
    <w:rsid w:val="0010524E"/>
    <w:rsid w:val="001053DA"/>
    <w:rsid w:val="0010635D"/>
    <w:rsid w:val="0011127A"/>
    <w:rsid w:val="0011234E"/>
    <w:rsid w:val="001128C5"/>
    <w:rsid w:val="001143B6"/>
    <w:rsid w:val="00114402"/>
    <w:rsid w:val="001155F3"/>
    <w:rsid w:val="00115E01"/>
    <w:rsid w:val="00126608"/>
    <w:rsid w:val="00127C9C"/>
    <w:rsid w:val="00132D36"/>
    <w:rsid w:val="00133562"/>
    <w:rsid w:val="00134089"/>
    <w:rsid w:val="001357EA"/>
    <w:rsid w:val="00135B47"/>
    <w:rsid w:val="0014080C"/>
    <w:rsid w:val="00141E1D"/>
    <w:rsid w:val="00143527"/>
    <w:rsid w:val="00143DCF"/>
    <w:rsid w:val="00143FEA"/>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3CB0"/>
    <w:rsid w:val="001C5930"/>
    <w:rsid w:val="001C6593"/>
    <w:rsid w:val="001D05F1"/>
    <w:rsid w:val="001D07CA"/>
    <w:rsid w:val="001D0B7B"/>
    <w:rsid w:val="001D188B"/>
    <w:rsid w:val="001D35B1"/>
    <w:rsid w:val="001D39E4"/>
    <w:rsid w:val="001E2807"/>
    <w:rsid w:val="001E3119"/>
    <w:rsid w:val="001E3541"/>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8AA"/>
    <w:rsid w:val="0026126E"/>
    <w:rsid w:val="00262CE7"/>
    <w:rsid w:val="00263098"/>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501E"/>
    <w:rsid w:val="00296E2D"/>
    <w:rsid w:val="002974AA"/>
    <w:rsid w:val="00297A10"/>
    <w:rsid w:val="00297D57"/>
    <w:rsid w:val="002A066F"/>
    <w:rsid w:val="002A2298"/>
    <w:rsid w:val="002A2955"/>
    <w:rsid w:val="002A2A7A"/>
    <w:rsid w:val="002A2C3B"/>
    <w:rsid w:val="002A454D"/>
    <w:rsid w:val="002A56BB"/>
    <w:rsid w:val="002A621D"/>
    <w:rsid w:val="002A661E"/>
    <w:rsid w:val="002A701F"/>
    <w:rsid w:val="002B1128"/>
    <w:rsid w:val="002B2605"/>
    <w:rsid w:val="002B2C45"/>
    <w:rsid w:val="002B39B4"/>
    <w:rsid w:val="002B5470"/>
    <w:rsid w:val="002B6C35"/>
    <w:rsid w:val="002B7ACB"/>
    <w:rsid w:val="002C2A22"/>
    <w:rsid w:val="002C2ABB"/>
    <w:rsid w:val="002C30CA"/>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55D7"/>
    <w:rsid w:val="002E7A13"/>
    <w:rsid w:val="002F04D2"/>
    <w:rsid w:val="002F0FFE"/>
    <w:rsid w:val="002F2C50"/>
    <w:rsid w:val="002F33C8"/>
    <w:rsid w:val="002F457B"/>
    <w:rsid w:val="002F47F8"/>
    <w:rsid w:val="002F5444"/>
    <w:rsid w:val="002F5657"/>
    <w:rsid w:val="002F58F9"/>
    <w:rsid w:val="002F60EF"/>
    <w:rsid w:val="002F7675"/>
    <w:rsid w:val="002F7F36"/>
    <w:rsid w:val="0030114B"/>
    <w:rsid w:val="00301FEA"/>
    <w:rsid w:val="00302B55"/>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2568"/>
    <w:rsid w:val="00344279"/>
    <w:rsid w:val="003453C4"/>
    <w:rsid w:val="00346A43"/>
    <w:rsid w:val="00347C8A"/>
    <w:rsid w:val="00353242"/>
    <w:rsid w:val="0035374F"/>
    <w:rsid w:val="00355F9F"/>
    <w:rsid w:val="003560F3"/>
    <w:rsid w:val="0035631B"/>
    <w:rsid w:val="00356BD0"/>
    <w:rsid w:val="0036360B"/>
    <w:rsid w:val="0036430A"/>
    <w:rsid w:val="0036476B"/>
    <w:rsid w:val="00366B84"/>
    <w:rsid w:val="00367666"/>
    <w:rsid w:val="003679A3"/>
    <w:rsid w:val="00371A5A"/>
    <w:rsid w:val="00371DBE"/>
    <w:rsid w:val="00373D73"/>
    <w:rsid w:val="00374AF8"/>
    <w:rsid w:val="0037507E"/>
    <w:rsid w:val="003750D5"/>
    <w:rsid w:val="0037682E"/>
    <w:rsid w:val="00377F27"/>
    <w:rsid w:val="003803D1"/>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C02AF"/>
    <w:rsid w:val="003C199C"/>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42CC"/>
    <w:rsid w:val="003E69DD"/>
    <w:rsid w:val="003F1DE0"/>
    <w:rsid w:val="003F5C72"/>
    <w:rsid w:val="003F7B70"/>
    <w:rsid w:val="0040039D"/>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B8A"/>
    <w:rsid w:val="00506315"/>
    <w:rsid w:val="00513371"/>
    <w:rsid w:val="00513C68"/>
    <w:rsid w:val="0051474F"/>
    <w:rsid w:val="00514E90"/>
    <w:rsid w:val="005172E9"/>
    <w:rsid w:val="00517644"/>
    <w:rsid w:val="0052148C"/>
    <w:rsid w:val="00527A18"/>
    <w:rsid w:val="00527C3F"/>
    <w:rsid w:val="00531998"/>
    <w:rsid w:val="00532F1C"/>
    <w:rsid w:val="00534BA8"/>
    <w:rsid w:val="00536809"/>
    <w:rsid w:val="00537FC7"/>
    <w:rsid w:val="005404AC"/>
    <w:rsid w:val="005409E1"/>
    <w:rsid w:val="00540BF4"/>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7FF"/>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7E76"/>
    <w:rsid w:val="00610A35"/>
    <w:rsid w:val="0061173A"/>
    <w:rsid w:val="00612BF0"/>
    <w:rsid w:val="00612E21"/>
    <w:rsid w:val="00614EC8"/>
    <w:rsid w:val="00615552"/>
    <w:rsid w:val="00616B53"/>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50A4C"/>
    <w:rsid w:val="00651DF0"/>
    <w:rsid w:val="00654CDE"/>
    <w:rsid w:val="006559B5"/>
    <w:rsid w:val="00662DB6"/>
    <w:rsid w:val="006630D7"/>
    <w:rsid w:val="006638C6"/>
    <w:rsid w:val="00665474"/>
    <w:rsid w:val="00665608"/>
    <w:rsid w:val="00666D81"/>
    <w:rsid w:val="00666E07"/>
    <w:rsid w:val="006673EA"/>
    <w:rsid w:val="00667E20"/>
    <w:rsid w:val="00670884"/>
    <w:rsid w:val="00673499"/>
    <w:rsid w:val="00676858"/>
    <w:rsid w:val="00677572"/>
    <w:rsid w:val="00682980"/>
    <w:rsid w:val="00683270"/>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28BB"/>
    <w:rsid w:val="0071474A"/>
    <w:rsid w:val="00715385"/>
    <w:rsid w:val="007167EA"/>
    <w:rsid w:val="007168A5"/>
    <w:rsid w:val="00716B1B"/>
    <w:rsid w:val="0071708D"/>
    <w:rsid w:val="00720FED"/>
    <w:rsid w:val="00721F08"/>
    <w:rsid w:val="00722A15"/>
    <w:rsid w:val="00723453"/>
    <w:rsid w:val="0072575B"/>
    <w:rsid w:val="00726ABA"/>
    <w:rsid w:val="00727647"/>
    <w:rsid w:val="007279D3"/>
    <w:rsid w:val="00730D08"/>
    <w:rsid w:val="00730DB0"/>
    <w:rsid w:val="00730EC9"/>
    <w:rsid w:val="007315D4"/>
    <w:rsid w:val="00734901"/>
    <w:rsid w:val="00736EC8"/>
    <w:rsid w:val="0074258A"/>
    <w:rsid w:val="00742EC2"/>
    <w:rsid w:val="00743155"/>
    <w:rsid w:val="0074555D"/>
    <w:rsid w:val="00745A51"/>
    <w:rsid w:val="00745DD1"/>
    <w:rsid w:val="00745F04"/>
    <w:rsid w:val="007512ED"/>
    <w:rsid w:val="00751C86"/>
    <w:rsid w:val="00752064"/>
    <w:rsid w:val="00752F3F"/>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37CD"/>
    <w:rsid w:val="00783DAD"/>
    <w:rsid w:val="007843AC"/>
    <w:rsid w:val="00785891"/>
    <w:rsid w:val="00786037"/>
    <w:rsid w:val="00786AAC"/>
    <w:rsid w:val="007918AC"/>
    <w:rsid w:val="00793683"/>
    <w:rsid w:val="00794410"/>
    <w:rsid w:val="00794B6A"/>
    <w:rsid w:val="007A081D"/>
    <w:rsid w:val="007A0EB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F4B"/>
    <w:rsid w:val="0080188A"/>
    <w:rsid w:val="00801F0B"/>
    <w:rsid w:val="00805579"/>
    <w:rsid w:val="00806EB3"/>
    <w:rsid w:val="008102C7"/>
    <w:rsid w:val="00813B61"/>
    <w:rsid w:val="00813D46"/>
    <w:rsid w:val="00814C6B"/>
    <w:rsid w:val="0081563F"/>
    <w:rsid w:val="00815B8B"/>
    <w:rsid w:val="008167C0"/>
    <w:rsid w:val="0081775E"/>
    <w:rsid w:val="00817A5D"/>
    <w:rsid w:val="00822A3A"/>
    <w:rsid w:val="008250E2"/>
    <w:rsid w:val="00825D15"/>
    <w:rsid w:val="00827FA2"/>
    <w:rsid w:val="008304D6"/>
    <w:rsid w:val="00831BAA"/>
    <w:rsid w:val="008320CB"/>
    <w:rsid w:val="0083551C"/>
    <w:rsid w:val="00836644"/>
    <w:rsid w:val="00837049"/>
    <w:rsid w:val="00837DFE"/>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15B5"/>
    <w:rsid w:val="008621DA"/>
    <w:rsid w:val="00863083"/>
    <w:rsid w:val="0086347D"/>
    <w:rsid w:val="008646CD"/>
    <w:rsid w:val="00864E60"/>
    <w:rsid w:val="00865D7B"/>
    <w:rsid w:val="00866913"/>
    <w:rsid w:val="00867111"/>
    <w:rsid w:val="00867B7E"/>
    <w:rsid w:val="00870350"/>
    <w:rsid w:val="00870470"/>
    <w:rsid w:val="008723EE"/>
    <w:rsid w:val="0087424C"/>
    <w:rsid w:val="00875440"/>
    <w:rsid w:val="0087611E"/>
    <w:rsid w:val="00881A6D"/>
    <w:rsid w:val="00881DBB"/>
    <w:rsid w:val="008827A0"/>
    <w:rsid w:val="00882FA4"/>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F5C"/>
    <w:rsid w:val="009250A3"/>
    <w:rsid w:val="00930AC8"/>
    <w:rsid w:val="00932911"/>
    <w:rsid w:val="009331BF"/>
    <w:rsid w:val="00934D17"/>
    <w:rsid w:val="00936492"/>
    <w:rsid w:val="00942908"/>
    <w:rsid w:val="00943BFE"/>
    <w:rsid w:val="00945796"/>
    <w:rsid w:val="0094611C"/>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1148"/>
    <w:rsid w:val="00971AAB"/>
    <w:rsid w:val="00973768"/>
    <w:rsid w:val="00974971"/>
    <w:rsid w:val="00974E85"/>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68CC"/>
    <w:rsid w:val="009B69C2"/>
    <w:rsid w:val="009B7999"/>
    <w:rsid w:val="009C41E5"/>
    <w:rsid w:val="009C7721"/>
    <w:rsid w:val="009D032A"/>
    <w:rsid w:val="009D32C1"/>
    <w:rsid w:val="009D5327"/>
    <w:rsid w:val="009D5CAB"/>
    <w:rsid w:val="009E287C"/>
    <w:rsid w:val="009E4920"/>
    <w:rsid w:val="009E5C6C"/>
    <w:rsid w:val="009E72F9"/>
    <w:rsid w:val="009E7665"/>
    <w:rsid w:val="009F015E"/>
    <w:rsid w:val="009F048F"/>
    <w:rsid w:val="009F064D"/>
    <w:rsid w:val="009F0C29"/>
    <w:rsid w:val="009F619E"/>
    <w:rsid w:val="009F699D"/>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628"/>
    <w:rsid w:val="00A6400B"/>
    <w:rsid w:val="00A64728"/>
    <w:rsid w:val="00A649B6"/>
    <w:rsid w:val="00A64A0A"/>
    <w:rsid w:val="00A704B9"/>
    <w:rsid w:val="00A765AC"/>
    <w:rsid w:val="00A77D5C"/>
    <w:rsid w:val="00A81124"/>
    <w:rsid w:val="00A81E30"/>
    <w:rsid w:val="00A8293D"/>
    <w:rsid w:val="00A836B0"/>
    <w:rsid w:val="00A836DC"/>
    <w:rsid w:val="00A83F3F"/>
    <w:rsid w:val="00A86CE2"/>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904"/>
    <w:rsid w:val="00B310FE"/>
    <w:rsid w:val="00B315C1"/>
    <w:rsid w:val="00B34B80"/>
    <w:rsid w:val="00B34E83"/>
    <w:rsid w:val="00B35848"/>
    <w:rsid w:val="00B36F84"/>
    <w:rsid w:val="00B379EF"/>
    <w:rsid w:val="00B37C70"/>
    <w:rsid w:val="00B41161"/>
    <w:rsid w:val="00B41541"/>
    <w:rsid w:val="00B43646"/>
    <w:rsid w:val="00B44F72"/>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527"/>
    <w:rsid w:val="00BA5900"/>
    <w:rsid w:val="00BA7AB0"/>
    <w:rsid w:val="00BA7CC8"/>
    <w:rsid w:val="00BB0EBF"/>
    <w:rsid w:val="00BB1602"/>
    <w:rsid w:val="00BB45B9"/>
    <w:rsid w:val="00BB4B47"/>
    <w:rsid w:val="00BB65F3"/>
    <w:rsid w:val="00BC410B"/>
    <w:rsid w:val="00BC4281"/>
    <w:rsid w:val="00BC561F"/>
    <w:rsid w:val="00BC6084"/>
    <w:rsid w:val="00BC772C"/>
    <w:rsid w:val="00BD050E"/>
    <w:rsid w:val="00BD0E21"/>
    <w:rsid w:val="00BD1A09"/>
    <w:rsid w:val="00BD1BB2"/>
    <w:rsid w:val="00BD1F1D"/>
    <w:rsid w:val="00BD45FE"/>
    <w:rsid w:val="00BD6573"/>
    <w:rsid w:val="00BD6B5A"/>
    <w:rsid w:val="00BD786F"/>
    <w:rsid w:val="00BE1235"/>
    <w:rsid w:val="00BE1BC3"/>
    <w:rsid w:val="00BE1EFA"/>
    <w:rsid w:val="00BE2153"/>
    <w:rsid w:val="00BE25F7"/>
    <w:rsid w:val="00BE4BFC"/>
    <w:rsid w:val="00BE5828"/>
    <w:rsid w:val="00BF06BD"/>
    <w:rsid w:val="00BF11BE"/>
    <w:rsid w:val="00BF3750"/>
    <w:rsid w:val="00BF65D6"/>
    <w:rsid w:val="00BF66D3"/>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BE0"/>
    <w:rsid w:val="00C52A0B"/>
    <w:rsid w:val="00C5404B"/>
    <w:rsid w:val="00C54401"/>
    <w:rsid w:val="00C636BC"/>
    <w:rsid w:val="00C66829"/>
    <w:rsid w:val="00C7049C"/>
    <w:rsid w:val="00C731B6"/>
    <w:rsid w:val="00C74A08"/>
    <w:rsid w:val="00C80FF6"/>
    <w:rsid w:val="00C82F75"/>
    <w:rsid w:val="00C83800"/>
    <w:rsid w:val="00C858A2"/>
    <w:rsid w:val="00C85923"/>
    <w:rsid w:val="00C85B2B"/>
    <w:rsid w:val="00C8606E"/>
    <w:rsid w:val="00C862B4"/>
    <w:rsid w:val="00C868EA"/>
    <w:rsid w:val="00C87AD5"/>
    <w:rsid w:val="00C87C61"/>
    <w:rsid w:val="00C91ADA"/>
    <w:rsid w:val="00C923B3"/>
    <w:rsid w:val="00C94DEC"/>
    <w:rsid w:val="00C9500F"/>
    <w:rsid w:val="00C97A77"/>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56E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726D"/>
    <w:rsid w:val="00D77502"/>
    <w:rsid w:val="00D7767D"/>
    <w:rsid w:val="00D813B5"/>
    <w:rsid w:val="00D81E5C"/>
    <w:rsid w:val="00D8254A"/>
    <w:rsid w:val="00D82C23"/>
    <w:rsid w:val="00D82E4D"/>
    <w:rsid w:val="00D83618"/>
    <w:rsid w:val="00D857EA"/>
    <w:rsid w:val="00D9024A"/>
    <w:rsid w:val="00D90E22"/>
    <w:rsid w:val="00D917EE"/>
    <w:rsid w:val="00D922EF"/>
    <w:rsid w:val="00D9282B"/>
    <w:rsid w:val="00D92A5B"/>
    <w:rsid w:val="00D93186"/>
    <w:rsid w:val="00D95130"/>
    <w:rsid w:val="00D9775D"/>
    <w:rsid w:val="00D978FF"/>
    <w:rsid w:val="00DA05EB"/>
    <w:rsid w:val="00DA21B7"/>
    <w:rsid w:val="00DA3132"/>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2E2E"/>
    <w:rsid w:val="00E14B91"/>
    <w:rsid w:val="00E156A1"/>
    <w:rsid w:val="00E157FB"/>
    <w:rsid w:val="00E15910"/>
    <w:rsid w:val="00E159C2"/>
    <w:rsid w:val="00E17D20"/>
    <w:rsid w:val="00E21F32"/>
    <w:rsid w:val="00E23629"/>
    <w:rsid w:val="00E25151"/>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649A"/>
    <w:rsid w:val="00E67107"/>
    <w:rsid w:val="00E67714"/>
    <w:rsid w:val="00E67D79"/>
    <w:rsid w:val="00E70221"/>
    <w:rsid w:val="00E71586"/>
    <w:rsid w:val="00E721B2"/>
    <w:rsid w:val="00E72643"/>
    <w:rsid w:val="00E733A8"/>
    <w:rsid w:val="00E736B8"/>
    <w:rsid w:val="00E75318"/>
    <w:rsid w:val="00E75326"/>
    <w:rsid w:val="00E76021"/>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40"/>
    <w:rsid w:val="00EE3FFB"/>
    <w:rsid w:val="00EF37C2"/>
    <w:rsid w:val="00EF5172"/>
    <w:rsid w:val="00EF528A"/>
    <w:rsid w:val="00EF60F0"/>
    <w:rsid w:val="00F061B5"/>
    <w:rsid w:val="00F07940"/>
    <w:rsid w:val="00F11308"/>
    <w:rsid w:val="00F12CA5"/>
    <w:rsid w:val="00F13179"/>
    <w:rsid w:val="00F13869"/>
    <w:rsid w:val="00F152AA"/>
    <w:rsid w:val="00F165D4"/>
    <w:rsid w:val="00F17A24"/>
    <w:rsid w:val="00F209C1"/>
    <w:rsid w:val="00F220B8"/>
    <w:rsid w:val="00F23E17"/>
    <w:rsid w:val="00F24855"/>
    <w:rsid w:val="00F26A05"/>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5B9E"/>
    <w:rsid w:val="00F57FA3"/>
    <w:rsid w:val="00F62CF2"/>
    <w:rsid w:val="00F63B01"/>
    <w:rsid w:val="00F64306"/>
    <w:rsid w:val="00F643F1"/>
    <w:rsid w:val="00F65C5F"/>
    <w:rsid w:val="00F6764D"/>
    <w:rsid w:val="00F679D6"/>
    <w:rsid w:val="00F67DB0"/>
    <w:rsid w:val="00F700C9"/>
    <w:rsid w:val="00F70CB8"/>
    <w:rsid w:val="00F720C9"/>
    <w:rsid w:val="00F72EA1"/>
    <w:rsid w:val="00F73250"/>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9F048F"/>
    <w:pPr>
      <w:spacing w:after="100"/>
    </w:pPr>
  </w:style>
  <w:style w:type="paragraph" w:styleId="21">
    <w:name w:val="toc 2"/>
    <w:basedOn w:val="a0"/>
    <w:next w:val="a0"/>
    <w:autoRedefine/>
    <w:uiPriority w:val="39"/>
    <w:unhideWhenUsed/>
    <w:rsid w:val="009F048F"/>
    <w:pPr>
      <w:spacing w:after="100"/>
      <w:ind w:left="28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cntd.ru/document/573230583"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E69CD-6F69-4349-8296-AAD265A0B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14545</Words>
  <Characters>82908</Characters>
  <Application>Microsoft Office Word</Application>
  <DocSecurity>0</DocSecurity>
  <Lines>690</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2024-06-08T12:21:00Z</dcterms:modified>
</cp:coreProperties>
</file>