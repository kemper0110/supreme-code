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commentRangeStart w:id="2"/>
    <w:commentRangeStart w:id="3"/>
    <w:p w14:paraId="79F1C646" w14:textId="0619C76E" w:rsidR="00BB52D3" w:rsidRPr="008837BC" w:rsidRDefault="009F048F">
      <w:pPr>
        <w:pStyle w:val="21"/>
        <w:rPr>
          <w:ins w:id="4" w:author="Автор"/>
          <w:noProof/>
          <w:rPrChange w:id="5" w:author="Автор">
            <w:rPr>
              <w:ins w:id="6" w:author="Автор"/>
              <w:rFonts w:asciiTheme="minorHAnsi" w:eastAsiaTheme="minorEastAsia" w:hAnsiTheme="minorHAnsi" w:cstheme="minorBidi"/>
              <w:noProof/>
              <w:color w:val="auto"/>
              <w:sz w:val="22"/>
              <w:szCs w:val="22"/>
            </w:rPr>
          </w:rPrChange>
        </w:rPr>
        <w:pPrChange w:id="7" w:author="Автор">
          <w:pPr>
            <w:pStyle w:val="12"/>
          </w:pPr>
        </w:pPrChange>
      </w:pPr>
      <w:r w:rsidRPr="008837BC">
        <w:rPr>
          <w:noProof/>
          <w:rPrChange w:id="8" w:author="Автор">
            <w:rPr>
              <w:b/>
              <w:color w:val="FF0000"/>
            </w:rPr>
          </w:rPrChange>
        </w:rPr>
        <w:fldChar w:fldCharType="begin"/>
      </w:r>
      <w:r w:rsidRPr="008837BC">
        <w:rPr>
          <w:noProof/>
          <w:rPrChange w:id="9" w:author="Автор">
            <w:rPr>
              <w:b/>
              <w:color w:val="FF0000"/>
            </w:rPr>
          </w:rPrChange>
        </w:rPr>
        <w:instrText xml:space="preserve"> TOC \o "1-3" \u </w:instrText>
      </w:r>
      <w:r w:rsidRPr="008837BC">
        <w:rPr>
          <w:noProof/>
          <w:rPrChange w:id="10" w:author="Автор">
            <w:rPr>
              <w:b/>
              <w:color w:val="FF0000"/>
            </w:rPr>
          </w:rPrChange>
        </w:rPr>
        <w:fldChar w:fldCharType="separate"/>
      </w:r>
      <w:ins w:id="11" w:author="Автор">
        <w:r w:rsidR="00BB52D3">
          <w:rPr>
            <w:noProof/>
          </w:rPr>
          <w:t>Введение</w:t>
        </w:r>
        <w:r w:rsidR="00BB52D3">
          <w:rPr>
            <w:noProof/>
          </w:rPr>
          <w:tab/>
        </w:r>
        <w:r w:rsidR="00BB52D3">
          <w:rPr>
            <w:noProof/>
          </w:rPr>
          <w:fldChar w:fldCharType="begin"/>
        </w:r>
        <w:r w:rsidR="00BB52D3">
          <w:rPr>
            <w:noProof/>
          </w:rPr>
          <w:instrText xml:space="preserve"> PAGEREF _Toc168832033 \h </w:instrText>
        </w:r>
      </w:ins>
      <w:r w:rsidR="00BB52D3">
        <w:rPr>
          <w:noProof/>
        </w:rPr>
      </w:r>
      <w:r w:rsidR="00BB52D3">
        <w:rPr>
          <w:noProof/>
        </w:rPr>
        <w:fldChar w:fldCharType="separate"/>
      </w:r>
      <w:ins w:id="12" w:author="Автор">
        <w:r w:rsidR="00BB52D3">
          <w:rPr>
            <w:noProof/>
          </w:rPr>
          <w:t>8</w:t>
        </w:r>
        <w:r w:rsidR="00BB52D3">
          <w:rPr>
            <w:noProof/>
          </w:rPr>
          <w:fldChar w:fldCharType="end"/>
        </w:r>
      </w:ins>
    </w:p>
    <w:p w14:paraId="4B505348" w14:textId="0C2B5127" w:rsidR="00BB52D3" w:rsidRPr="008837BC" w:rsidRDefault="00BB52D3">
      <w:pPr>
        <w:pStyle w:val="21"/>
        <w:rPr>
          <w:ins w:id="13" w:author="Автор"/>
          <w:noProof/>
          <w:rPrChange w:id="14" w:author="Автор">
            <w:rPr>
              <w:ins w:id="15" w:author="Автор"/>
              <w:rFonts w:asciiTheme="minorHAnsi" w:eastAsiaTheme="minorEastAsia" w:hAnsiTheme="minorHAnsi" w:cstheme="minorBidi"/>
              <w:noProof/>
              <w:color w:val="auto"/>
              <w:sz w:val="22"/>
              <w:szCs w:val="22"/>
            </w:rPr>
          </w:rPrChange>
        </w:rPr>
        <w:pPrChange w:id="16" w:author="Автор">
          <w:pPr>
            <w:pStyle w:val="12"/>
          </w:pPr>
        </w:pPrChange>
      </w:pPr>
      <w:ins w:id="17" w:author="Автор">
        <w:r>
          <w:rPr>
            <w:noProof/>
          </w:rPr>
          <w:t>1 Аналитический обзор</w:t>
        </w:r>
        <w:r>
          <w:rPr>
            <w:noProof/>
          </w:rPr>
          <w:tab/>
        </w:r>
        <w:r>
          <w:rPr>
            <w:noProof/>
          </w:rPr>
          <w:fldChar w:fldCharType="begin"/>
        </w:r>
        <w:r>
          <w:rPr>
            <w:noProof/>
          </w:rPr>
          <w:instrText xml:space="preserve"> PAGEREF _Toc168832034 \h </w:instrText>
        </w:r>
      </w:ins>
      <w:r>
        <w:rPr>
          <w:noProof/>
        </w:rPr>
      </w:r>
      <w:r>
        <w:rPr>
          <w:noProof/>
        </w:rPr>
        <w:fldChar w:fldCharType="separate"/>
      </w:r>
      <w:ins w:id="18" w:author="Автор">
        <w:r>
          <w:rPr>
            <w:noProof/>
          </w:rPr>
          <w:t>10</w:t>
        </w:r>
        <w:r>
          <w:rPr>
            <w:noProof/>
          </w:rPr>
          <w:fldChar w:fldCharType="end"/>
        </w:r>
      </w:ins>
    </w:p>
    <w:p w14:paraId="6397C1B4" w14:textId="3C6D9202" w:rsidR="00BB52D3" w:rsidRPr="008837BC" w:rsidRDefault="00BB52D3">
      <w:pPr>
        <w:pStyle w:val="21"/>
        <w:ind w:left="284"/>
        <w:rPr>
          <w:ins w:id="19" w:author="Автор"/>
          <w:noProof/>
          <w:rPrChange w:id="20" w:author="Автор">
            <w:rPr>
              <w:ins w:id="21" w:author="Автор"/>
              <w:rFonts w:asciiTheme="minorHAnsi" w:eastAsiaTheme="minorEastAsia" w:hAnsiTheme="minorHAnsi" w:cstheme="minorBidi"/>
              <w:noProof/>
              <w:color w:val="auto"/>
              <w:sz w:val="22"/>
              <w:szCs w:val="22"/>
            </w:rPr>
          </w:rPrChange>
        </w:rPr>
        <w:pPrChange w:id="22" w:author="Автор">
          <w:pPr>
            <w:pStyle w:val="21"/>
          </w:pPr>
        </w:pPrChange>
      </w:pPr>
      <w:ins w:id="23" w:author="Автор">
        <w:r>
          <w:rPr>
            <w:noProof/>
          </w:rPr>
          <w:t>1.1 Обзор предметной области</w:t>
        </w:r>
        <w:r>
          <w:rPr>
            <w:noProof/>
          </w:rPr>
          <w:tab/>
        </w:r>
        <w:r>
          <w:rPr>
            <w:noProof/>
          </w:rPr>
          <w:fldChar w:fldCharType="begin"/>
        </w:r>
        <w:r>
          <w:rPr>
            <w:noProof/>
          </w:rPr>
          <w:instrText xml:space="preserve"> PAGEREF _Toc168832035 \h </w:instrText>
        </w:r>
      </w:ins>
      <w:r>
        <w:rPr>
          <w:noProof/>
        </w:rPr>
      </w:r>
      <w:r>
        <w:rPr>
          <w:noProof/>
        </w:rPr>
        <w:fldChar w:fldCharType="separate"/>
      </w:r>
      <w:ins w:id="24" w:author="Автор">
        <w:r>
          <w:rPr>
            <w:noProof/>
          </w:rPr>
          <w:t>10</w:t>
        </w:r>
        <w:r>
          <w:rPr>
            <w:noProof/>
          </w:rPr>
          <w:fldChar w:fldCharType="end"/>
        </w:r>
      </w:ins>
    </w:p>
    <w:p w14:paraId="4FEEFA58" w14:textId="2F94EDCC" w:rsidR="00BB52D3" w:rsidRPr="008837BC" w:rsidRDefault="00BB52D3">
      <w:pPr>
        <w:pStyle w:val="21"/>
        <w:ind w:left="284"/>
        <w:rPr>
          <w:ins w:id="25" w:author="Автор"/>
          <w:noProof/>
          <w:rPrChange w:id="26" w:author="Автор">
            <w:rPr>
              <w:ins w:id="27" w:author="Автор"/>
              <w:rFonts w:asciiTheme="minorHAnsi" w:eastAsiaTheme="minorEastAsia" w:hAnsiTheme="minorHAnsi" w:cstheme="minorBidi"/>
              <w:noProof/>
              <w:color w:val="auto"/>
              <w:sz w:val="22"/>
              <w:szCs w:val="22"/>
            </w:rPr>
          </w:rPrChange>
        </w:rPr>
        <w:pPrChange w:id="28" w:author="Автор">
          <w:pPr>
            <w:pStyle w:val="21"/>
          </w:pPr>
        </w:pPrChange>
      </w:pPr>
      <w:ins w:id="29" w:author="Автор">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ins>
      <w:r>
        <w:rPr>
          <w:noProof/>
        </w:rPr>
      </w:r>
      <w:r>
        <w:rPr>
          <w:noProof/>
        </w:rPr>
        <w:fldChar w:fldCharType="separate"/>
      </w:r>
      <w:ins w:id="30" w:author="Автор">
        <w:r>
          <w:rPr>
            <w:noProof/>
          </w:rPr>
          <w:t>11</w:t>
        </w:r>
        <w:r>
          <w:rPr>
            <w:noProof/>
          </w:rPr>
          <w:fldChar w:fldCharType="end"/>
        </w:r>
      </w:ins>
    </w:p>
    <w:p w14:paraId="1E06E7A6" w14:textId="4D03FBFF" w:rsidR="00BB52D3" w:rsidRPr="008837BC" w:rsidRDefault="00BB52D3">
      <w:pPr>
        <w:pStyle w:val="21"/>
        <w:ind w:left="284"/>
        <w:rPr>
          <w:ins w:id="31" w:author="Автор"/>
          <w:noProof/>
          <w:rPrChange w:id="32" w:author="Автор">
            <w:rPr>
              <w:ins w:id="33" w:author="Автор"/>
              <w:rFonts w:asciiTheme="minorHAnsi" w:eastAsiaTheme="minorEastAsia" w:hAnsiTheme="minorHAnsi" w:cstheme="minorBidi"/>
              <w:noProof/>
              <w:color w:val="auto"/>
              <w:sz w:val="22"/>
              <w:szCs w:val="22"/>
            </w:rPr>
          </w:rPrChange>
        </w:rPr>
        <w:pPrChange w:id="34" w:author="Автор">
          <w:pPr>
            <w:pStyle w:val="21"/>
          </w:pPr>
        </w:pPrChange>
      </w:pPr>
      <w:ins w:id="35" w:author="Автор">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ins>
      <w:r>
        <w:rPr>
          <w:noProof/>
        </w:rPr>
      </w:r>
      <w:r>
        <w:rPr>
          <w:noProof/>
        </w:rPr>
        <w:fldChar w:fldCharType="separate"/>
      </w:r>
      <w:ins w:id="36" w:author="Автор">
        <w:r>
          <w:rPr>
            <w:noProof/>
          </w:rPr>
          <w:t>12</w:t>
        </w:r>
        <w:r>
          <w:rPr>
            <w:noProof/>
          </w:rPr>
          <w:fldChar w:fldCharType="end"/>
        </w:r>
      </w:ins>
    </w:p>
    <w:p w14:paraId="09F19171" w14:textId="5A1BB355" w:rsidR="00BB52D3" w:rsidRPr="008837BC" w:rsidRDefault="00BB52D3">
      <w:pPr>
        <w:pStyle w:val="21"/>
        <w:ind w:left="284"/>
        <w:rPr>
          <w:ins w:id="37" w:author="Автор"/>
          <w:noProof/>
          <w:rPrChange w:id="38" w:author="Автор">
            <w:rPr>
              <w:ins w:id="39" w:author="Автор"/>
              <w:rFonts w:asciiTheme="minorHAnsi" w:eastAsiaTheme="minorEastAsia" w:hAnsiTheme="minorHAnsi" w:cstheme="minorBidi"/>
              <w:noProof/>
              <w:color w:val="auto"/>
              <w:sz w:val="22"/>
              <w:szCs w:val="22"/>
            </w:rPr>
          </w:rPrChange>
        </w:rPr>
        <w:pPrChange w:id="40" w:author="Автор">
          <w:pPr>
            <w:pStyle w:val="21"/>
          </w:pPr>
        </w:pPrChange>
      </w:pPr>
      <w:ins w:id="41" w:author="Автор">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ins>
      <w:r>
        <w:rPr>
          <w:noProof/>
        </w:rPr>
      </w:r>
      <w:r>
        <w:rPr>
          <w:noProof/>
        </w:rPr>
        <w:fldChar w:fldCharType="separate"/>
      </w:r>
      <w:ins w:id="42" w:author="Автор">
        <w:r>
          <w:rPr>
            <w:noProof/>
          </w:rPr>
          <w:t>13</w:t>
        </w:r>
        <w:r>
          <w:rPr>
            <w:noProof/>
          </w:rPr>
          <w:fldChar w:fldCharType="end"/>
        </w:r>
      </w:ins>
    </w:p>
    <w:p w14:paraId="13655021" w14:textId="3A2E19D2" w:rsidR="00BB52D3" w:rsidRPr="008837BC" w:rsidRDefault="00BB52D3">
      <w:pPr>
        <w:pStyle w:val="21"/>
        <w:ind w:left="284"/>
        <w:rPr>
          <w:ins w:id="43" w:author="Автор"/>
          <w:noProof/>
          <w:rPrChange w:id="44" w:author="Автор">
            <w:rPr>
              <w:ins w:id="45" w:author="Автор"/>
              <w:rFonts w:asciiTheme="minorHAnsi" w:eastAsiaTheme="minorEastAsia" w:hAnsiTheme="minorHAnsi" w:cstheme="minorBidi"/>
              <w:noProof/>
              <w:color w:val="auto"/>
              <w:sz w:val="22"/>
              <w:szCs w:val="22"/>
            </w:rPr>
          </w:rPrChange>
        </w:rPr>
        <w:pPrChange w:id="46" w:author="Автор">
          <w:pPr>
            <w:pStyle w:val="21"/>
          </w:pPr>
        </w:pPrChange>
      </w:pPr>
      <w:ins w:id="47" w:author="Автор">
        <w:r>
          <w:rPr>
            <w:noProof/>
          </w:rPr>
          <w:t>1.5 Постановка задачи</w:t>
        </w:r>
        <w:r>
          <w:rPr>
            <w:noProof/>
          </w:rPr>
          <w:tab/>
        </w:r>
        <w:r>
          <w:rPr>
            <w:noProof/>
          </w:rPr>
          <w:fldChar w:fldCharType="begin"/>
        </w:r>
        <w:r>
          <w:rPr>
            <w:noProof/>
          </w:rPr>
          <w:instrText xml:space="preserve"> PAGEREF _Toc168832039 \h </w:instrText>
        </w:r>
      </w:ins>
      <w:r>
        <w:rPr>
          <w:noProof/>
        </w:rPr>
      </w:r>
      <w:r>
        <w:rPr>
          <w:noProof/>
        </w:rPr>
        <w:fldChar w:fldCharType="separate"/>
      </w:r>
      <w:ins w:id="48" w:author="Автор">
        <w:r>
          <w:rPr>
            <w:noProof/>
          </w:rPr>
          <w:t>17</w:t>
        </w:r>
        <w:r>
          <w:rPr>
            <w:noProof/>
          </w:rPr>
          <w:fldChar w:fldCharType="end"/>
        </w:r>
      </w:ins>
    </w:p>
    <w:p w14:paraId="30BFBEAE" w14:textId="7021F1F2" w:rsidR="00BB52D3" w:rsidRPr="008837BC" w:rsidRDefault="00BB52D3">
      <w:pPr>
        <w:pStyle w:val="21"/>
        <w:ind w:left="284"/>
        <w:rPr>
          <w:ins w:id="49" w:author="Автор"/>
          <w:noProof/>
          <w:rPrChange w:id="50" w:author="Автор">
            <w:rPr>
              <w:ins w:id="51" w:author="Автор"/>
              <w:rFonts w:asciiTheme="minorHAnsi" w:eastAsiaTheme="minorEastAsia" w:hAnsiTheme="minorHAnsi" w:cstheme="minorBidi"/>
              <w:noProof/>
              <w:color w:val="auto"/>
              <w:sz w:val="22"/>
              <w:szCs w:val="22"/>
            </w:rPr>
          </w:rPrChange>
        </w:rPr>
        <w:pPrChange w:id="52" w:author="Автор">
          <w:pPr>
            <w:pStyle w:val="21"/>
          </w:pPr>
        </w:pPrChange>
      </w:pPr>
      <w:ins w:id="53" w:author="Автор">
        <w:r>
          <w:rPr>
            <w:noProof/>
          </w:rPr>
          <w:t>1.6 Вывод по главе</w:t>
        </w:r>
        <w:r>
          <w:rPr>
            <w:noProof/>
          </w:rPr>
          <w:tab/>
        </w:r>
        <w:r>
          <w:rPr>
            <w:noProof/>
          </w:rPr>
          <w:fldChar w:fldCharType="begin"/>
        </w:r>
        <w:r>
          <w:rPr>
            <w:noProof/>
          </w:rPr>
          <w:instrText xml:space="preserve"> PAGEREF _Toc168832040 \h </w:instrText>
        </w:r>
      </w:ins>
      <w:r>
        <w:rPr>
          <w:noProof/>
        </w:rPr>
      </w:r>
      <w:r>
        <w:rPr>
          <w:noProof/>
        </w:rPr>
        <w:fldChar w:fldCharType="separate"/>
      </w:r>
      <w:ins w:id="54" w:author="Автор">
        <w:r>
          <w:rPr>
            <w:noProof/>
          </w:rPr>
          <w:t>18</w:t>
        </w:r>
        <w:r>
          <w:rPr>
            <w:noProof/>
          </w:rPr>
          <w:fldChar w:fldCharType="end"/>
        </w:r>
      </w:ins>
    </w:p>
    <w:p w14:paraId="4702F7FF" w14:textId="7E3E821D" w:rsidR="00BB52D3" w:rsidRPr="008837BC" w:rsidRDefault="00BB52D3">
      <w:pPr>
        <w:pStyle w:val="21"/>
        <w:rPr>
          <w:ins w:id="55" w:author="Автор"/>
          <w:noProof/>
          <w:rPrChange w:id="56" w:author="Автор">
            <w:rPr>
              <w:ins w:id="57" w:author="Автор"/>
              <w:rFonts w:asciiTheme="minorHAnsi" w:eastAsiaTheme="minorEastAsia" w:hAnsiTheme="minorHAnsi" w:cstheme="minorBidi"/>
              <w:noProof/>
              <w:color w:val="auto"/>
              <w:sz w:val="22"/>
              <w:szCs w:val="22"/>
            </w:rPr>
          </w:rPrChange>
        </w:rPr>
        <w:pPrChange w:id="58" w:author="Автор">
          <w:pPr>
            <w:pStyle w:val="12"/>
          </w:pPr>
        </w:pPrChange>
      </w:pPr>
      <w:ins w:id="59" w:author="Автор">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ins>
      <w:r>
        <w:rPr>
          <w:noProof/>
        </w:rPr>
      </w:r>
      <w:r>
        <w:rPr>
          <w:noProof/>
        </w:rPr>
        <w:fldChar w:fldCharType="separate"/>
      </w:r>
      <w:ins w:id="60" w:author="Автор">
        <w:r>
          <w:rPr>
            <w:noProof/>
          </w:rPr>
          <w:t>19</w:t>
        </w:r>
        <w:r>
          <w:rPr>
            <w:noProof/>
          </w:rPr>
          <w:fldChar w:fldCharType="end"/>
        </w:r>
      </w:ins>
    </w:p>
    <w:p w14:paraId="57F0C2DC" w14:textId="26B44129" w:rsidR="00BB52D3" w:rsidRPr="008837BC" w:rsidRDefault="00BB52D3">
      <w:pPr>
        <w:pStyle w:val="21"/>
        <w:ind w:left="284"/>
        <w:rPr>
          <w:ins w:id="61" w:author="Автор"/>
          <w:noProof/>
          <w:rPrChange w:id="62" w:author="Автор">
            <w:rPr>
              <w:ins w:id="63" w:author="Автор"/>
              <w:rFonts w:asciiTheme="minorHAnsi" w:eastAsiaTheme="minorEastAsia" w:hAnsiTheme="minorHAnsi" w:cstheme="minorBidi"/>
              <w:noProof/>
              <w:color w:val="auto"/>
              <w:sz w:val="22"/>
              <w:szCs w:val="22"/>
            </w:rPr>
          </w:rPrChange>
        </w:rPr>
        <w:pPrChange w:id="64" w:author="Автор">
          <w:pPr>
            <w:pStyle w:val="21"/>
          </w:pPr>
        </w:pPrChange>
      </w:pPr>
      <w:ins w:id="65" w:author="Автор">
        <w:r>
          <w:rPr>
            <w:noProof/>
          </w:rPr>
          <w:t>2.1 Проектирование структур данных</w:t>
        </w:r>
        <w:r>
          <w:rPr>
            <w:noProof/>
          </w:rPr>
          <w:tab/>
        </w:r>
        <w:r>
          <w:rPr>
            <w:noProof/>
          </w:rPr>
          <w:fldChar w:fldCharType="begin"/>
        </w:r>
        <w:r>
          <w:rPr>
            <w:noProof/>
          </w:rPr>
          <w:instrText xml:space="preserve"> PAGEREF _Toc168832042 \h </w:instrText>
        </w:r>
      </w:ins>
      <w:r>
        <w:rPr>
          <w:noProof/>
        </w:rPr>
      </w:r>
      <w:r>
        <w:rPr>
          <w:noProof/>
        </w:rPr>
        <w:fldChar w:fldCharType="separate"/>
      </w:r>
      <w:ins w:id="66" w:author="Автор">
        <w:r>
          <w:rPr>
            <w:noProof/>
          </w:rPr>
          <w:t>19</w:t>
        </w:r>
        <w:r>
          <w:rPr>
            <w:noProof/>
          </w:rPr>
          <w:fldChar w:fldCharType="end"/>
        </w:r>
      </w:ins>
    </w:p>
    <w:p w14:paraId="5DB1DEB5" w14:textId="16D9FDF4" w:rsidR="00BB52D3" w:rsidRPr="008837BC" w:rsidRDefault="00BB52D3">
      <w:pPr>
        <w:pStyle w:val="21"/>
        <w:ind w:left="284"/>
        <w:rPr>
          <w:ins w:id="67" w:author="Автор"/>
          <w:noProof/>
          <w:rPrChange w:id="68" w:author="Автор">
            <w:rPr>
              <w:ins w:id="69" w:author="Автор"/>
              <w:rFonts w:asciiTheme="minorHAnsi" w:eastAsiaTheme="minorEastAsia" w:hAnsiTheme="minorHAnsi" w:cstheme="minorBidi"/>
              <w:noProof/>
              <w:color w:val="auto"/>
              <w:sz w:val="22"/>
              <w:szCs w:val="22"/>
            </w:rPr>
          </w:rPrChange>
        </w:rPr>
        <w:pPrChange w:id="70" w:author="Автор">
          <w:pPr>
            <w:pStyle w:val="21"/>
          </w:pPr>
        </w:pPrChange>
      </w:pPr>
      <w:ins w:id="71" w:author="Автор">
        <w:r>
          <w:rPr>
            <w:noProof/>
          </w:rPr>
          <w:t>2.3 Проектирование базы данных</w:t>
        </w:r>
        <w:r>
          <w:rPr>
            <w:noProof/>
          </w:rPr>
          <w:tab/>
        </w:r>
        <w:r>
          <w:rPr>
            <w:noProof/>
          </w:rPr>
          <w:fldChar w:fldCharType="begin"/>
        </w:r>
        <w:r>
          <w:rPr>
            <w:noProof/>
          </w:rPr>
          <w:instrText xml:space="preserve"> PAGEREF _Toc168832047 \h </w:instrText>
        </w:r>
      </w:ins>
      <w:r>
        <w:rPr>
          <w:noProof/>
        </w:rPr>
      </w:r>
      <w:r>
        <w:rPr>
          <w:noProof/>
        </w:rPr>
        <w:fldChar w:fldCharType="separate"/>
      </w:r>
      <w:ins w:id="72" w:author="Автор">
        <w:r>
          <w:rPr>
            <w:noProof/>
          </w:rPr>
          <w:t>21</w:t>
        </w:r>
        <w:r>
          <w:rPr>
            <w:noProof/>
          </w:rPr>
          <w:fldChar w:fldCharType="end"/>
        </w:r>
      </w:ins>
    </w:p>
    <w:p w14:paraId="0BB9B57A" w14:textId="76973574" w:rsidR="00BB52D3" w:rsidRPr="008837BC" w:rsidRDefault="00BB52D3">
      <w:pPr>
        <w:pStyle w:val="21"/>
        <w:ind w:left="284"/>
        <w:rPr>
          <w:ins w:id="73" w:author="Автор"/>
          <w:noProof/>
          <w:rPrChange w:id="74" w:author="Автор">
            <w:rPr>
              <w:ins w:id="75" w:author="Автор"/>
              <w:rFonts w:asciiTheme="minorHAnsi" w:eastAsiaTheme="minorEastAsia" w:hAnsiTheme="minorHAnsi" w:cstheme="minorBidi"/>
              <w:noProof/>
              <w:color w:val="auto"/>
              <w:sz w:val="22"/>
              <w:szCs w:val="22"/>
            </w:rPr>
          </w:rPrChange>
        </w:rPr>
        <w:pPrChange w:id="76" w:author="Автор">
          <w:pPr>
            <w:pStyle w:val="21"/>
          </w:pPr>
        </w:pPrChange>
      </w:pPr>
      <w:ins w:id="77" w:author="Автор">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_Toc168832048 \h </w:instrText>
        </w:r>
      </w:ins>
      <w:r>
        <w:rPr>
          <w:noProof/>
        </w:rPr>
      </w:r>
      <w:r>
        <w:rPr>
          <w:noProof/>
        </w:rPr>
        <w:fldChar w:fldCharType="separate"/>
      </w:r>
      <w:ins w:id="78" w:author="Автор">
        <w:r>
          <w:rPr>
            <w:noProof/>
          </w:rPr>
          <w:t>23</w:t>
        </w:r>
        <w:r>
          <w:rPr>
            <w:noProof/>
          </w:rPr>
          <w:fldChar w:fldCharType="end"/>
        </w:r>
      </w:ins>
    </w:p>
    <w:p w14:paraId="708E4968" w14:textId="43031906" w:rsidR="00BB52D3" w:rsidRPr="008837BC" w:rsidRDefault="00BB52D3">
      <w:pPr>
        <w:pStyle w:val="21"/>
        <w:ind w:left="284"/>
        <w:rPr>
          <w:ins w:id="79" w:author="Автор"/>
          <w:noProof/>
          <w:rPrChange w:id="80" w:author="Автор">
            <w:rPr>
              <w:ins w:id="81" w:author="Автор"/>
              <w:rFonts w:asciiTheme="minorHAnsi" w:eastAsiaTheme="minorEastAsia" w:hAnsiTheme="minorHAnsi" w:cstheme="minorBidi"/>
              <w:noProof/>
              <w:color w:val="auto"/>
              <w:sz w:val="22"/>
              <w:szCs w:val="22"/>
            </w:rPr>
          </w:rPrChange>
        </w:rPr>
        <w:pPrChange w:id="82" w:author="Автор">
          <w:pPr>
            <w:pStyle w:val="21"/>
          </w:pPr>
        </w:pPrChange>
      </w:pPr>
      <w:ins w:id="83" w:author="Автор">
        <w:r>
          <w:rPr>
            <w:noProof/>
          </w:rPr>
          <w:t>2.5 Проектирования алгоритмов</w:t>
        </w:r>
        <w:r>
          <w:rPr>
            <w:noProof/>
          </w:rPr>
          <w:tab/>
        </w:r>
        <w:r>
          <w:rPr>
            <w:noProof/>
          </w:rPr>
          <w:fldChar w:fldCharType="begin"/>
        </w:r>
        <w:r>
          <w:rPr>
            <w:noProof/>
          </w:rPr>
          <w:instrText xml:space="preserve"> PAGEREF _Toc168832052 \h </w:instrText>
        </w:r>
      </w:ins>
      <w:r>
        <w:rPr>
          <w:noProof/>
        </w:rPr>
      </w:r>
      <w:r>
        <w:rPr>
          <w:noProof/>
        </w:rPr>
        <w:fldChar w:fldCharType="separate"/>
      </w:r>
      <w:ins w:id="84" w:author="Автор">
        <w:r>
          <w:rPr>
            <w:noProof/>
          </w:rPr>
          <w:t>27</w:t>
        </w:r>
        <w:r>
          <w:rPr>
            <w:noProof/>
          </w:rPr>
          <w:fldChar w:fldCharType="end"/>
        </w:r>
      </w:ins>
    </w:p>
    <w:p w14:paraId="645EBA16" w14:textId="60038952" w:rsidR="00BB52D3" w:rsidRPr="008837BC" w:rsidRDefault="00BB52D3">
      <w:pPr>
        <w:pStyle w:val="21"/>
        <w:ind w:left="284"/>
        <w:rPr>
          <w:ins w:id="85" w:author="Автор"/>
          <w:noProof/>
          <w:rPrChange w:id="86" w:author="Автор">
            <w:rPr>
              <w:ins w:id="87" w:author="Автор"/>
              <w:rFonts w:asciiTheme="minorHAnsi" w:eastAsiaTheme="minorEastAsia" w:hAnsiTheme="minorHAnsi" w:cstheme="minorBidi"/>
              <w:noProof/>
              <w:color w:val="auto"/>
              <w:sz w:val="22"/>
              <w:szCs w:val="22"/>
            </w:rPr>
          </w:rPrChange>
        </w:rPr>
        <w:pPrChange w:id="88" w:author="Автор">
          <w:pPr>
            <w:pStyle w:val="21"/>
          </w:pPr>
        </w:pPrChange>
      </w:pPr>
      <w:ins w:id="89" w:author="Автор">
        <w:r>
          <w:rPr>
            <w:noProof/>
          </w:rPr>
          <w:t>2.6 Выводы по главе</w:t>
        </w:r>
        <w:r>
          <w:rPr>
            <w:noProof/>
          </w:rPr>
          <w:tab/>
        </w:r>
        <w:r>
          <w:rPr>
            <w:noProof/>
          </w:rPr>
          <w:fldChar w:fldCharType="begin"/>
        </w:r>
        <w:r>
          <w:rPr>
            <w:noProof/>
          </w:rPr>
          <w:instrText xml:space="preserve"> PAGEREF _Toc168832055 \h </w:instrText>
        </w:r>
      </w:ins>
      <w:r>
        <w:rPr>
          <w:noProof/>
        </w:rPr>
      </w:r>
      <w:r>
        <w:rPr>
          <w:noProof/>
        </w:rPr>
        <w:fldChar w:fldCharType="separate"/>
      </w:r>
      <w:ins w:id="90" w:author="Автор">
        <w:r>
          <w:rPr>
            <w:noProof/>
          </w:rPr>
          <w:t>30</w:t>
        </w:r>
        <w:r>
          <w:rPr>
            <w:noProof/>
          </w:rPr>
          <w:fldChar w:fldCharType="end"/>
        </w:r>
      </w:ins>
    </w:p>
    <w:p w14:paraId="2115BF54" w14:textId="2B2BB6AE" w:rsidR="00BB52D3" w:rsidRPr="008837BC" w:rsidRDefault="00BB52D3">
      <w:pPr>
        <w:pStyle w:val="21"/>
        <w:rPr>
          <w:ins w:id="91" w:author="Автор"/>
          <w:noProof/>
          <w:rPrChange w:id="92" w:author="Автор">
            <w:rPr>
              <w:ins w:id="93" w:author="Автор"/>
              <w:rFonts w:asciiTheme="minorHAnsi" w:eastAsiaTheme="minorEastAsia" w:hAnsiTheme="minorHAnsi" w:cstheme="minorBidi"/>
              <w:noProof/>
              <w:color w:val="auto"/>
              <w:sz w:val="22"/>
              <w:szCs w:val="22"/>
            </w:rPr>
          </w:rPrChange>
        </w:rPr>
        <w:pPrChange w:id="94" w:author="Автор">
          <w:pPr>
            <w:pStyle w:val="12"/>
          </w:pPr>
        </w:pPrChange>
      </w:pPr>
      <w:ins w:id="95" w:author="Автор">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ins>
      <w:r>
        <w:rPr>
          <w:noProof/>
        </w:rPr>
      </w:r>
      <w:r>
        <w:rPr>
          <w:noProof/>
        </w:rPr>
        <w:fldChar w:fldCharType="separate"/>
      </w:r>
      <w:ins w:id="96" w:author="Автор">
        <w:r>
          <w:rPr>
            <w:noProof/>
          </w:rPr>
          <w:t>31</w:t>
        </w:r>
        <w:r>
          <w:rPr>
            <w:noProof/>
          </w:rPr>
          <w:fldChar w:fldCharType="end"/>
        </w:r>
      </w:ins>
    </w:p>
    <w:p w14:paraId="5A59AB1E" w14:textId="02822A68" w:rsidR="00BB52D3" w:rsidRPr="008837BC" w:rsidRDefault="00BB52D3">
      <w:pPr>
        <w:pStyle w:val="21"/>
        <w:ind w:left="284"/>
        <w:rPr>
          <w:ins w:id="97" w:author="Автор"/>
          <w:noProof/>
          <w:rPrChange w:id="98" w:author="Автор">
            <w:rPr>
              <w:ins w:id="99" w:author="Автор"/>
              <w:rFonts w:asciiTheme="minorHAnsi" w:eastAsiaTheme="minorEastAsia" w:hAnsiTheme="minorHAnsi" w:cstheme="minorBidi"/>
              <w:noProof/>
              <w:color w:val="auto"/>
              <w:sz w:val="22"/>
              <w:szCs w:val="22"/>
            </w:rPr>
          </w:rPrChange>
        </w:rPr>
        <w:pPrChange w:id="100" w:author="Автор">
          <w:pPr>
            <w:pStyle w:val="21"/>
          </w:pPr>
        </w:pPrChange>
      </w:pPr>
      <w:ins w:id="101" w:author="Автор">
        <w:r>
          <w:rPr>
            <w:noProof/>
          </w:rPr>
          <w:t>3.1 Выбор средств разработки</w:t>
        </w:r>
        <w:r>
          <w:rPr>
            <w:noProof/>
          </w:rPr>
          <w:tab/>
        </w:r>
        <w:r>
          <w:rPr>
            <w:noProof/>
          </w:rPr>
          <w:fldChar w:fldCharType="begin"/>
        </w:r>
        <w:r>
          <w:rPr>
            <w:noProof/>
          </w:rPr>
          <w:instrText xml:space="preserve"> PAGEREF _Toc168832057 \h </w:instrText>
        </w:r>
      </w:ins>
      <w:r>
        <w:rPr>
          <w:noProof/>
        </w:rPr>
      </w:r>
      <w:r>
        <w:rPr>
          <w:noProof/>
        </w:rPr>
        <w:fldChar w:fldCharType="separate"/>
      </w:r>
      <w:ins w:id="102" w:author="Автор">
        <w:r>
          <w:rPr>
            <w:noProof/>
          </w:rPr>
          <w:t>31</w:t>
        </w:r>
        <w:r>
          <w:rPr>
            <w:noProof/>
          </w:rPr>
          <w:fldChar w:fldCharType="end"/>
        </w:r>
      </w:ins>
    </w:p>
    <w:p w14:paraId="3D06812E" w14:textId="2590DC4A" w:rsidR="00BB52D3" w:rsidRPr="008837BC" w:rsidRDefault="00BB52D3">
      <w:pPr>
        <w:pStyle w:val="21"/>
        <w:ind w:left="284"/>
        <w:rPr>
          <w:ins w:id="103" w:author="Автор"/>
          <w:noProof/>
          <w:rPrChange w:id="104" w:author="Автор">
            <w:rPr>
              <w:ins w:id="105" w:author="Автор"/>
              <w:rFonts w:asciiTheme="minorHAnsi" w:eastAsiaTheme="minorEastAsia" w:hAnsiTheme="minorHAnsi" w:cstheme="minorBidi"/>
              <w:noProof/>
              <w:color w:val="auto"/>
              <w:sz w:val="22"/>
              <w:szCs w:val="22"/>
            </w:rPr>
          </w:rPrChange>
        </w:rPr>
        <w:pPrChange w:id="106" w:author="Автор">
          <w:pPr>
            <w:pStyle w:val="21"/>
          </w:pPr>
        </w:pPrChange>
      </w:pPr>
      <w:ins w:id="107" w:author="Автор">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ins>
      <w:r>
        <w:rPr>
          <w:noProof/>
        </w:rPr>
      </w:r>
      <w:r>
        <w:rPr>
          <w:noProof/>
        </w:rPr>
        <w:fldChar w:fldCharType="separate"/>
      </w:r>
      <w:ins w:id="108" w:author="Автор">
        <w:r>
          <w:rPr>
            <w:noProof/>
          </w:rPr>
          <w:t>32</w:t>
        </w:r>
        <w:r>
          <w:rPr>
            <w:noProof/>
          </w:rPr>
          <w:fldChar w:fldCharType="end"/>
        </w:r>
      </w:ins>
    </w:p>
    <w:p w14:paraId="5E131B7E" w14:textId="1A1901D1" w:rsidR="00BB52D3" w:rsidRPr="008837BC" w:rsidRDefault="00BB52D3">
      <w:pPr>
        <w:pStyle w:val="21"/>
        <w:ind w:left="284"/>
        <w:rPr>
          <w:ins w:id="109" w:author="Автор"/>
          <w:noProof/>
          <w:rPrChange w:id="110" w:author="Автор">
            <w:rPr>
              <w:ins w:id="111" w:author="Автор"/>
              <w:rFonts w:asciiTheme="minorHAnsi" w:eastAsiaTheme="minorEastAsia" w:hAnsiTheme="minorHAnsi" w:cstheme="minorBidi"/>
              <w:noProof/>
              <w:color w:val="auto"/>
              <w:sz w:val="22"/>
              <w:szCs w:val="22"/>
            </w:rPr>
          </w:rPrChange>
        </w:rPr>
        <w:pPrChange w:id="112" w:author="Автор">
          <w:pPr>
            <w:pStyle w:val="21"/>
          </w:pPr>
        </w:pPrChange>
      </w:pPr>
      <w:ins w:id="113" w:author="Автор">
        <w:r w:rsidRPr="008837BC">
          <w:rPr>
            <w:noProof/>
            <w:rPrChange w:id="114" w:author="Автор">
              <w:rPr>
                <w:rFonts w:eastAsiaTheme="minorHAnsi"/>
                <w:noProof/>
                <w:lang w:eastAsia="en-US"/>
              </w:rPr>
            </w:rPrChange>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ins>
      <w:r>
        <w:rPr>
          <w:noProof/>
        </w:rPr>
      </w:r>
      <w:r>
        <w:rPr>
          <w:noProof/>
        </w:rPr>
        <w:fldChar w:fldCharType="separate"/>
      </w:r>
      <w:ins w:id="115" w:author="Автор">
        <w:r>
          <w:rPr>
            <w:noProof/>
          </w:rPr>
          <w:t>38</w:t>
        </w:r>
        <w:r>
          <w:rPr>
            <w:noProof/>
          </w:rPr>
          <w:fldChar w:fldCharType="end"/>
        </w:r>
      </w:ins>
    </w:p>
    <w:p w14:paraId="02769DEC" w14:textId="77777777" w:rsidR="00BB52D3" w:rsidRPr="008837BC" w:rsidDel="008837BC" w:rsidRDefault="00BB52D3">
      <w:pPr>
        <w:pStyle w:val="21"/>
        <w:ind w:left="284"/>
        <w:rPr>
          <w:ins w:id="116" w:author="Автор"/>
          <w:del w:id="117" w:author="Автор"/>
          <w:noProof/>
          <w:rPrChange w:id="118" w:author="Автор">
            <w:rPr>
              <w:ins w:id="119" w:author="Автор"/>
              <w:del w:id="120" w:author="Автор"/>
              <w:rFonts w:eastAsiaTheme="minorHAnsi"/>
              <w:noProof/>
              <w:lang w:eastAsia="en-US"/>
            </w:rPr>
          </w:rPrChange>
        </w:rPr>
        <w:pPrChange w:id="121" w:author="Автор">
          <w:pPr>
            <w:shd w:val="clear" w:color="auto" w:fill="auto"/>
            <w:spacing w:after="160" w:line="259" w:lineRule="auto"/>
            <w:ind w:firstLine="0"/>
            <w:jc w:val="left"/>
            <w:textAlignment w:val="auto"/>
          </w:pPr>
        </w:pPrChange>
      </w:pPr>
      <w:ins w:id="122" w:author="Автор">
        <w:del w:id="123" w:author="Автор">
          <w:r w:rsidRPr="008837BC" w:rsidDel="008837BC">
            <w:rPr>
              <w:noProof/>
              <w:rPrChange w:id="124" w:author="Автор">
                <w:rPr>
                  <w:rFonts w:eastAsiaTheme="minorHAnsi"/>
                  <w:noProof/>
                  <w:lang w:eastAsia="en-US"/>
                </w:rPr>
              </w:rPrChange>
            </w:rPr>
            <w:br w:type="page"/>
          </w:r>
        </w:del>
      </w:ins>
    </w:p>
    <w:p w14:paraId="6FA26F38" w14:textId="47E39FCF" w:rsidR="00BB52D3" w:rsidRPr="008837BC" w:rsidRDefault="00BB52D3">
      <w:pPr>
        <w:pStyle w:val="21"/>
        <w:ind w:left="284"/>
        <w:rPr>
          <w:ins w:id="125" w:author="Автор"/>
          <w:noProof/>
          <w:rPrChange w:id="126" w:author="Автор">
            <w:rPr>
              <w:ins w:id="127" w:author="Автор"/>
              <w:rFonts w:asciiTheme="minorHAnsi" w:eastAsiaTheme="minorEastAsia" w:hAnsiTheme="minorHAnsi" w:cstheme="minorBidi"/>
              <w:noProof/>
              <w:color w:val="auto"/>
              <w:sz w:val="22"/>
              <w:szCs w:val="22"/>
            </w:rPr>
          </w:rPrChange>
        </w:rPr>
        <w:pPrChange w:id="128" w:author="Автор">
          <w:pPr>
            <w:pStyle w:val="21"/>
          </w:pPr>
        </w:pPrChange>
      </w:pPr>
      <w:ins w:id="129" w:author="Автор">
        <w:r w:rsidRPr="008837BC">
          <w:rPr>
            <w:noProof/>
            <w:rPrChange w:id="130" w:author="Автор">
              <w:rPr>
                <w:rFonts w:eastAsiaTheme="minorHAnsi"/>
                <w:noProof/>
                <w:lang w:eastAsia="en-US"/>
              </w:rPr>
            </w:rPrChange>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ins>
      <w:r>
        <w:rPr>
          <w:noProof/>
        </w:rPr>
      </w:r>
      <w:r>
        <w:rPr>
          <w:noProof/>
        </w:rPr>
        <w:fldChar w:fldCharType="separate"/>
      </w:r>
      <w:ins w:id="131" w:author="Автор">
        <w:r>
          <w:rPr>
            <w:noProof/>
          </w:rPr>
          <w:t>43</w:t>
        </w:r>
        <w:r>
          <w:rPr>
            <w:noProof/>
          </w:rPr>
          <w:fldChar w:fldCharType="end"/>
        </w:r>
      </w:ins>
    </w:p>
    <w:p w14:paraId="66513123" w14:textId="62AD69B3" w:rsidR="00BB52D3" w:rsidRPr="008837BC" w:rsidRDefault="00BB52D3">
      <w:pPr>
        <w:pStyle w:val="21"/>
        <w:ind w:left="284"/>
        <w:rPr>
          <w:ins w:id="132" w:author="Автор"/>
          <w:noProof/>
          <w:rPrChange w:id="133" w:author="Автор">
            <w:rPr>
              <w:ins w:id="134" w:author="Автор"/>
              <w:rFonts w:asciiTheme="minorHAnsi" w:eastAsiaTheme="minorEastAsia" w:hAnsiTheme="minorHAnsi" w:cstheme="minorBidi"/>
              <w:noProof/>
              <w:color w:val="auto"/>
              <w:sz w:val="22"/>
              <w:szCs w:val="22"/>
            </w:rPr>
          </w:rPrChange>
        </w:rPr>
        <w:pPrChange w:id="135" w:author="Автор">
          <w:pPr>
            <w:pStyle w:val="21"/>
          </w:pPr>
        </w:pPrChange>
      </w:pPr>
      <w:ins w:id="136" w:author="Автор">
        <w:r w:rsidRPr="008837BC">
          <w:rPr>
            <w:noProof/>
            <w:rPrChange w:id="137" w:author="Автор">
              <w:rPr>
                <w:rFonts w:eastAsiaTheme="minorHAnsi"/>
                <w:noProof/>
                <w:lang w:eastAsia="en-US"/>
              </w:rPr>
            </w:rPrChange>
          </w:rPr>
          <w:t>3.5 Выводы по главе</w:t>
        </w:r>
        <w:r>
          <w:rPr>
            <w:noProof/>
          </w:rPr>
          <w:tab/>
        </w:r>
        <w:r>
          <w:rPr>
            <w:noProof/>
          </w:rPr>
          <w:fldChar w:fldCharType="begin"/>
        </w:r>
        <w:r>
          <w:rPr>
            <w:noProof/>
          </w:rPr>
          <w:instrText xml:space="preserve"> PAGEREF _Toc168832073 \h </w:instrText>
        </w:r>
      </w:ins>
      <w:r>
        <w:rPr>
          <w:noProof/>
        </w:rPr>
      </w:r>
      <w:r>
        <w:rPr>
          <w:noProof/>
        </w:rPr>
        <w:fldChar w:fldCharType="separate"/>
      </w:r>
      <w:ins w:id="138" w:author="Автор">
        <w:r>
          <w:rPr>
            <w:noProof/>
          </w:rPr>
          <w:t>48</w:t>
        </w:r>
        <w:r>
          <w:rPr>
            <w:noProof/>
          </w:rPr>
          <w:fldChar w:fldCharType="end"/>
        </w:r>
      </w:ins>
    </w:p>
    <w:p w14:paraId="53D700D4" w14:textId="30BB54F2" w:rsidR="00BB52D3" w:rsidRPr="008837BC" w:rsidRDefault="00BB52D3">
      <w:pPr>
        <w:pStyle w:val="21"/>
        <w:rPr>
          <w:ins w:id="139" w:author="Автор"/>
          <w:noProof/>
          <w:rPrChange w:id="140" w:author="Автор">
            <w:rPr>
              <w:ins w:id="141" w:author="Автор"/>
              <w:rFonts w:asciiTheme="minorHAnsi" w:eastAsiaTheme="minorEastAsia" w:hAnsiTheme="minorHAnsi" w:cstheme="minorBidi"/>
              <w:noProof/>
              <w:color w:val="auto"/>
              <w:sz w:val="22"/>
              <w:szCs w:val="22"/>
            </w:rPr>
          </w:rPrChange>
        </w:rPr>
        <w:pPrChange w:id="142" w:author="Автор">
          <w:pPr>
            <w:pStyle w:val="12"/>
          </w:pPr>
        </w:pPrChange>
      </w:pPr>
      <w:ins w:id="143" w:author="Автор">
        <w:r>
          <w:rPr>
            <w:noProof/>
          </w:rPr>
          <w:t>4 Демонстрация онлайн-платформы «</w:t>
        </w:r>
        <w:r w:rsidRPr="008837BC">
          <w:rPr>
            <w:noProof/>
            <w:rPrChange w:id="144" w:author="Автор">
              <w:rPr>
                <w:noProof/>
                <w:lang w:val="en-US"/>
              </w:rPr>
            </w:rPrChange>
          </w:rPr>
          <w:t>SupremeCode</w:t>
        </w:r>
        <w:r>
          <w:rPr>
            <w:noProof/>
          </w:rPr>
          <w:t>»</w:t>
        </w:r>
        <w:r>
          <w:rPr>
            <w:noProof/>
          </w:rPr>
          <w:tab/>
        </w:r>
        <w:r>
          <w:rPr>
            <w:noProof/>
          </w:rPr>
          <w:fldChar w:fldCharType="begin"/>
        </w:r>
        <w:r>
          <w:rPr>
            <w:noProof/>
          </w:rPr>
          <w:instrText xml:space="preserve"> PAGEREF _Toc168832074 \h </w:instrText>
        </w:r>
      </w:ins>
      <w:r>
        <w:rPr>
          <w:noProof/>
        </w:rPr>
      </w:r>
      <w:r>
        <w:rPr>
          <w:noProof/>
        </w:rPr>
        <w:fldChar w:fldCharType="separate"/>
      </w:r>
      <w:ins w:id="145" w:author="Автор">
        <w:r>
          <w:rPr>
            <w:noProof/>
          </w:rPr>
          <w:t>49</w:t>
        </w:r>
        <w:r>
          <w:rPr>
            <w:noProof/>
          </w:rPr>
          <w:fldChar w:fldCharType="end"/>
        </w:r>
      </w:ins>
    </w:p>
    <w:p w14:paraId="7A479B2E" w14:textId="1B61732F" w:rsidR="00BB52D3" w:rsidRPr="008837BC" w:rsidRDefault="00BB52D3">
      <w:pPr>
        <w:pStyle w:val="21"/>
        <w:ind w:left="284"/>
        <w:rPr>
          <w:ins w:id="146" w:author="Автор"/>
          <w:noProof/>
          <w:rPrChange w:id="147" w:author="Автор">
            <w:rPr>
              <w:ins w:id="148" w:author="Автор"/>
              <w:rFonts w:asciiTheme="minorHAnsi" w:eastAsiaTheme="minorEastAsia" w:hAnsiTheme="minorHAnsi" w:cstheme="minorBidi"/>
              <w:noProof/>
              <w:color w:val="auto"/>
              <w:sz w:val="22"/>
              <w:szCs w:val="22"/>
            </w:rPr>
          </w:rPrChange>
        </w:rPr>
        <w:pPrChange w:id="149" w:author="Автор">
          <w:pPr>
            <w:pStyle w:val="21"/>
          </w:pPr>
        </w:pPrChange>
      </w:pPr>
      <w:ins w:id="150" w:author="Автор">
        <w:r w:rsidRPr="008837BC">
          <w:rPr>
            <w:noProof/>
            <w:rPrChange w:id="151" w:author="Автор">
              <w:rPr>
                <w:rFonts w:eastAsiaTheme="minorHAnsi"/>
                <w:noProof/>
                <w:lang w:eastAsia="en-US"/>
              </w:rPr>
            </w:rPrChange>
          </w:rPr>
          <w:t>4.1 Описание процесса демонстрации</w:t>
        </w:r>
        <w:r>
          <w:rPr>
            <w:noProof/>
          </w:rPr>
          <w:tab/>
        </w:r>
        <w:r>
          <w:rPr>
            <w:noProof/>
          </w:rPr>
          <w:fldChar w:fldCharType="begin"/>
        </w:r>
        <w:r>
          <w:rPr>
            <w:noProof/>
          </w:rPr>
          <w:instrText xml:space="preserve"> PAGEREF _Toc168832075 \h </w:instrText>
        </w:r>
      </w:ins>
      <w:r>
        <w:rPr>
          <w:noProof/>
        </w:rPr>
      </w:r>
      <w:r>
        <w:rPr>
          <w:noProof/>
        </w:rPr>
        <w:fldChar w:fldCharType="separate"/>
      </w:r>
      <w:ins w:id="152" w:author="Автор">
        <w:r>
          <w:rPr>
            <w:noProof/>
          </w:rPr>
          <w:t>49</w:t>
        </w:r>
        <w:r>
          <w:rPr>
            <w:noProof/>
          </w:rPr>
          <w:fldChar w:fldCharType="end"/>
        </w:r>
      </w:ins>
    </w:p>
    <w:p w14:paraId="28192F92" w14:textId="36A9AFA1" w:rsidR="00BB52D3" w:rsidRPr="008837BC" w:rsidRDefault="00BB52D3">
      <w:pPr>
        <w:pStyle w:val="21"/>
        <w:ind w:left="284"/>
        <w:rPr>
          <w:ins w:id="153" w:author="Автор"/>
          <w:noProof/>
          <w:rPrChange w:id="154" w:author="Автор">
            <w:rPr>
              <w:ins w:id="155" w:author="Автор"/>
              <w:rFonts w:asciiTheme="minorHAnsi" w:eastAsiaTheme="minorEastAsia" w:hAnsiTheme="minorHAnsi" w:cstheme="minorBidi"/>
              <w:noProof/>
              <w:color w:val="auto"/>
              <w:sz w:val="22"/>
              <w:szCs w:val="22"/>
            </w:rPr>
          </w:rPrChange>
        </w:rPr>
        <w:pPrChange w:id="156" w:author="Автор">
          <w:pPr>
            <w:pStyle w:val="21"/>
          </w:pPr>
        </w:pPrChange>
      </w:pPr>
      <w:ins w:id="157" w:author="Автор">
        <w:r w:rsidRPr="008837BC">
          <w:rPr>
            <w:noProof/>
            <w:rPrChange w:id="158" w:author="Автор">
              <w:rPr>
                <w:rFonts w:eastAsiaTheme="minorHAnsi"/>
                <w:noProof/>
                <w:lang w:eastAsia="en-US"/>
              </w:rPr>
            </w:rPrChange>
          </w:rPr>
          <w:t>4.2 Вывод по главе</w:t>
        </w:r>
        <w:r>
          <w:rPr>
            <w:noProof/>
          </w:rPr>
          <w:tab/>
        </w:r>
        <w:r>
          <w:rPr>
            <w:noProof/>
          </w:rPr>
          <w:fldChar w:fldCharType="begin"/>
        </w:r>
        <w:r>
          <w:rPr>
            <w:noProof/>
          </w:rPr>
          <w:instrText xml:space="preserve"> PAGEREF _Toc168832076 \h </w:instrText>
        </w:r>
      </w:ins>
      <w:r>
        <w:rPr>
          <w:noProof/>
        </w:rPr>
      </w:r>
      <w:r>
        <w:rPr>
          <w:noProof/>
        </w:rPr>
        <w:fldChar w:fldCharType="separate"/>
      </w:r>
      <w:ins w:id="159" w:author="Автор">
        <w:r>
          <w:rPr>
            <w:noProof/>
          </w:rPr>
          <w:t>55</w:t>
        </w:r>
        <w:r>
          <w:rPr>
            <w:noProof/>
          </w:rPr>
          <w:fldChar w:fldCharType="end"/>
        </w:r>
      </w:ins>
    </w:p>
    <w:p w14:paraId="2A1B0164" w14:textId="77777777" w:rsidR="008837BC" w:rsidRDefault="008837BC">
      <w:pPr>
        <w:shd w:val="clear" w:color="auto" w:fill="auto"/>
        <w:spacing w:after="160" w:line="259" w:lineRule="auto"/>
        <w:ind w:firstLine="0"/>
        <w:jc w:val="left"/>
        <w:textAlignment w:val="auto"/>
        <w:rPr>
          <w:ins w:id="160" w:author="Автор"/>
          <w:noProof/>
        </w:rPr>
      </w:pPr>
      <w:ins w:id="161" w:author="Автор">
        <w:r>
          <w:rPr>
            <w:noProof/>
          </w:rPr>
          <w:br w:type="page"/>
        </w:r>
      </w:ins>
    </w:p>
    <w:p w14:paraId="6942B141" w14:textId="3872E07E" w:rsidR="00BB52D3" w:rsidRPr="008837BC" w:rsidRDefault="00BB52D3">
      <w:pPr>
        <w:pStyle w:val="21"/>
        <w:rPr>
          <w:ins w:id="162" w:author="Автор"/>
          <w:noProof/>
          <w:rPrChange w:id="163" w:author="Автор">
            <w:rPr>
              <w:ins w:id="164" w:author="Автор"/>
              <w:rFonts w:asciiTheme="minorHAnsi" w:eastAsiaTheme="minorEastAsia" w:hAnsiTheme="minorHAnsi" w:cstheme="minorBidi"/>
              <w:noProof/>
              <w:color w:val="auto"/>
              <w:sz w:val="22"/>
              <w:szCs w:val="22"/>
            </w:rPr>
          </w:rPrChange>
        </w:rPr>
        <w:pPrChange w:id="165" w:author="Автор">
          <w:pPr>
            <w:pStyle w:val="12"/>
          </w:pPr>
        </w:pPrChange>
      </w:pPr>
      <w:ins w:id="166" w:author="Автор">
        <w:r w:rsidRPr="008837BC">
          <w:rPr>
            <w:noProof/>
            <w:rPrChange w:id="167" w:author="Автор">
              <w:rPr>
                <w:rFonts w:eastAsia="Calibri"/>
                <w:noProof/>
              </w:rPr>
            </w:rPrChange>
          </w:rPr>
          <w:lastRenderedPageBreak/>
          <w:t xml:space="preserve">5 </w:t>
        </w:r>
        <w:r>
          <w:rPr>
            <w:noProof/>
          </w:rPr>
          <w:t>Экономическое обоснование разработки онлайн-платформы «</w:t>
        </w:r>
        <w:r w:rsidRPr="008837BC">
          <w:rPr>
            <w:noProof/>
            <w:rPrChange w:id="168" w:author="Автор">
              <w:rPr>
                <w:noProof/>
                <w:lang w:val="en-US"/>
              </w:rPr>
            </w:rPrChange>
          </w:rPr>
          <w:t>SupremeCode</w:t>
        </w:r>
        <w:r>
          <w:rPr>
            <w:noProof/>
          </w:rPr>
          <w:t>»</w:t>
        </w:r>
        <w:r>
          <w:rPr>
            <w:noProof/>
          </w:rPr>
          <w:tab/>
        </w:r>
        <w:r>
          <w:rPr>
            <w:noProof/>
          </w:rPr>
          <w:fldChar w:fldCharType="begin"/>
        </w:r>
        <w:r>
          <w:rPr>
            <w:noProof/>
          </w:rPr>
          <w:instrText xml:space="preserve"> PAGEREF _Toc168832077 \h </w:instrText>
        </w:r>
      </w:ins>
      <w:r>
        <w:rPr>
          <w:noProof/>
        </w:rPr>
      </w:r>
      <w:r>
        <w:rPr>
          <w:noProof/>
        </w:rPr>
        <w:fldChar w:fldCharType="separate"/>
      </w:r>
      <w:ins w:id="169" w:author="Автор">
        <w:r>
          <w:rPr>
            <w:noProof/>
          </w:rPr>
          <w:t>57</w:t>
        </w:r>
        <w:r>
          <w:rPr>
            <w:noProof/>
          </w:rPr>
          <w:fldChar w:fldCharType="end"/>
        </w:r>
      </w:ins>
    </w:p>
    <w:p w14:paraId="3E96F3D0" w14:textId="2C474E34" w:rsidR="00BB52D3" w:rsidRPr="008837BC" w:rsidRDefault="00BB52D3">
      <w:pPr>
        <w:pStyle w:val="21"/>
        <w:ind w:left="284"/>
        <w:rPr>
          <w:ins w:id="170" w:author="Автор"/>
          <w:noProof/>
          <w:rPrChange w:id="171" w:author="Автор">
            <w:rPr>
              <w:ins w:id="172" w:author="Автор"/>
              <w:rFonts w:asciiTheme="minorHAnsi" w:eastAsiaTheme="minorEastAsia" w:hAnsiTheme="minorHAnsi" w:cstheme="minorBidi"/>
              <w:noProof/>
              <w:color w:val="auto"/>
              <w:sz w:val="22"/>
              <w:szCs w:val="22"/>
            </w:rPr>
          </w:rPrChange>
        </w:rPr>
        <w:pPrChange w:id="173" w:author="Автор">
          <w:pPr>
            <w:pStyle w:val="21"/>
          </w:pPr>
        </w:pPrChange>
      </w:pPr>
      <w:ins w:id="174" w:author="Автор">
        <w:r w:rsidRPr="008837BC">
          <w:rPr>
            <w:noProof/>
            <w:rPrChange w:id="175" w:author="Автор">
              <w:rPr>
                <w:rFonts w:eastAsia="Calibri"/>
                <w:noProof/>
              </w:rPr>
            </w:rPrChange>
          </w:rPr>
          <w:t>5.1 Основные аспекты реализации работы</w:t>
        </w:r>
        <w:r>
          <w:rPr>
            <w:noProof/>
          </w:rPr>
          <w:tab/>
        </w:r>
        <w:r>
          <w:rPr>
            <w:noProof/>
          </w:rPr>
          <w:fldChar w:fldCharType="begin"/>
        </w:r>
        <w:r>
          <w:rPr>
            <w:noProof/>
          </w:rPr>
          <w:instrText xml:space="preserve"> PAGEREF _Toc168832078 \h </w:instrText>
        </w:r>
      </w:ins>
      <w:r>
        <w:rPr>
          <w:noProof/>
        </w:rPr>
      </w:r>
      <w:r>
        <w:rPr>
          <w:noProof/>
        </w:rPr>
        <w:fldChar w:fldCharType="separate"/>
      </w:r>
      <w:ins w:id="176" w:author="Автор">
        <w:r>
          <w:rPr>
            <w:noProof/>
          </w:rPr>
          <w:t>57</w:t>
        </w:r>
        <w:r>
          <w:rPr>
            <w:noProof/>
          </w:rPr>
          <w:fldChar w:fldCharType="end"/>
        </w:r>
      </w:ins>
    </w:p>
    <w:p w14:paraId="40144D4D" w14:textId="16EF30A7" w:rsidR="00BB52D3" w:rsidRPr="008837BC" w:rsidRDefault="00BB52D3">
      <w:pPr>
        <w:pStyle w:val="21"/>
        <w:ind w:left="284"/>
        <w:rPr>
          <w:ins w:id="177" w:author="Автор"/>
          <w:noProof/>
          <w:rPrChange w:id="178" w:author="Автор">
            <w:rPr>
              <w:ins w:id="179" w:author="Автор"/>
              <w:rFonts w:asciiTheme="minorHAnsi" w:eastAsiaTheme="minorEastAsia" w:hAnsiTheme="minorHAnsi" w:cstheme="minorBidi"/>
              <w:noProof/>
              <w:color w:val="auto"/>
              <w:sz w:val="22"/>
              <w:szCs w:val="22"/>
            </w:rPr>
          </w:rPrChange>
        </w:rPr>
        <w:pPrChange w:id="180" w:author="Автор">
          <w:pPr>
            <w:pStyle w:val="21"/>
          </w:pPr>
        </w:pPrChange>
      </w:pPr>
      <w:ins w:id="181" w:author="Автор">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ins>
      <w:r>
        <w:rPr>
          <w:noProof/>
        </w:rPr>
      </w:r>
      <w:r>
        <w:rPr>
          <w:noProof/>
        </w:rPr>
        <w:fldChar w:fldCharType="separate"/>
      </w:r>
      <w:ins w:id="182" w:author="Автор">
        <w:r>
          <w:rPr>
            <w:noProof/>
          </w:rPr>
          <w:t>57</w:t>
        </w:r>
        <w:r>
          <w:rPr>
            <w:noProof/>
          </w:rPr>
          <w:fldChar w:fldCharType="end"/>
        </w:r>
      </w:ins>
    </w:p>
    <w:p w14:paraId="65E65B89" w14:textId="224D57D0" w:rsidR="00BB52D3" w:rsidRPr="008837BC" w:rsidRDefault="00BB52D3">
      <w:pPr>
        <w:pStyle w:val="21"/>
        <w:ind w:left="284"/>
        <w:rPr>
          <w:ins w:id="183" w:author="Автор"/>
          <w:noProof/>
          <w:rPrChange w:id="184" w:author="Автор">
            <w:rPr>
              <w:ins w:id="185" w:author="Автор"/>
              <w:rFonts w:asciiTheme="minorHAnsi" w:eastAsiaTheme="minorEastAsia" w:hAnsiTheme="minorHAnsi" w:cstheme="minorBidi"/>
              <w:noProof/>
              <w:color w:val="auto"/>
              <w:sz w:val="22"/>
              <w:szCs w:val="22"/>
            </w:rPr>
          </w:rPrChange>
        </w:rPr>
        <w:pPrChange w:id="186" w:author="Автор">
          <w:pPr>
            <w:pStyle w:val="21"/>
          </w:pPr>
        </w:pPrChange>
      </w:pPr>
      <w:ins w:id="187" w:author="Автор">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ins>
      <w:r>
        <w:rPr>
          <w:noProof/>
        </w:rPr>
      </w:r>
      <w:r>
        <w:rPr>
          <w:noProof/>
        </w:rPr>
        <w:fldChar w:fldCharType="separate"/>
      </w:r>
      <w:ins w:id="188" w:author="Автор">
        <w:r>
          <w:rPr>
            <w:noProof/>
          </w:rPr>
          <w:t>59</w:t>
        </w:r>
        <w:r>
          <w:rPr>
            <w:noProof/>
          </w:rPr>
          <w:fldChar w:fldCharType="end"/>
        </w:r>
      </w:ins>
    </w:p>
    <w:p w14:paraId="51528B6F" w14:textId="49DA1B65" w:rsidR="00BB52D3" w:rsidRPr="008837BC" w:rsidRDefault="00BB52D3">
      <w:pPr>
        <w:pStyle w:val="21"/>
        <w:ind w:left="284"/>
        <w:rPr>
          <w:ins w:id="189" w:author="Автор"/>
          <w:noProof/>
          <w:rPrChange w:id="190" w:author="Автор">
            <w:rPr>
              <w:ins w:id="191" w:author="Автор"/>
              <w:rFonts w:asciiTheme="minorHAnsi" w:eastAsiaTheme="minorEastAsia" w:hAnsiTheme="minorHAnsi" w:cstheme="minorBidi"/>
              <w:noProof/>
              <w:color w:val="auto"/>
              <w:sz w:val="22"/>
              <w:szCs w:val="22"/>
            </w:rPr>
          </w:rPrChange>
        </w:rPr>
        <w:pPrChange w:id="192" w:author="Автор">
          <w:pPr>
            <w:pStyle w:val="21"/>
          </w:pPr>
        </w:pPrChange>
      </w:pPr>
      <w:ins w:id="193" w:author="Автор">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ins>
      <w:r>
        <w:rPr>
          <w:noProof/>
        </w:rPr>
      </w:r>
      <w:r>
        <w:rPr>
          <w:noProof/>
        </w:rPr>
        <w:fldChar w:fldCharType="separate"/>
      </w:r>
      <w:ins w:id="194" w:author="Автор">
        <w:r>
          <w:rPr>
            <w:noProof/>
          </w:rPr>
          <w:t>59</w:t>
        </w:r>
        <w:r>
          <w:rPr>
            <w:noProof/>
          </w:rPr>
          <w:fldChar w:fldCharType="end"/>
        </w:r>
      </w:ins>
    </w:p>
    <w:p w14:paraId="66BBF40B" w14:textId="18137CCA" w:rsidR="00BB52D3" w:rsidRPr="008837BC" w:rsidRDefault="00BB52D3">
      <w:pPr>
        <w:pStyle w:val="21"/>
        <w:ind w:left="284"/>
        <w:rPr>
          <w:ins w:id="195" w:author="Автор"/>
          <w:noProof/>
          <w:rPrChange w:id="196" w:author="Автор">
            <w:rPr>
              <w:ins w:id="197" w:author="Автор"/>
              <w:rFonts w:asciiTheme="minorHAnsi" w:eastAsiaTheme="minorEastAsia" w:hAnsiTheme="minorHAnsi" w:cstheme="minorBidi"/>
              <w:noProof/>
              <w:color w:val="auto"/>
              <w:sz w:val="22"/>
              <w:szCs w:val="22"/>
            </w:rPr>
          </w:rPrChange>
        </w:rPr>
        <w:pPrChange w:id="198" w:author="Автор">
          <w:pPr>
            <w:pStyle w:val="21"/>
          </w:pPr>
        </w:pPrChange>
      </w:pPr>
      <w:ins w:id="199" w:author="Автор">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ins>
      <w:r>
        <w:rPr>
          <w:noProof/>
        </w:rPr>
      </w:r>
      <w:r>
        <w:rPr>
          <w:noProof/>
        </w:rPr>
        <w:fldChar w:fldCharType="separate"/>
      </w:r>
      <w:ins w:id="200" w:author="Автор">
        <w:r>
          <w:rPr>
            <w:noProof/>
          </w:rPr>
          <w:t>62</w:t>
        </w:r>
        <w:r>
          <w:rPr>
            <w:noProof/>
          </w:rPr>
          <w:fldChar w:fldCharType="end"/>
        </w:r>
      </w:ins>
    </w:p>
    <w:p w14:paraId="538E3837" w14:textId="33498733" w:rsidR="00BB52D3" w:rsidRPr="008837BC" w:rsidRDefault="00BB52D3">
      <w:pPr>
        <w:pStyle w:val="21"/>
        <w:ind w:left="284"/>
        <w:rPr>
          <w:ins w:id="201" w:author="Автор"/>
          <w:noProof/>
          <w:rPrChange w:id="202" w:author="Автор">
            <w:rPr>
              <w:ins w:id="203" w:author="Автор"/>
              <w:rFonts w:asciiTheme="minorHAnsi" w:eastAsiaTheme="minorEastAsia" w:hAnsiTheme="minorHAnsi" w:cstheme="minorBidi"/>
              <w:noProof/>
              <w:color w:val="auto"/>
              <w:sz w:val="22"/>
              <w:szCs w:val="22"/>
            </w:rPr>
          </w:rPrChange>
        </w:rPr>
        <w:pPrChange w:id="204" w:author="Автор">
          <w:pPr>
            <w:pStyle w:val="21"/>
          </w:pPr>
        </w:pPrChange>
      </w:pPr>
      <w:ins w:id="205" w:author="Автор">
        <w:r>
          <w:rPr>
            <w:noProof/>
          </w:rPr>
          <w:t>5.7 Выводы по главе</w:t>
        </w:r>
        <w:r>
          <w:rPr>
            <w:noProof/>
          </w:rPr>
          <w:tab/>
        </w:r>
        <w:r>
          <w:rPr>
            <w:noProof/>
          </w:rPr>
          <w:fldChar w:fldCharType="begin"/>
        </w:r>
        <w:r>
          <w:rPr>
            <w:noProof/>
          </w:rPr>
          <w:instrText xml:space="preserve"> PAGEREF _Toc168832083 \h </w:instrText>
        </w:r>
      </w:ins>
      <w:r>
        <w:rPr>
          <w:noProof/>
        </w:rPr>
      </w:r>
      <w:r>
        <w:rPr>
          <w:noProof/>
        </w:rPr>
        <w:fldChar w:fldCharType="separate"/>
      </w:r>
      <w:ins w:id="206" w:author="Автор">
        <w:r>
          <w:rPr>
            <w:noProof/>
          </w:rPr>
          <w:t>66</w:t>
        </w:r>
        <w:r>
          <w:rPr>
            <w:noProof/>
          </w:rPr>
          <w:fldChar w:fldCharType="end"/>
        </w:r>
      </w:ins>
    </w:p>
    <w:p w14:paraId="120F773E" w14:textId="5C1A0C85" w:rsidR="00BB52D3" w:rsidRPr="008837BC" w:rsidRDefault="00BB52D3">
      <w:pPr>
        <w:pStyle w:val="21"/>
        <w:rPr>
          <w:ins w:id="207" w:author="Автор"/>
          <w:noProof/>
          <w:rPrChange w:id="208" w:author="Автор">
            <w:rPr>
              <w:ins w:id="209" w:author="Автор"/>
              <w:rFonts w:asciiTheme="minorHAnsi" w:eastAsiaTheme="minorEastAsia" w:hAnsiTheme="minorHAnsi" w:cstheme="minorBidi"/>
              <w:noProof/>
              <w:color w:val="auto"/>
              <w:sz w:val="22"/>
              <w:szCs w:val="22"/>
            </w:rPr>
          </w:rPrChange>
        </w:rPr>
        <w:pPrChange w:id="210" w:author="Автор">
          <w:pPr>
            <w:pStyle w:val="12"/>
          </w:pPr>
        </w:pPrChange>
      </w:pPr>
      <w:ins w:id="211" w:author="Автор">
        <w:r w:rsidRPr="008837BC">
          <w:rPr>
            <w:noProof/>
            <w:rPrChange w:id="212" w:author="Автор">
              <w:rPr>
                <w:rFonts w:eastAsia="Calibri"/>
                <w:noProof/>
              </w:rPr>
            </w:rPrChange>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_Toc168832084 \h </w:instrText>
        </w:r>
      </w:ins>
      <w:r>
        <w:rPr>
          <w:noProof/>
        </w:rPr>
      </w:r>
      <w:r>
        <w:rPr>
          <w:noProof/>
        </w:rPr>
        <w:fldChar w:fldCharType="separate"/>
      </w:r>
      <w:ins w:id="213" w:author="Автор">
        <w:r>
          <w:rPr>
            <w:noProof/>
          </w:rPr>
          <w:t>67</w:t>
        </w:r>
        <w:r>
          <w:rPr>
            <w:noProof/>
          </w:rPr>
          <w:fldChar w:fldCharType="end"/>
        </w:r>
      </w:ins>
    </w:p>
    <w:p w14:paraId="765E3028" w14:textId="46815D89" w:rsidR="00BB52D3" w:rsidRPr="008837BC" w:rsidRDefault="00BB52D3">
      <w:pPr>
        <w:pStyle w:val="21"/>
        <w:ind w:left="284"/>
        <w:rPr>
          <w:ins w:id="214" w:author="Автор"/>
          <w:noProof/>
          <w:rPrChange w:id="215" w:author="Автор">
            <w:rPr>
              <w:ins w:id="216" w:author="Автор"/>
              <w:rFonts w:asciiTheme="minorHAnsi" w:eastAsiaTheme="minorEastAsia" w:hAnsiTheme="minorHAnsi" w:cstheme="minorBidi"/>
              <w:noProof/>
              <w:color w:val="auto"/>
              <w:sz w:val="22"/>
              <w:szCs w:val="22"/>
            </w:rPr>
          </w:rPrChange>
        </w:rPr>
        <w:pPrChange w:id="217" w:author="Автор">
          <w:pPr>
            <w:pStyle w:val="21"/>
          </w:pPr>
        </w:pPrChange>
      </w:pPr>
      <w:ins w:id="218" w:author="Автор">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_Toc168832085 \h </w:instrText>
        </w:r>
      </w:ins>
      <w:r>
        <w:rPr>
          <w:noProof/>
        </w:rPr>
      </w:r>
      <w:r>
        <w:rPr>
          <w:noProof/>
        </w:rPr>
        <w:fldChar w:fldCharType="separate"/>
      </w:r>
      <w:ins w:id="219" w:author="Автор">
        <w:r>
          <w:rPr>
            <w:noProof/>
          </w:rPr>
          <w:t>67</w:t>
        </w:r>
        <w:r>
          <w:rPr>
            <w:noProof/>
          </w:rPr>
          <w:fldChar w:fldCharType="end"/>
        </w:r>
      </w:ins>
    </w:p>
    <w:p w14:paraId="166A55EF" w14:textId="5B277213" w:rsidR="00BB52D3" w:rsidRPr="008837BC" w:rsidRDefault="00BB52D3">
      <w:pPr>
        <w:pStyle w:val="21"/>
        <w:ind w:left="284"/>
        <w:rPr>
          <w:ins w:id="220" w:author="Автор"/>
          <w:noProof/>
          <w:rPrChange w:id="221" w:author="Автор">
            <w:rPr>
              <w:ins w:id="222" w:author="Автор"/>
              <w:rFonts w:asciiTheme="minorHAnsi" w:eastAsiaTheme="minorEastAsia" w:hAnsiTheme="minorHAnsi" w:cstheme="minorBidi"/>
              <w:noProof/>
              <w:color w:val="auto"/>
              <w:sz w:val="22"/>
              <w:szCs w:val="22"/>
            </w:rPr>
          </w:rPrChange>
        </w:rPr>
        <w:pPrChange w:id="223" w:author="Автор">
          <w:pPr>
            <w:pStyle w:val="21"/>
          </w:pPr>
        </w:pPrChange>
      </w:pPr>
      <w:ins w:id="224" w:author="Автор">
        <w:r>
          <w:rPr>
            <w:noProof/>
          </w:rPr>
          <w:t>6.2 Расчет системы искусственного освещения помещений</w:t>
        </w:r>
        <w:r>
          <w:rPr>
            <w:noProof/>
          </w:rPr>
          <w:tab/>
        </w:r>
        <w:r>
          <w:rPr>
            <w:noProof/>
          </w:rPr>
          <w:fldChar w:fldCharType="begin"/>
        </w:r>
        <w:r>
          <w:rPr>
            <w:noProof/>
          </w:rPr>
          <w:instrText xml:space="preserve"> PAGEREF _Toc168832086 \h </w:instrText>
        </w:r>
      </w:ins>
      <w:r>
        <w:rPr>
          <w:noProof/>
        </w:rPr>
      </w:r>
      <w:r>
        <w:rPr>
          <w:noProof/>
        </w:rPr>
        <w:fldChar w:fldCharType="separate"/>
      </w:r>
      <w:ins w:id="225" w:author="Автор">
        <w:r>
          <w:rPr>
            <w:noProof/>
          </w:rPr>
          <w:t>68</w:t>
        </w:r>
        <w:r>
          <w:rPr>
            <w:noProof/>
          </w:rPr>
          <w:fldChar w:fldCharType="end"/>
        </w:r>
      </w:ins>
    </w:p>
    <w:p w14:paraId="086F7EC7" w14:textId="210B160C" w:rsidR="00BB52D3" w:rsidRPr="008837BC" w:rsidRDefault="00BB52D3">
      <w:pPr>
        <w:pStyle w:val="21"/>
        <w:ind w:left="284"/>
        <w:rPr>
          <w:ins w:id="226" w:author="Автор"/>
          <w:noProof/>
          <w:rPrChange w:id="227" w:author="Автор">
            <w:rPr>
              <w:ins w:id="228" w:author="Автор"/>
              <w:rFonts w:asciiTheme="minorHAnsi" w:eastAsiaTheme="minorEastAsia" w:hAnsiTheme="minorHAnsi" w:cstheme="minorBidi"/>
              <w:noProof/>
              <w:color w:val="auto"/>
              <w:sz w:val="22"/>
              <w:szCs w:val="22"/>
            </w:rPr>
          </w:rPrChange>
        </w:rPr>
        <w:pPrChange w:id="229" w:author="Автор">
          <w:pPr>
            <w:pStyle w:val="21"/>
          </w:pPr>
        </w:pPrChange>
      </w:pPr>
      <w:ins w:id="230" w:author="Автор">
        <w:r>
          <w:rPr>
            <w:noProof/>
          </w:rPr>
          <w:t>6.3 Вывод по главе</w:t>
        </w:r>
        <w:r>
          <w:rPr>
            <w:noProof/>
          </w:rPr>
          <w:tab/>
        </w:r>
        <w:r>
          <w:rPr>
            <w:noProof/>
          </w:rPr>
          <w:fldChar w:fldCharType="begin"/>
        </w:r>
        <w:r>
          <w:rPr>
            <w:noProof/>
          </w:rPr>
          <w:instrText xml:space="preserve"> PAGEREF _Toc168832087 \h </w:instrText>
        </w:r>
      </w:ins>
      <w:r>
        <w:rPr>
          <w:noProof/>
        </w:rPr>
      </w:r>
      <w:r>
        <w:rPr>
          <w:noProof/>
        </w:rPr>
        <w:fldChar w:fldCharType="separate"/>
      </w:r>
      <w:ins w:id="231" w:author="Автор">
        <w:r>
          <w:rPr>
            <w:noProof/>
          </w:rPr>
          <w:t>72</w:t>
        </w:r>
        <w:r>
          <w:rPr>
            <w:noProof/>
          </w:rPr>
          <w:fldChar w:fldCharType="end"/>
        </w:r>
      </w:ins>
    </w:p>
    <w:p w14:paraId="385F60AD" w14:textId="1BDFECC9" w:rsidR="00BB52D3" w:rsidRPr="008837BC" w:rsidRDefault="00BB52D3">
      <w:pPr>
        <w:pStyle w:val="21"/>
        <w:rPr>
          <w:ins w:id="232" w:author="Автор"/>
          <w:noProof/>
          <w:rPrChange w:id="233" w:author="Автор">
            <w:rPr>
              <w:ins w:id="234" w:author="Автор"/>
              <w:rFonts w:asciiTheme="minorHAnsi" w:eastAsiaTheme="minorEastAsia" w:hAnsiTheme="minorHAnsi" w:cstheme="minorBidi"/>
              <w:noProof/>
              <w:color w:val="auto"/>
              <w:sz w:val="22"/>
              <w:szCs w:val="22"/>
            </w:rPr>
          </w:rPrChange>
        </w:rPr>
        <w:pPrChange w:id="235" w:author="Автор">
          <w:pPr>
            <w:pStyle w:val="12"/>
          </w:pPr>
        </w:pPrChange>
      </w:pPr>
      <w:ins w:id="236" w:author="Автор">
        <w:r>
          <w:rPr>
            <w:noProof/>
          </w:rPr>
          <w:t>Заключение</w:t>
        </w:r>
        <w:r>
          <w:rPr>
            <w:noProof/>
          </w:rPr>
          <w:tab/>
        </w:r>
        <w:r>
          <w:rPr>
            <w:noProof/>
          </w:rPr>
          <w:fldChar w:fldCharType="begin"/>
        </w:r>
        <w:r>
          <w:rPr>
            <w:noProof/>
          </w:rPr>
          <w:instrText xml:space="preserve"> PAGEREF _Toc168832088 \h </w:instrText>
        </w:r>
      </w:ins>
      <w:r>
        <w:rPr>
          <w:noProof/>
        </w:rPr>
      </w:r>
      <w:r>
        <w:rPr>
          <w:noProof/>
        </w:rPr>
        <w:fldChar w:fldCharType="separate"/>
      </w:r>
      <w:ins w:id="237" w:author="Автор">
        <w:r>
          <w:rPr>
            <w:noProof/>
          </w:rPr>
          <w:t>74</w:t>
        </w:r>
        <w:r>
          <w:rPr>
            <w:noProof/>
          </w:rPr>
          <w:fldChar w:fldCharType="end"/>
        </w:r>
      </w:ins>
    </w:p>
    <w:p w14:paraId="3E0C9228" w14:textId="16236CFF" w:rsidR="00BB52D3" w:rsidRPr="008837BC" w:rsidRDefault="00BB52D3">
      <w:pPr>
        <w:pStyle w:val="21"/>
        <w:rPr>
          <w:ins w:id="238" w:author="Автор"/>
          <w:noProof/>
          <w:rPrChange w:id="239" w:author="Автор">
            <w:rPr>
              <w:ins w:id="240" w:author="Автор"/>
              <w:rFonts w:asciiTheme="minorHAnsi" w:eastAsiaTheme="minorEastAsia" w:hAnsiTheme="minorHAnsi" w:cstheme="minorBidi"/>
              <w:noProof/>
              <w:color w:val="auto"/>
              <w:sz w:val="22"/>
              <w:szCs w:val="22"/>
            </w:rPr>
          </w:rPrChange>
        </w:rPr>
        <w:pPrChange w:id="241" w:author="Автор">
          <w:pPr>
            <w:pStyle w:val="12"/>
          </w:pPr>
        </w:pPrChange>
      </w:pPr>
      <w:ins w:id="242" w:author="Автор">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ins>
      <w:r>
        <w:rPr>
          <w:noProof/>
        </w:rPr>
      </w:r>
      <w:r>
        <w:rPr>
          <w:noProof/>
        </w:rPr>
        <w:fldChar w:fldCharType="separate"/>
      </w:r>
      <w:ins w:id="243" w:author="Автор">
        <w:r>
          <w:rPr>
            <w:noProof/>
          </w:rPr>
          <w:t>75</w:t>
        </w:r>
        <w:r>
          <w:rPr>
            <w:noProof/>
          </w:rPr>
          <w:fldChar w:fldCharType="end"/>
        </w:r>
      </w:ins>
    </w:p>
    <w:p w14:paraId="034FE30C" w14:textId="50306613" w:rsidR="00BB52D3" w:rsidRPr="008837BC" w:rsidRDefault="00BB52D3">
      <w:pPr>
        <w:pStyle w:val="21"/>
        <w:rPr>
          <w:ins w:id="244" w:author="Автор"/>
          <w:noProof/>
          <w:rPrChange w:id="245" w:author="Автор">
            <w:rPr>
              <w:ins w:id="246" w:author="Автор"/>
              <w:rFonts w:asciiTheme="minorHAnsi" w:eastAsiaTheme="minorEastAsia" w:hAnsiTheme="minorHAnsi" w:cstheme="minorBidi"/>
              <w:noProof/>
              <w:color w:val="auto"/>
              <w:sz w:val="22"/>
              <w:szCs w:val="22"/>
            </w:rPr>
          </w:rPrChange>
        </w:rPr>
        <w:pPrChange w:id="247" w:author="Автор">
          <w:pPr>
            <w:pStyle w:val="12"/>
          </w:pPr>
        </w:pPrChange>
      </w:pPr>
      <w:ins w:id="248" w:author="Автор">
        <w:r>
          <w:rPr>
            <w:noProof/>
          </w:rPr>
          <w:t>Приложение А Техническое задание</w:t>
        </w:r>
        <w:r>
          <w:rPr>
            <w:noProof/>
          </w:rPr>
          <w:tab/>
        </w:r>
        <w:r>
          <w:rPr>
            <w:noProof/>
          </w:rPr>
          <w:fldChar w:fldCharType="begin"/>
        </w:r>
        <w:r>
          <w:rPr>
            <w:noProof/>
          </w:rPr>
          <w:instrText xml:space="preserve"> PAGEREF _Toc168832090 \h </w:instrText>
        </w:r>
      </w:ins>
      <w:r>
        <w:rPr>
          <w:noProof/>
        </w:rPr>
      </w:r>
      <w:r>
        <w:rPr>
          <w:noProof/>
        </w:rPr>
        <w:fldChar w:fldCharType="separate"/>
      </w:r>
      <w:ins w:id="249" w:author="Автор">
        <w:r>
          <w:rPr>
            <w:noProof/>
          </w:rPr>
          <w:t>79</w:t>
        </w:r>
        <w:r>
          <w:rPr>
            <w:noProof/>
          </w:rPr>
          <w:fldChar w:fldCharType="end"/>
        </w:r>
      </w:ins>
    </w:p>
    <w:p w14:paraId="125A38AE" w14:textId="5EC95BFB" w:rsidR="00BB52D3" w:rsidRPr="008837BC" w:rsidRDefault="00BB52D3">
      <w:pPr>
        <w:pStyle w:val="21"/>
        <w:rPr>
          <w:ins w:id="250" w:author="Автор"/>
          <w:noProof/>
          <w:rPrChange w:id="251" w:author="Автор">
            <w:rPr>
              <w:ins w:id="252" w:author="Автор"/>
              <w:rFonts w:asciiTheme="minorHAnsi" w:eastAsiaTheme="minorEastAsia" w:hAnsiTheme="minorHAnsi" w:cstheme="minorBidi"/>
              <w:noProof/>
              <w:color w:val="auto"/>
              <w:sz w:val="22"/>
              <w:szCs w:val="22"/>
            </w:rPr>
          </w:rPrChange>
        </w:rPr>
        <w:pPrChange w:id="253" w:author="Автор">
          <w:pPr>
            <w:pStyle w:val="12"/>
          </w:pPr>
        </w:pPrChange>
      </w:pPr>
      <w:ins w:id="254" w:author="Автор">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ins>
      <w:r>
        <w:rPr>
          <w:noProof/>
        </w:rPr>
      </w:r>
      <w:r>
        <w:rPr>
          <w:noProof/>
        </w:rPr>
        <w:fldChar w:fldCharType="separate"/>
      </w:r>
      <w:ins w:id="255" w:author="Автор">
        <w:r>
          <w:rPr>
            <w:noProof/>
          </w:rPr>
          <w:t>87</w:t>
        </w:r>
        <w:r>
          <w:rPr>
            <w:noProof/>
          </w:rPr>
          <w:fldChar w:fldCharType="end"/>
        </w:r>
      </w:ins>
    </w:p>
    <w:p w14:paraId="2A3D2AAD" w14:textId="7B911186" w:rsidR="00BB52D3" w:rsidRPr="008837BC" w:rsidRDefault="00BB52D3">
      <w:pPr>
        <w:pStyle w:val="21"/>
        <w:rPr>
          <w:ins w:id="256" w:author="Автор"/>
          <w:noProof/>
          <w:rPrChange w:id="257" w:author="Автор">
            <w:rPr>
              <w:ins w:id="258" w:author="Автор"/>
              <w:rFonts w:asciiTheme="minorHAnsi" w:eastAsiaTheme="minorEastAsia" w:hAnsiTheme="minorHAnsi" w:cstheme="minorBidi"/>
              <w:noProof/>
              <w:color w:val="auto"/>
              <w:sz w:val="22"/>
              <w:szCs w:val="22"/>
            </w:rPr>
          </w:rPrChange>
        </w:rPr>
        <w:pPrChange w:id="259" w:author="Автор">
          <w:pPr>
            <w:pStyle w:val="12"/>
          </w:pPr>
        </w:pPrChange>
      </w:pPr>
      <w:ins w:id="260" w:author="Автор">
        <w:r>
          <w:rPr>
            <w:noProof/>
          </w:rPr>
          <w:t>Приложение В Листинг программы</w:t>
        </w:r>
        <w:r>
          <w:rPr>
            <w:noProof/>
          </w:rPr>
          <w:tab/>
        </w:r>
        <w:r>
          <w:rPr>
            <w:noProof/>
          </w:rPr>
          <w:fldChar w:fldCharType="begin"/>
        </w:r>
        <w:r>
          <w:rPr>
            <w:noProof/>
          </w:rPr>
          <w:instrText xml:space="preserve"> PAGEREF _Toc168832114 \h </w:instrText>
        </w:r>
      </w:ins>
      <w:r>
        <w:rPr>
          <w:noProof/>
        </w:rPr>
      </w:r>
      <w:r>
        <w:rPr>
          <w:noProof/>
        </w:rPr>
        <w:fldChar w:fldCharType="separate"/>
      </w:r>
      <w:ins w:id="261" w:author="Автор">
        <w:r>
          <w:rPr>
            <w:noProof/>
          </w:rPr>
          <w:t>88</w:t>
        </w:r>
        <w:r>
          <w:rPr>
            <w:noProof/>
          </w:rPr>
          <w:fldChar w:fldCharType="end"/>
        </w:r>
      </w:ins>
    </w:p>
    <w:p w14:paraId="1CA43FBD" w14:textId="079B02EC" w:rsidR="00D073F4" w:rsidRPr="008837BC" w:rsidDel="00BB52D3" w:rsidRDefault="00D073F4">
      <w:pPr>
        <w:pStyle w:val="21"/>
        <w:rPr>
          <w:del w:id="262" w:author="Автор"/>
          <w:noProof/>
          <w:rPrChange w:id="263" w:author="Автор">
            <w:rPr>
              <w:del w:id="264" w:author="Автор"/>
              <w:rFonts w:asciiTheme="minorHAnsi" w:eastAsiaTheme="minorEastAsia" w:hAnsiTheme="minorHAnsi" w:cstheme="minorBidi"/>
              <w:noProof/>
              <w:color w:val="auto"/>
              <w:sz w:val="22"/>
              <w:szCs w:val="22"/>
            </w:rPr>
          </w:rPrChange>
        </w:rPr>
        <w:pPrChange w:id="265" w:author="Автор">
          <w:pPr>
            <w:pStyle w:val="12"/>
          </w:pPr>
        </w:pPrChange>
      </w:pPr>
      <w:del w:id="266" w:author="Автор">
        <w:r w:rsidDel="00BB52D3">
          <w:rPr>
            <w:noProof/>
          </w:rPr>
          <w:delText>Введение</w:delText>
        </w:r>
        <w:r w:rsidDel="00BB52D3">
          <w:rPr>
            <w:noProof/>
          </w:rPr>
          <w:tab/>
        </w:r>
      </w:del>
      <w:ins w:id="267" w:author="Автор">
        <w:del w:id="268" w:author="Автор">
          <w:r w:rsidR="001E3D41" w:rsidDel="00BB52D3">
            <w:rPr>
              <w:noProof/>
            </w:rPr>
            <w:delText>7</w:delText>
          </w:r>
        </w:del>
      </w:ins>
      <w:del w:id="269" w:author="Автор">
        <w:r w:rsidDel="00BB52D3">
          <w:rPr>
            <w:noProof/>
          </w:rPr>
          <w:delText>8</w:delText>
        </w:r>
      </w:del>
    </w:p>
    <w:p w14:paraId="642DF413" w14:textId="1C0CE761" w:rsidR="00D073F4" w:rsidRPr="008837BC" w:rsidDel="00BB52D3" w:rsidRDefault="00D073F4">
      <w:pPr>
        <w:pStyle w:val="21"/>
        <w:rPr>
          <w:del w:id="270" w:author="Автор"/>
          <w:noProof/>
          <w:rPrChange w:id="271" w:author="Автор">
            <w:rPr>
              <w:del w:id="272" w:author="Автор"/>
              <w:rFonts w:asciiTheme="minorHAnsi" w:eastAsiaTheme="minorEastAsia" w:hAnsiTheme="minorHAnsi" w:cstheme="minorBidi"/>
              <w:noProof/>
              <w:color w:val="auto"/>
              <w:sz w:val="22"/>
              <w:szCs w:val="22"/>
            </w:rPr>
          </w:rPrChange>
        </w:rPr>
        <w:pPrChange w:id="273" w:author="Автор">
          <w:pPr>
            <w:pStyle w:val="12"/>
          </w:pPr>
        </w:pPrChange>
      </w:pPr>
      <w:del w:id="274" w:author="Автор">
        <w:r w:rsidDel="00BB52D3">
          <w:rPr>
            <w:noProof/>
          </w:rPr>
          <w:delText>1 Теоретический раздел</w:delText>
        </w:r>
        <w:r w:rsidDel="00BB52D3">
          <w:rPr>
            <w:noProof/>
          </w:rPr>
          <w:tab/>
        </w:r>
      </w:del>
      <w:ins w:id="275" w:author="Автор">
        <w:del w:id="276" w:author="Автор">
          <w:r w:rsidR="001E3D41" w:rsidDel="00BB52D3">
            <w:rPr>
              <w:noProof/>
            </w:rPr>
            <w:delText>9</w:delText>
          </w:r>
        </w:del>
      </w:ins>
      <w:del w:id="277" w:author="Автор">
        <w:r w:rsidDel="00BB52D3">
          <w:rPr>
            <w:noProof/>
          </w:rPr>
          <w:delText>10</w:delText>
        </w:r>
      </w:del>
    </w:p>
    <w:p w14:paraId="51F96281" w14:textId="43BB15EC" w:rsidR="00D073F4" w:rsidRPr="008837BC" w:rsidDel="00BB52D3" w:rsidRDefault="00D073F4">
      <w:pPr>
        <w:pStyle w:val="21"/>
        <w:rPr>
          <w:del w:id="278" w:author="Автор"/>
          <w:noProof/>
          <w:rPrChange w:id="279" w:author="Автор">
            <w:rPr>
              <w:del w:id="280" w:author="Автор"/>
              <w:rFonts w:asciiTheme="minorHAnsi" w:eastAsiaTheme="minorEastAsia" w:hAnsiTheme="minorHAnsi" w:cstheme="minorBidi"/>
              <w:noProof/>
              <w:color w:val="auto"/>
              <w:sz w:val="22"/>
              <w:szCs w:val="22"/>
            </w:rPr>
          </w:rPrChange>
        </w:rPr>
        <w:pPrChange w:id="281" w:author="Автор">
          <w:pPr>
            <w:pStyle w:val="21"/>
            <w:ind w:left="278"/>
          </w:pPr>
        </w:pPrChange>
      </w:pPr>
      <w:del w:id="282" w:author="Автор">
        <w:r w:rsidDel="00BB52D3">
          <w:rPr>
            <w:noProof/>
          </w:rPr>
          <w:delText>1.1 Обзор предметной области</w:delText>
        </w:r>
        <w:r w:rsidDel="00BB52D3">
          <w:rPr>
            <w:noProof/>
          </w:rPr>
          <w:tab/>
        </w:r>
      </w:del>
      <w:ins w:id="283" w:author="Автор">
        <w:del w:id="284" w:author="Автор">
          <w:r w:rsidR="001E3D41" w:rsidDel="00BB52D3">
            <w:rPr>
              <w:noProof/>
            </w:rPr>
            <w:delText>9</w:delText>
          </w:r>
        </w:del>
      </w:ins>
      <w:del w:id="285" w:author="Автор">
        <w:r w:rsidDel="00BB52D3">
          <w:rPr>
            <w:noProof/>
          </w:rPr>
          <w:delText>10</w:delText>
        </w:r>
      </w:del>
    </w:p>
    <w:p w14:paraId="6744D464" w14:textId="7DCCFDF6" w:rsidR="00D073F4" w:rsidRPr="008837BC" w:rsidDel="00BB52D3" w:rsidRDefault="00D073F4">
      <w:pPr>
        <w:pStyle w:val="21"/>
        <w:rPr>
          <w:del w:id="286" w:author="Автор"/>
          <w:noProof/>
          <w:rPrChange w:id="287" w:author="Автор">
            <w:rPr>
              <w:del w:id="288" w:author="Автор"/>
              <w:rFonts w:asciiTheme="minorHAnsi" w:eastAsiaTheme="minorEastAsia" w:hAnsiTheme="minorHAnsi" w:cstheme="minorBidi"/>
              <w:noProof/>
              <w:color w:val="auto"/>
              <w:sz w:val="22"/>
              <w:szCs w:val="22"/>
            </w:rPr>
          </w:rPrChange>
        </w:rPr>
      </w:pPr>
      <w:del w:id="289" w:author="Автор">
        <w:r w:rsidDel="00BB52D3">
          <w:rPr>
            <w:noProof/>
          </w:rPr>
          <w:delText>1.2 Аналитический обзор механизма автоматизированной проверки решений</w:delText>
        </w:r>
        <w:r w:rsidDel="00BB52D3">
          <w:rPr>
            <w:noProof/>
          </w:rPr>
          <w:tab/>
        </w:r>
      </w:del>
      <w:ins w:id="290" w:author="Автор">
        <w:del w:id="291" w:author="Автор">
          <w:r w:rsidR="001E3D41" w:rsidDel="00BB52D3">
            <w:rPr>
              <w:noProof/>
            </w:rPr>
            <w:delText>10</w:delText>
          </w:r>
        </w:del>
      </w:ins>
      <w:del w:id="292" w:author="Автор">
        <w:r w:rsidDel="00BB52D3">
          <w:rPr>
            <w:noProof/>
          </w:rPr>
          <w:delText>11</w:delText>
        </w:r>
      </w:del>
    </w:p>
    <w:p w14:paraId="5694DEE3" w14:textId="0EF5B942" w:rsidR="00D073F4" w:rsidRPr="008837BC" w:rsidDel="00BB52D3" w:rsidRDefault="00D073F4">
      <w:pPr>
        <w:pStyle w:val="21"/>
        <w:rPr>
          <w:del w:id="293" w:author="Автор"/>
          <w:noProof/>
          <w:rPrChange w:id="294" w:author="Автор">
            <w:rPr>
              <w:del w:id="295" w:author="Автор"/>
              <w:rFonts w:asciiTheme="minorHAnsi" w:eastAsiaTheme="minorEastAsia" w:hAnsiTheme="minorHAnsi" w:cstheme="minorBidi"/>
              <w:noProof/>
              <w:color w:val="auto"/>
              <w:sz w:val="22"/>
              <w:szCs w:val="22"/>
            </w:rPr>
          </w:rPrChange>
        </w:rPr>
      </w:pPr>
      <w:del w:id="296" w:author="Автор">
        <w:r w:rsidDel="00BB52D3">
          <w:rPr>
            <w:noProof/>
          </w:rPr>
          <w:delText>1.3 Аналитический обзор механизма изолированного запуска программ</w:delText>
        </w:r>
        <w:r w:rsidDel="00BB52D3">
          <w:rPr>
            <w:noProof/>
          </w:rPr>
          <w:tab/>
        </w:r>
      </w:del>
      <w:ins w:id="297" w:author="Автор">
        <w:del w:id="298" w:author="Автор">
          <w:r w:rsidR="001E3D41" w:rsidDel="00BB52D3">
            <w:rPr>
              <w:noProof/>
            </w:rPr>
            <w:delText>11</w:delText>
          </w:r>
        </w:del>
      </w:ins>
      <w:del w:id="299" w:author="Автор">
        <w:r w:rsidDel="00BB52D3">
          <w:rPr>
            <w:noProof/>
          </w:rPr>
          <w:delText>12</w:delText>
        </w:r>
      </w:del>
    </w:p>
    <w:p w14:paraId="28378D26" w14:textId="4FFEC0B6" w:rsidR="00D073F4" w:rsidRPr="008837BC" w:rsidDel="00BB52D3" w:rsidRDefault="00D073F4">
      <w:pPr>
        <w:pStyle w:val="21"/>
        <w:rPr>
          <w:del w:id="300" w:author="Автор"/>
          <w:noProof/>
          <w:rPrChange w:id="301" w:author="Автор">
            <w:rPr>
              <w:del w:id="302" w:author="Автор"/>
              <w:rFonts w:asciiTheme="minorHAnsi" w:eastAsiaTheme="minorEastAsia" w:hAnsiTheme="minorHAnsi" w:cstheme="minorBidi"/>
              <w:noProof/>
              <w:color w:val="auto"/>
              <w:sz w:val="22"/>
              <w:szCs w:val="22"/>
            </w:rPr>
          </w:rPrChange>
        </w:rPr>
      </w:pPr>
      <w:del w:id="303" w:author="Автор">
        <w:r w:rsidDel="00BB52D3">
          <w:rPr>
            <w:noProof/>
          </w:rPr>
          <w:delText>1.4 Обзор существующих решений в области обучающих веб-сервисов с возможностью автоматической проверки решений задач</w:delText>
        </w:r>
        <w:r w:rsidDel="00BB52D3">
          <w:rPr>
            <w:noProof/>
          </w:rPr>
          <w:tab/>
        </w:r>
      </w:del>
      <w:ins w:id="304" w:author="Автор">
        <w:del w:id="305" w:author="Автор">
          <w:r w:rsidR="001E3D41" w:rsidDel="00BB52D3">
            <w:rPr>
              <w:noProof/>
            </w:rPr>
            <w:delText>12</w:delText>
          </w:r>
        </w:del>
      </w:ins>
      <w:del w:id="306" w:author="Автор">
        <w:r w:rsidDel="00BB52D3">
          <w:rPr>
            <w:noProof/>
          </w:rPr>
          <w:delText>13</w:delText>
        </w:r>
      </w:del>
    </w:p>
    <w:p w14:paraId="762EA6BF" w14:textId="06E9693F" w:rsidR="00D073F4" w:rsidRPr="008837BC" w:rsidDel="00BB52D3" w:rsidRDefault="00D073F4">
      <w:pPr>
        <w:pStyle w:val="21"/>
        <w:rPr>
          <w:del w:id="307" w:author="Автор"/>
          <w:noProof/>
          <w:rPrChange w:id="308" w:author="Автор">
            <w:rPr>
              <w:del w:id="309" w:author="Автор"/>
              <w:rFonts w:asciiTheme="minorHAnsi" w:eastAsiaTheme="minorEastAsia" w:hAnsiTheme="minorHAnsi" w:cstheme="minorBidi"/>
              <w:noProof/>
              <w:color w:val="auto"/>
              <w:sz w:val="22"/>
              <w:szCs w:val="22"/>
            </w:rPr>
          </w:rPrChange>
        </w:rPr>
      </w:pPr>
      <w:del w:id="310" w:author="Автор">
        <w:r w:rsidDel="00BB52D3">
          <w:rPr>
            <w:noProof/>
          </w:rPr>
          <w:delText>1.5 Постановка задачи</w:delText>
        </w:r>
        <w:r w:rsidDel="00BB52D3">
          <w:rPr>
            <w:noProof/>
          </w:rPr>
          <w:tab/>
        </w:r>
      </w:del>
      <w:ins w:id="311" w:author="Автор">
        <w:del w:id="312" w:author="Автор">
          <w:r w:rsidR="001E3D41" w:rsidDel="00BB52D3">
            <w:rPr>
              <w:noProof/>
            </w:rPr>
            <w:delText>16</w:delText>
          </w:r>
        </w:del>
      </w:ins>
      <w:del w:id="313" w:author="Автор">
        <w:r w:rsidDel="00BB52D3">
          <w:rPr>
            <w:noProof/>
          </w:rPr>
          <w:delText>17</w:delText>
        </w:r>
      </w:del>
    </w:p>
    <w:p w14:paraId="76BFD336" w14:textId="4EE44A42" w:rsidR="00D073F4" w:rsidRPr="008837BC" w:rsidDel="00BB52D3" w:rsidRDefault="00D073F4">
      <w:pPr>
        <w:pStyle w:val="21"/>
        <w:rPr>
          <w:del w:id="314" w:author="Автор"/>
          <w:noProof/>
          <w:rPrChange w:id="315" w:author="Автор">
            <w:rPr>
              <w:del w:id="316" w:author="Автор"/>
              <w:rFonts w:asciiTheme="minorHAnsi" w:eastAsiaTheme="minorEastAsia" w:hAnsiTheme="minorHAnsi" w:cstheme="minorBidi"/>
              <w:noProof/>
              <w:color w:val="auto"/>
              <w:sz w:val="22"/>
              <w:szCs w:val="22"/>
            </w:rPr>
          </w:rPrChange>
        </w:rPr>
      </w:pPr>
      <w:del w:id="317" w:author="Автор">
        <w:r w:rsidDel="00BB52D3">
          <w:rPr>
            <w:noProof/>
          </w:rPr>
          <w:delText>1.6 Вывод по главе</w:delText>
        </w:r>
        <w:r w:rsidDel="00BB52D3">
          <w:rPr>
            <w:noProof/>
          </w:rPr>
          <w:tab/>
        </w:r>
      </w:del>
      <w:ins w:id="318" w:author="Автор">
        <w:del w:id="319" w:author="Автор">
          <w:r w:rsidR="001E3D41" w:rsidDel="00BB52D3">
            <w:rPr>
              <w:noProof/>
            </w:rPr>
            <w:delText>17</w:delText>
          </w:r>
        </w:del>
      </w:ins>
      <w:del w:id="320" w:author="Автор">
        <w:r w:rsidDel="00BB52D3">
          <w:rPr>
            <w:noProof/>
          </w:rPr>
          <w:delText>18</w:delText>
        </w:r>
      </w:del>
    </w:p>
    <w:p w14:paraId="3816B920" w14:textId="0987F1C1" w:rsidR="00D073F4" w:rsidRPr="008837BC" w:rsidDel="00BB52D3" w:rsidRDefault="00D073F4">
      <w:pPr>
        <w:pStyle w:val="21"/>
        <w:rPr>
          <w:del w:id="321" w:author="Автор"/>
          <w:noProof/>
          <w:rPrChange w:id="322" w:author="Автор">
            <w:rPr>
              <w:del w:id="323" w:author="Автор"/>
              <w:rFonts w:asciiTheme="minorHAnsi" w:eastAsiaTheme="minorEastAsia" w:hAnsiTheme="minorHAnsi" w:cstheme="minorBidi"/>
              <w:noProof/>
              <w:color w:val="auto"/>
              <w:sz w:val="22"/>
              <w:szCs w:val="22"/>
            </w:rPr>
          </w:rPrChange>
        </w:rPr>
        <w:pPrChange w:id="324" w:author="Автор">
          <w:pPr>
            <w:pStyle w:val="12"/>
          </w:pPr>
        </w:pPrChange>
      </w:pPr>
      <w:del w:id="325" w:author="Автор">
        <w:r w:rsidDel="00BB52D3">
          <w:rPr>
            <w:noProof/>
          </w:rPr>
          <w:delText>2 Проектирование онлайн-платформы по решению алгоритмических задач</w:delText>
        </w:r>
        <w:r w:rsidDel="00BB52D3">
          <w:rPr>
            <w:noProof/>
          </w:rPr>
          <w:tab/>
        </w:r>
      </w:del>
      <w:ins w:id="326" w:author="Автор">
        <w:del w:id="327" w:author="Автор">
          <w:r w:rsidR="001E3D41" w:rsidDel="00BB52D3">
            <w:rPr>
              <w:noProof/>
            </w:rPr>
            <w:delText>18</w:delText>
          </w:r>
        </w:del>
      </w:ins>
      <w:del w:id="328" w:author="Автор">
        <w:r w:rsidDel="00BB52D3">
          <w:rPr>
            <w:noProof/>
          </w:rPr>
          <w:delText>19</w:delText>
        </w:r>
      </w:del>
    </w:p>
    <w:p w14:paraId="5AC8D9DD" w14:textId="757B1FC4" w:rsidR="00D073F4" w:rsidRPr="008837BC" w:rsidDel="00BB52D3" w:rsidRDefault="00D073F4">
      <w:pPr>
        <w:pStyle w:val="21"/>
        <w:rPr>
          <w:del w:id="329" w:author="Автор"/>
          <w:noProof/>
          <w:rPrChange w:id="330" w:author="Автор">
            <w:rPr>
              <w:del w:id="331" w:author="Автор"/>
              <w:rFonts w:asciiTheme="minorHAnsi" w:eastAsiaTheme="minorEastAsia" w:hAnsiTheme="minorHAnsi" w:cstheme="minorBidi"/>
              <w:noProof/>
              <w:color w:val="auto"/>
              <w:sz w:val="22"/>
              <w:szCs w:val="22"/>
            </w:rPr>
          </w:rPrChange>
        </w:rPr>
      </w:pPr>
      <w:del w:id="332" w:author="Автор">
        <w:r w:rsidDel="00BB52D3">
          <w:rPr>
            <w:noProof/>
          </w:rPr>
          <w:delText>2.1 Проектирование структур данных</w:delText>
        </w:r>
        <w:r w:rsidDel="00BB52D3">
          <w:rPr>
            <w:noProof/>
          </w:rPr>
          <w:tab/>
        </w:r>
      </w:del>
      <w:ins w:id="333" w:author="Автор">
        <w:del w:id="334" w:author="Автор">
          <w:r w:rsidR="001E3D41" w:rsidDel="00BB52D3">
            <w:rPr>
              <w:noProof/>
            </w:rPr>
            <w:delText>18</w:delText>
          </w:r>
        </w:del>
      </w:ins>
      <w:del w:id="335" w:author="Автор">
        <w:r w:rsidDel="00BB52D3">
          <w:rPr>
            <w:noProof/>
          </w:rPr>
          <w:delText>19</w:delText>
        </w:r>
      </w:del>
    </w:p>
    <w:p w14:paraId="5A6D81EB" w14:textId="3EBD0DB6" w:rsidR="00D073F4" w:rsidRPr="008837BC" w:rsidDel="00BB52D3" w:rsidRDefault="00D073F4">
      <w:pPr>
        <w:pStyle w:val="21"/>
        <w:rPr>
          <w:del w:id="336" w:author="Автор"/>
          <w:noProof/>
          <w:rPrChange w:id="337" w:author="Автор">
            <w:rPr>
              <w:del w:id="338" w:author="Автор"/>
              <w:rFonts w:asciiTheme="minorHAnsi" w:eastAsiaTheme="minorEastAsia" w:hAnsiTheme="minorHAnsi" w:cstheme="minorBidi"/>
              <w:noProof/>
              <w:color w:val="auto"/>
              <w:sz w:val="22"/>
              <w:szCs w:val="22"/>
            </w:rPr>
          </w:rPrChange>
        </w:rPr>
      </w:pPr>
      <w:del w:id="339" w:author="Автор">
        <w:r w:rsidDel="00BB52D3">
          <w:rPr>
            <w:noProof/>
          </w:rPr>
          <w:delText>2.3 Проектирование базы данных</w:delText>
        </w:r>
        <w:r w:rsidDel="00BB52D3">
          <w:rPr>
            <w:noProof/>
          </w:rPr>
          <w:tab/>
        </w:r>
      </w:del>
      <w:ins w:id="340" w:author="Автор">
        <w:del w:id="341" w:author="Автор">
          <w:r w:rsidR="001E3D41" w:rsidDel="00BB52D3">
            <w:rPr>
              <w:noProof/>
            </w:rPr>
            <w:delText>20</w:delText>
          </w:r>
        </w:del>
      </w:ins>
      <w:del w:id="342" w:author="Автор">
        <w:r w:rsidDel="00BB52D3">
          <w:rPr>
            <w:noProof/>
          </w:rPr>
          <w:delText>21</w:delText>
        </w:r>
      </w:del>
    </w:p>
    <w:p w14:paraId="361E0CA2" w14:textId="4B65B1F8" w:rsidR="00D073F4" w:rsidRPr="008837BC" w:rsidDel="00BB52D3" w:rsidRDefault="00D073F4">
      <w:pPr>
        <w:pStyle w:val="21"/>
        <w:rPr>
          <w:del w:id="343" w:author="Автор"/>
          <w:noProof/>
          <w:rPrChange w:id="344" w:author="Автор">
            <w:rPr>
              <w:del w:id="345" w:author="Автор"/>
              <w:rFonts w:asciiTheme="minorHAnsi" w:eastAsiaTheme="minorEastAsia" w:hAnsiTheme="minorHAnsi" w:cstheme="minorBidi"/>
              <w:noProof/>
              <w:color w:val="auto"/>
              <w:sz w:val="22"/>
              <w:szCs w:val="22"/>
            </w:rPr>
          </w:rPrChange>
        </w:rPr>
      </w:pPr>
      <w:del w:id="346" w:author="Автор">
        <w:r w:rsidDel="00BB52D3">
          <w:rPr>
            <w:noProof/>
          </w:rPr>
          <w:delText>2.4 Проектирование микросервисной архитектуры приложения</w:delText>
        </w:r>
        <w:r w:rsidDel="00BB52D3">
          <w:rPr>
            <w:noProof/>
          </w:rPr>
          <w:tab/>
        </w:r>
      </w:del>
      <w:ins w:id="347" w:author="Автор">
        <w:del w:id="348" w:author="Автор">
          <w:r w:rsidR="001E3D41" w:rsidDel="00BB52D3">
            <w:rPr>
              <w:noProof/>
            </w:rPr>
            <w:delText>21</w:delText>
          </w:r>
        </w:del>
      </w:ins>
      <w:del w:id="349" w:author="Автор">
        <w:r w:rsidDel="00BB52D3">
          <w:rPr>
            <w:noProof/>
          </w:rPr>
          <w:delText>22</w:delText>
        </w:r>
      </w:del>
    </w:p>
    <w:p w14:paraId="4E711298" w14:textId="73BCD015" w:rsidR="00D073F4" w:rsidRPr="008837BC" w:rsidDel="00BB52D3" w:rsidRDefault="00D073F4">
      <w:pPr>
        <w:pStyle w:val="21"/>
        <w:rPr>
          <w:del w:id="350" w:author="Автор"/>
          <w:noProof/>
          <w:rPrChange w:id="351" w:author="Автор">
            <w:rPr>
              <w:del w:id="352" w:author="Автор"/>
              <w:rFonts w:asciiTheme="minorHAnsi" w:eastAsiaTheme="minorEastAsia" w:hAnsiTheme="minorHAnsi" w:cstheme="minorBidi"/>
              <w:noProof/>
              <w:color w:val="auto"/>
              <w:sz w:val="22"/>
              <w:szCs w:val="22"/>
            </w:rPr>
          </w:rPrChange>
        </w:rPr>
      </w:pPr>
      <w:del w:id="353" w:author="Автор">
        <w:r w:rsidDel="00BB52D3">
          <w:rPr>
            <w:noProof/>
          </w:rPr>
          <w:delText>2.5 Проектирования алгоритмов</w:delText>
        </w:r>
        <w:r w:rsidDel="00BB52D3">
          <w:rPr>
            <w:noProof/>
          </w:rPr>
          <w:tab/>
        </w:r>
      </w:del>
      <w:ins w:id="354" w:author="Автор">
        <w:del w:id="355" w:author="Автор">
          <w:r w:rsidR="001E3D41" w:rsidDel="00BB52D3">
            <w:rPr>
              <w:noProof/>
            </w:rPr>
            <w:delText>24</w:delText>
          </w:r>
        </w:del>
      </w:ins>
      <w:del w:id="356" w:author="Автор">
        <w:r w:rsidDel="00BB52D3">
          <w:rPr>
            <w:noProof/>
          </w:rPr>
          <w:delText>25</w:delText>
        </w:r>
      </w:del>
    </w:p>
    <w:p w14:paraId="52C3A09D" w14:textId="470E2487" w:rsidR="00D073F4" w:rsidRPr="008837BC" w:rsidDel="00BB52D3" w:rsidRDefault="00D073F4">
      <w:pPr>
        <w:pStyle w:val="21"/>
        <w:rPr>
          <w:del w:id="357" w:author="Автор"/>
          <w:noProof/>
          <w:rPrChange w:id="358" w:author="Автор">
            <w:rPr>
              <w:del w:id="359" w:author="Автор"/>
              <w:rFonts w:asciiTheme="minorHAnsi" w:eastAsiaTheme="minorEastAsia" w:hAnsiTheme="minorHAnsi" w:cstheme="minorBidi"/>
              <w:noProof/>
              <w:color w:val="auto"/>
              <w:sz w:val="22"/>
              <w:szCs w:val="22"/>
            </w:rPr>
          </w:rPrChange>
        </w:rPr>
      </w:pPr>
      <w:del w:id="360" w:author="Автор">
        <w:r w:rsidDel="00BB52D3">
          <w:rPr>
            <w:noProof/>
          </w:rPr>
          <w:delText>2.6 Выводы по главе</w:delText>
        </w:r>
        <w:r w:rsidDel="00BB52D3">
          <w:rPr>
            <w:noProof/>
          </w:rPr>
          <w:tab/>
        </w:r>
      </w:del>
      <w:ins w:id="361" w:author="Автор">
        <w:del w:id="362" w:author="Автор">
          <w:r w:rsidR="001E3D41" w:rsidDel="00BB52D3">
            <w:rPr>
              <w:noProof/>
            </w:rPr>
            <w:delText>27</w:delText>
          </w:r>
        </w:del>
      </w:ins>
      <w:del w:id="363" w:author="Автор">
        <w:r w:rsidDel="00BB52D3">
          <w:rPr>
            <w:noProof/>
          </w:rPr>
          <w:delText>28</w:delText>
        </w:r>
      </w:del>
    </w:p>
    <w:p w14:paraId="35F5964E" w14:textId="16C3D83B" w:rsidR="00D073F4" w:rsidRPr="008837BC" w:rsidDel="00BB52D3" w:rsidRDefault="00D073F4">
      <w:pPr>
        <w:pStyle w:val="21"/>
        <w:rPr>
          <w:del w:id="364" w:author="Автор"/>
          <w:noProof/>
          <w:rPrChange w:id="365" w:author="Автор">
            <w:rPr>
              <w:del w:id="366" w:author="Автор"/>
              <w:rFonts w:asciiTheme="minorHAnsi" w:eastAsiaTheme="minorEastAsia" w:hAnsiTheme="minorHAnsi" w:cstheme="minorBidi"/>
              <w:noProof/>
              <w:color w:val="auto"/>
              <w:sz w:val="22"/>
              <w:szCs w:val="22"/>
            </w:rPr>
          </w:rPrChange>
        </w:rPr>
        <w:pPrChange w:id="367" w:author="Автор">
          <w:pPr>
            <w:pStyle w:val="12"/>
          </w:pPr>
        </w:pPrChange>
      </w:pPr>
      <w:del w:id="368" w:author="Автор">
        <w:r w:rsidDel="00BB52D3">
          <w:rPr>
            <w:noProof/>
          </w:rPr>
          <w:delText>3 Программное конструирование онлайн-платформы по решению алгоритмических задач</w:delText>
        </w:r>
        <w:r w:rsidDel="00BB52D3">
          <w:rPr>
            <w:noProof/>
          </w:rPr>
          <w:tab/>
        </w:r>
      </w:del>
      <w:ins w:id="369" w:author="Автор">
        <w:del w:id="370" w:author="Автор">
          <w:r w:rsidR="001E3D41" w:rsidDel="00BB52D3">
            <w:rPr>
              <w:noProof/>
            </w:rPr>
            <w:delText>28</w:delText>
          </w:r>
        </w:del>
      </w:ins>
      <w:del w:id="371" w:author="Автор">
        <w:r w:rsidDel="00BB52D3">
          <w:rPr>
            <w:noProof/>
          </w:rPr>
          <w:delText>29</w:delText>
        </w:r>
      </w:del>
    </w:p>
    <w:p w14:paraId="2993FE10" w14:textId="59B3FAF1" w:rsidR="00D073F4" w:rsidRPr="008837BC" w:rsidDel="00BB52D3" w:rsidRDefault="00D073F4">
      <w:pPr>
        <w:pStyle w:val="21"/>
        <w:rPr>
          <w:del w:id="372" w:author="Автор"/>
          <w:noProof/>
          <w:rPrChange w:id="373" w:author="Автор">
            <w:rPr>
              <w:del w:id="374" w:author="Автор"/>
              <w:rFonts w:asciiTheme="minorHAnsi" w:eastAsiaTheme="minorEastAsia" w:hAnsiTheme="minorHAnsi" w:cstheme="minorBidi"/>
              <w:noProof/>
              <w:color w:val="auto"/>
              <w:sz w:val="22"/>
              <w:szCs w:val="22"/>
            </w:rPr>
          </w:rPrChange>
        </w:rPr>
      </w:pPr>
      <w:del w:id="375" w:author="Автор">
        <w:r w:rsidDel="00BB52D3">
          <w:rPr>
            <w:noProof/>
          </w:rPr>
          <w:delText>3.1 Обоснование выбора средств разработки</w:delText>
        </w:r>
        <w:r w:rsidDel="00BB52D3">
          <w:rPr>
            <w:noProof/>
          </w:rPr>
          <w:tab/>
        </w:r>
      </w:del>
      <w:ins w:id="376" w:author="Автор">
        <w:del w:id="377" w:author="Автор">
          <w:r w:rsidR="001E3D41" w:rsidDel="00BB52D3">
            <w:rPr>
              <w:noProof/>
            </w:rPr>
            <w:delText>28</w:delText>
          </w:r>
        </w:del>
      </w:ins>
      <w:del w:id="378" w:author="Автор">
        <w:r w:rsidDel="00BB52D3">
          <w:rPr>
            <w:noProof/>
          </w:rPr>
          <w:delText>29</w:delText>
        </w:r>
      </w:del>
    </w:p>
    <w:p w14:paraId="2D86697B" w14:textId="2F92BB3B" w:rsidR="00D073F4" w:rsidRPr="008837BC" w:rsidDel="00BB52D3" w:rsidRDefault="00D073F4">
      <w:pPr>
        <w:pStyle w:val="21"/>
        <w:rPr>
          <w:del w:id="379" w:author="Автор"/>
          <w:noProof/>
          <w:rPrChange w:id="380" w:author="Автор">
            <w:rPr>
              <w:del w:id="381" w:author="Автор"/>
              <w:rFonts w:asciiTheme="minorHAnsi" w:eastAsiaTheme="minorEastAsia" w:hAnsiTheme="minorHAnsi" w:cstheme="minorBidi"/>
              <w:noProof/>
              <w:color w:val="auto"/>
              <w:sz w:val="22"/>
              <w:szCs w:val="22"/>
            </w:rPr>
          </w:rPrChange>
        </w:rPr>
      </w:pPr>
      <w:del w:id="382" w:author="Автор">
        <w:r w:rsidDel="00BB52D3">
          <w:rPr>
            <w:noProof/>
          </w:rPr>
          <w:delText>3.2 Описание модульной структуры программного средства</w:delText>
        </w:r>
        <w:r w:rsidDel="00BB52D3">
          <w:rPr>
            <w:noProof/>
          </w:rPr>
          <w:tab/>
        </w:r>
      </w:del>
      <w:ins w:id="383" w:author="Автор">
        <w:del w:id="384" w:author="Автор">
          <w:r w:rsidR="001E3D41" w:rsidDel="00BB52D3">
            <w:rPr>
              <w:noProof/>
            </w:rPr>
            <w:delText>29</w:delText>
          </w:r>
        </w:del>
      </w:ins>
      <w:del w:id="385" w:author="Автор">
        <w:r w:rsidDel="00BB52D3">
          <w:rPr>
            <w:noProof/>
          </w:rPr>
          <w:delText>30</w:delText>
        </w:r>
      </w:del>
    </w:p>
    <w:p w14:paraId="6D98941B" w14:textId="77777777" w:rsidR="00D073F4" w:rsidRPr="008837BC" w:rsidDel="00BB52D3" w:rsidRDefault="00D073F4">
      <w:pPr>
        <w:pStyle w:val="21"/>
        <w:rPr>
          <w:del w:id="386" w:author="Автор"/>
          <w:noProof/>
          <w:rPrChange w:id="387" w:author="Автор">
            <w:rPr>
              <w:del w:id="388" w:author="Автор"/>
              <w:rFonts w:eastAsiaTheme="minorHAnsi"/>
              <w:noProof/>
              <w:lang w:eastAsia="en-US"/>
            </w:rPr>
          </w:rPrChange>
        </w:rPr>
        <w:pPrChange w:id="389" w:author="Автор">
          <w:pPr>
            <w:shd w:val="clear" w:color="auto" w:fill="auto"/>
            <w:spacing w:after="160" w:line="259" w:lineRule="auto"/>
            <w:ind w:firstLine="0"/>
            <w:jc w:val="left"/>
            <w:textAlignment w:val="auto"/>
          </w:pPr>
        </w:pPrChange>
      </w:pPr>
      <w:del w:id="390" w:author="Автор">
        <w:r w:rsidRPr="008837BC" w:rsidDel="00BB52D3">
          <w:rPr>
            <w:noProof/>
            <w:rPrChange w:id="391" w:author="Автор">
              <w:rPr>
                <w:rFonts w:eastAsiaTheme="minorHAnsi"/>
                <w:noProof/>
                <w:lang w:eastAsia="en-US"/>
              </w:rPr>
            </w:rPrChange>
          </w:rPr>
          <w:br w:type="page"/>
        </w:r>
      </w:del>
    </w:p>
    <w:p w14:paraId="5F114A4B" w14:textId="28502008" w:rsidR="00D073F4" w:rsidRPr="008837BC" w:rsidDel="00BB52D3" w:rsidRDefault="00D073F4">
      <w:pPr>
        <w:pStyle w:val="21"/>
        <w:rPr>
          <w:del w:id="392" w:author="Автор"/>
          <w:noProof/>
          <w:rPrChange w:id="393" w:author="Автор">
            <w:rPr>
              <w:del w:id="394" w:author="Автор"/>
              <w:rFonts w:asciiTheme="minorHAnsi" w:eastAsiaTheme="minorEastAsia" w:hAnsiTheme="minorHAnsi" w:cstheme="minorBidi"/>
              <w:noProof/>
              <w:color w:val="auto"/>
              <w:sz w:val="22"/>
              <w:szCs w:val="22"/>
            </w:rPr>
          </w:rPrChange>
        </w:rPr>
      </w:pPr>
      <w:del w:id="395" w:author="Автор">
        <w:r w:rsidRPr="008837BC" w:rsidDel="00BB52D3">
          <w:rPr>
            <w:noProof/>
            <w:rPrChange w:id="396" w:author="Автор">
              <w:rPr>
                <w:rFonts w:eastAsiaTheme="minorHAnsi"/>
                <w:noProof/>
                <w:lang w:eastAsia="en-US"/>
              </w:rPr>
            </w:rPrChange>
          </w:rPr>
          <w:delText>3.3 Описание структуры хранения контента онлайн-платформы</w:delText>
        </w:r>
        <w:r w:rsidDel="00BB52D3">
          <w:rPr>
            <w:noProof/>
          </w:rPr>
          <w:tab/>
        </w:r>
      </w:del>
      <w:ins w:id="397" w:author="Автор">
        <w:del w:id="398" w:author="Автор">
          <w:r w:rsidR="001E3D41" w:rsidDel="00BB52D3">
            <w:rPr>
              <w:noProof/>
            </w:rPr>
            <w:delText>36</w:delText>
          </w:r>
        </w:del>
      </w:ins>
      <w:del w:id="399" w:author="Автор">
        <w:r w:rsidDel="00BB52D3">
          <w:rPr>
            <w:noProof/>
          </w:rPr>
          <w:delText>36</w:delText>
        </w:r>
      </w:del>
    </w:p>
    <w:p w14:paraId="5AF81BE8" w14:textId="6D3FECBD" w:rsidR="00D073F4" w:rsidRPr="008837BC" w:rsidDel="00BB52D3" w:rsidRDefault="00D073F4">
      <w:pPr>
        <w:pStyle w:val="21"/>
        <w:rPr>
          <w:del w:id="400" w:author="Автор"/>
          <w:noProof/>
          <w:rPrChange w:id="401" w:author="Автор">
            <w:rPr>
              <w:del w:id="402" w:author="Автор"/>
              <w:rFonts w:asciiTheme="minorHAnsi" w:eastAsiaTheme="minorEastAsia" w:hAnsiTheme="minorHAnsi" w:cstheme="minorBidi"/>
              <w:noProof/>
              <w:color w:val="auto"/>
              <w:sz w:val="22"/>
              <w:szCs w:val="22"/>
            </w:rPr>
          </w:rPrChange>
        </w:rPr>
      </w:pPr>
      <w:del w:id="403" w:author="Автор">
        <w:r w:rsidRPr="008837BC" w:rsidDel="00BB52D3">
          <w:rPr>
            <w:noProof/>
            <w:rPrChange w:id="404" w:author="Автор">
              <w:rPr>
                <w:rFonts w:eastAsiaTheme="minorHAnsi"/>
                <w:noProof/>
                <w:lang w:eastAsia="en-US"/>
              </w:rPr>
            </w:rPrChange>
          </w:rPr>
          <w:delText>3.4 Выводы по главе</w:delText>
        </w:r>
        <w:r w:rsidDel="00BB52D3">
          <w:rPr>
            <w:noProof/>
          </w:rPr>
          <w:tab/>
        </w:r>
      </w:del>
      <w:ins w:id="405" w:author="Автор">
        <w:del w:id="406" w:author="Автор">
          <w:r w:rsidR="001E3D41" w:rsidDel="00BB52D3">
            <w:rPr>
              <w:noProof/>
            </w:rPr>
            <w:delText>40</w:delText>
          </w:r>
        </w:del>
      </w:ins>
      <w:del w:id="407" w:author="Автор">
        <w:r w:rsidDel="00BB52D3">
          <w:rPr>
            <w:noProof/>
          </w:rPr>
          <w:delText>41</w:delText>
        </w:r>
      </w:del>
    </w:p>
    <w:p w14:paraId="7B5386AB" w14:textId="7810A64A" w:rsidR="00D073F4" w:rsidRPr="008837BC" w:rsidDel="00BB52D3" w:rsidRDefault="00D073F4">
      <w:pPr>
        <w:pStyle w:val="21"/>
        <w:rPr>
          <w:del w:id="408" w:author="Автор"/>
          <w:noProof/>
          <w:rPrChange w:id="409" w:author="Автор">
            <w:rPr>
              <w:del w:id="410" w:author="Автор"/>
              <w:rFonts w:asciiTheme="minorHAnsi" w:eastAsiaTheme="minorEastAsia" w:hAnsiTheme="minorHAnsi" w:cstheme="minorBidi"/>
              <w:noProof/>
              <w:color w:val="auto"/>
              <w:sz w:val="22"/>
              <w:szCs w:val="22"/>
            </w:rPr>
          </w:rPrChange>
        </w:rPr>
        <w:pPrChange w:id="411" w:author="Автор">
          <w:pPr>
            <w:pStyle w:val="12"/>
          </w:pPr>
        </w:pPrChange>
      </w:pPr>
      <w:del w:id="412" w:author="Автор">
        <w:r w:rsidDel="00BB52D3">
          <w:rPr>
            <w:noProof/>
          </w:rPr>
          <w:delText>4 Демонстрация онлайн-платформы «</w:delText>
        </w:r>
        <w:r w:rsidRPr="008837BC" w:rsidDel="00BB52D3">
          <w:rPr>
            <w:noProof/>
            <w:rPrChange w:id="413" w:author="Автор">
              <w:rPr>
                <w:noProof/>
                <w:lang w:val="en-US"/>
              </w:rPr>
            </w:rPrChange>
          </w:rPr>
          <w:delText>SupremeCode</w:delText>
        </w:r>
        <w:r w:rsidDel="00BB52D3">
          <w:rPr>
            <w:noProof/>
          </w:rPr>
          <w:delText>»</w:delText>
        </w:r>
        <w:r w:rsidDel="00BB52D3">
          <w:rPr>
            <w:noProof/>
          </w:rPr>
          <w:tab/>
        </w:r>
      </w:del>
      <w:ins w:id="414" w:author="Автор">
        <w:del w:id="415" w:author="Автор">
          <w:r w:rsidR="001E3D41" w:rsidDel="00BB52D3">
            <w:rPr>
              <w:noProof/>
            </w:rPr>
            <w:delText>42</w:delText>
          </w:r>
        </w:del>
      </w:ins>
      <w:del w:id="416" w:author="Автор">
        <w:r w:rsidDel="00BB52D3">
          <w:rPr>
            <w:noProof/>
          </w:rPr>
          <w:delText>42</w:delText>
        </w:r>
      </w:del>
    </w:p>
    <w:p w14:paraId="4E6243D5" w14:textId="50FC0016" w:rsidR="00D073F4" w:rsidRPr="008837BC" w:rsidDel="00BB52D3" w:rsidRDefault="00D073F4">
      <w:pPr>
        <w:pStyle w:val="21"/>
        <w:rPr>
          <w:del w:id="417" w:author="Автор"/>
          <w:noProof/>
          <w:rPrChange w:id="418" w:author="Автор">
            <w:rPr>
              <w:del w:id="419" w:author="Автор"/>
              <w:rFonts w:asciiTheme="minorHAnsi" w:eastAsiaTheme="minorEastAsia" w:hAnsiTheme="minorHAnsi" w:cstheme="minorBidi"/>
              <w:noProof/>
              <w:color w:val="auto"/>
              <w:sz w:val="22"/>
              <w:szCs w:val="22"/>
            </w:rPr>
          </w:rPrChange>
        </w:rPr>
      </w:pPr>
      <w:del w:id="420" w:author="Автор">
        <w:r w:rsidRPr="008837BC" w:rsidDel="00BB52D3">
          <w:rPr>
            <w:noProof/>
            <w:rPrChange w:id="421" w:author="Автор">
              <w:rPr>
                <w:rFonts w:eastAsiaTheme="minorHAnsi"/>
                <w:noProof/>
                <w:lang w:eastAsia="en-US"/>
              </w:rPr>
            </w:rPrChange>
          </w:rPr>
          <w:delText>4.1 Описание процесса демонстрации</w:delText>
        </w:r>
        <w:r w:rsidDel="00BB52D3">
          <w:rPr>
            <w:noProof/>
          </w:rPr>
          <w:tab/>
        </w:r>
      </w:del>
      <w:ins w:id="422" w:author="Автор">
        <w:del w:id="423" w:author="Автор">
          <w:r w:rsidR="001E3D41" w:rsidDel="00BB52D3">
            <w:rPr>
              <w:noProof/>
            </w:rPr>
            <w:delText>42</w:delText>
          </w:r>
        </w:del>
      </w:ins>
      <w:del w:id="424" w:author="Автор">
        <w:r w:rsidDel="00BB52D3">
          <w:rPr>
            <w:noProof/>
          </w:rPr>
          <w:delText>42</w:delText>
        </w:r>
      </w:del>
    </w:p>
    <w:p w14:paraId="2AD12A02" w14:textId="3CF30AD3" w:rsidR="00D073F4" w:rsidRPr="008837BC" w:rsidDel="00BB52D3" w:rsidRDefault="00D073F4">
      <w:pPr>
        <w:pStyle w:val="21"/>
        <w:rPr>
          <w:del w:id="425" w:author="Автор"/>
          <w:noProof/>
          <w:rPrChange w:id="426" w:author="Автор">
            <w:rPr>
              <w:del w:id="427" w:author="Автор"/>
              <w:rFonts w:asciiTheme="minorHAnsi" w:eastAsiaTheme="minorEastAsia" w:hAnsiTheme="minorHAnsi" w:cstheme="minorBidi"/>
              <w:noProof/>
              <w:color w:val="auto"/>
              <w:sz w:val="22"/>
              <w:szCs w:val="22"/>
            </w:rPr>
          </w:rPrChange>
        </w:rPr>
      </w:pPr>
      <w:del w:id="428" w:author="Автор">
        <w:r w:rsidRPr="008837BC" w:rsidDel="00BB52D3">
          <w:rPr>
            <w:noProof/>
            <w:rPrChange w:id="429" w:author="Автор">
              <w:rPr>
                <w:rFonts w:eastAsiaTheme="minorHAnsi"/>
                <w:noProof/>
                <w:lang w:eastAsia="en-US"/>
              </w:rPr>
            </w:rPrChange>
          </w:rPr>
          <w:delText>4.2 Вывод по главе</w:delText>
        </w:r>
        <w:r w:rsidDel="00BB52D3">
          <w:rPr>
            <w:noProof/>
          </w:rPr>
          <w:tab/>
        </w:r>
      </w:del>
      <w:ins w:id="430" w:author="Автор">
        <w:del w:id="431" w:author="Автор">
          <w:r w:rsidR="001E3D41" w:rsidDel="00BB52D3">
            <w:rPr>
              <w:noProof/>
            </w:rPr>
            <w:delText>48</w:delText>
          </w:r>
        </w:del>
      </w:ins>
      <w:del w:id="432" w:author="Автор">
        <w:r w:rsidDel="00BB52D3">
          <w:rPr>
            <w:noProof/>
          </w:rPr>
          <w:delText>48</w:delText>
        </w:r>
      </w:del>
    </w:p>
    <w:p w14:paraId="35454A38" w14:textId="2D5E5D4D" w:rsidR="00D073F4" w:rsidRPr="008837BC" w:rsidDel="00BB52D3" w:rsidRDefault="00D073F4">
      <w:pPr>
        <w:pStyle w:val="21"/>
        <w:rPr>
          <w:del w:id="433" w:author="Автор"/>
          <w:noProof/>
          <w:rPrChange w:id="434" w:author="Автор">
            <w:rPr>
              <w:del w:id="435" w:author="Автор"/>
              <w:rFonts w:asciiTheme="minorHAnsi" w:eastAsiaTheme="minorEastAsia" w:hAnsiTheme="minorHAnsi" w:cstheme="minorBidi"/>
              <w:noProof/>
              <w:color w:val="auto"/>
              <w:sz w:val="22"/>
              <w:szCs w:val="22"/>
            </w:rPr>
          </w:rPrChange>
        </w:rPr>
        <w:pPrChange w:id="436" w:author="Автор">
          <w:pPr>
            <w:pStyle w:val="12"/>
          </w:pPr>
        </w:pPrChange>
      </w:pPr>
      <w:del w:id="437" w:author="Автор">
        <w:r w:rsidRPr="008837BC" w:rsidDel="00BB52D3">
          <w:rPr>
            <w:noProof/>
            <w:rPrChange w:id="438" w:author="Автор">
              <w:rPr>
                <w:rFonts w:eastAsia="Calibri"/>
                <w:noProof/>
              </w:rPr>
            </w:rPrChange>
          </w:rPr>
          <w:delText xml:space="preserve">5 </w:delText>
        </w:r>
        <w:r w:rsidDel="00BB52D3">
          <w:rPr>
            <w:noProof/>
          </w:rPr>
          <w:delText>Экономическое обоснование разработки онлайн-платформы «</w:delText>
        </w:r>
        <w:r w:rsidRPr="008837BC" w:rsidDel="00BB52D3">
          <w:rPr>
            <w:noProof/>
            <w:rPrChange w:id="439" w:author="Автор">
              <w:rPr>
                <w:noProof/>
                <w:lang w:val="en-US"/>
              </w:rPr>
            </w:rPrChange>
          </w:rPr>
          <w:delText>SupremeCode</w:delText>
        </w:r>
        <w:r w:rsidDel="00BB52D3">
          <w:rPr>
            <w:noProof/>
          </w:rPr>
          <w:delText>»</w:delText>
        </w:r>
        <w:r w:rsidDel="00BB52D3">
          <w:rPr>
            <w:noProof/>
          </w:rPr>
          <w:tab/>
        </w:r>
      </w:del>
      <w:ins w:id="440" w:author="Автор">
        <w:del w:id="441" w:author="Автор">
          <w:r w:rsidR="001E3D41" w:rsidDel="00BB52D3">
            <w:rPr>
              <w:noProof/>
            </w:rPr>
            <w:delText>50</w:delText>
          </w:r>
        </w:del>
      </w:ins>
      <w:del w:id="442" w:author="Автор">
        <w:r w:rsidDel="00BB52D3">
          <w:rPr>
            <w:noProof/>
          </w:rPr>
          <w:delText>50</w:delText>
        </w:r>
      </w:del>
    </w:p>
    <w:p w14:paraId="3E3D28BA" w14:textId="21BD7F4C" w:rsidR="00D073F4" w:rsidRPr="008837BC" w:rsidDel="00BB52D3" w:rsidRDefault="00D073F4">
      <w:pPr>
        <w:pStyle w:val="21"/>
        <w:rPr>
          <w:del w:id="443" w:author="Автор"/>
          <w:noProof/>
          <w:rPrChange w:id="444" w:author="Автор">
            <w:rPr>
              <w:del w:id="445" w:author="Автор"/>
              <w:rFonts w:asciiTheme="minorHAnsi" w:eastAsiaTheme="minorEastAsia" w:hAnsiTheme="minorHAnsi" w:cstheme="minorBidi"/>
              <w:noProof/>
              <w:color w:val="auto"/>
              <w:sz w:val="22"/>
              <w:szCs w:val="22"/>
            </w:rPr>
          </w:rPrChange>
        </w:rPr>
      </w:pPr>
      <w:del w:id="446" w:author="Автор">
        <w:r w:rsidRPr="008837BC" w:rsidDel="00BB52D3">
          <w:rPr>
            <w:noProof/>
            <w:rPrChange w:id="447" w:author="Автор">
              <w:rPr>
                <w:rFonts w:eastAsia="Calibri"/>
                <w:noProof/>
              </w:rPr>
            </w:rPrChange>
          </w:rPr>
          <w:delText>5.1 Основные аспекты реализации работы</w:delText>
        </w:r>
        <w:r w:rsidDel="00BB52D3">
          <w:rPr>
            <w:noProof/>
          </w:rPr>
          <w:tab/>
        </w:r>
      </w:del>
      <w:ins w:id="448" w:author="Автор">
        <w:del w:id="449" w:author="Автор">
          <w:r w:rsidR="001E3D41" w:rsidDel="00BB52D3">
            <w:rPr>
              <w:noProof/>
            </w:rPr>
            <w:delText>50</w:delText>
          </w:r>
        </w:del>
      </w:ins>
      <w:del w:id="450" w:author="Автор">
        <w:r w:rsidDel="00BB52D3">
          <w:rPr>
            <w:noProof/>
          </w:rPr>
          <w:delText>50</w:delText>
        </w:r>
      </w:del>
    </w:p>
    <w:p w14:paraId="4B502E01" w14:textId="37F256BF" w:rsidR="00D073F4" w:rsidRPr="008837BC" w:rsidDel="00BB52D3" w:rsidRDefault="00D073F4">
      <w:pPr>
        <w:pStyle w:val="21"/>
        <w:rPr>
          <w:del w:id="451" w:author="Автор"/>
          <w:noProof/>
          <w:rPrChange w:id="452" w:author="Автор">
            <w:rPr>
              <w:del w:id="453" w:author="Автор"/>
              <w:rFonts w:asciiTheme="minorHAnsi" w:eastAsiaTheme="minorEastAsia" w:hAnsiTheme="minorHAnsi" w:cstheme="minorBidi"/>
              <w:noProof/>
              <w:color w:val="auto"/>
              <w:sz w:val="22"/>
              <w:szCs w:val="22"/>
            </w:rPr>
          </w:rPrChange>
        </w:rPr>
      </w:pPr>
      <w:del w:id="454" w:author="Автор">
        <w:r w:rsidDel="00BB52D3">
          <w:rPr>
            <w:noProof/>
          </w:rPr>
          <w:delText>5.2 Характеристика программного продукта с позиции маркетинга</w:delText>
        </w:r>
        <w:r w:rsidDel="00BB52D3">
          <w:rPr>
            <w:noProof/>
          </w:rPr>
          <w:tab/>
        </w:r>
      </w:del>
      <w:ins w:id="455" w:author="Автор">
        <w:del w:id="456" w:author="Автор">
          <w:r w:rsidR="001E3D41" w:rsidDel="00BB52D3">
            <w:rPr>
              <w:noProof/>
            </w:rPr>
            <w:delText>50</w:delText>
          </w:r>
        </w:del>
      </w:ins>
      <w:del w:id="457" w:author="Автор">
        <w:r w:rsidDel="00BB52D3">
          <w:rPr>
            <w:noProof/>
          </w:rPr>
          <w:delText>50</w:delText>
        </w:r>
      </w:del>
    </w:p>
    <w:p w14:paraId="5E01AC4F" w14:textId="70B8941E" w:rsidR="00D073F4" w:rsidRPr="008837BC" w:rsidDel="00BB52D3" w:rsidRDefault="00D073F4">
      <w:pPr>
        <w:pStyle w:val="21"/>
        <w:rPr>
          <w:del w:id="458" w:author="Автор"/>
          <w:noProof/>
          <w:rPrChange w:id="459" w:author="Автор">
            <w:rPr>
              <w:del w:id="460" w:author="Автор"/>
              <w:rFonts w:asciiTheme="minorHAnsi" w:eastAsiaTheme="minorEastAsia" w:hAnsiTheme="minorHAnsi" w:cstheme="minorBidi"/>
              <w:noProof/>
              <w:color w:val="auto"/>
              <w:sz w:val="22"/>
              <w:szCs w:val="22"/>
            </w:rPr>
          </w:rPrChange>
        </w:rPr>
      </w:pPr>
      <w:del w:id="461" w:author="Автор">
        <w:r w:rsidDel="00BB52D3">
          <w:rPr>
            <w:noProof/>
          </w:rPr>
          <w:delText>5.3 Стратегический маркетинговый анализ целесообразности применения программного продукта</w:delText>
        </w:r>
        <w:r w:rsidDel="00BB52D3">
          <w:rPr>
            <w:noProof/>
          </w:rPr>
          <w:tab/>
        </w:r>
      </w:del>
      <w:ins w:id="462" w:author="Автор">
        <w:del w:id="463" w:author="Автор">
          <w:r w:rsidR="001E3D41" w:rsidDel="00BB52D3">
            <w:rPr>
              <w:noProof/>
            </w:rPr>
            <w:delText>52</w:delText>
          </w:r>
        </w:del>
      </w:ins>
      <w:del w:id="464" w:author="Автор">
        <w:r w:rsidDel="00BB52D3">
          <w:rPr>
            <w:noProof/>
          </w:rPr>
          <w:delText>52</w:delText>
        </w:r>
      </w:del>
    </w:p>
    <w:p w14:paraId="013C4BA3" w14:textId="146A31CE" w:rsidR="00D073F4" w:rsidRPr="008837BC" w:rsidDel="00BB52D3" w:rsidRDefault="00D073F4">
      <w:pPr>
        <w:pStyle w:val="21"/>
        <w:rPr>
          <w:del w:id="465" w:author="Автор"/>
          <w:noProof/>
          <w:rPrChange w:id="466" w:author="Автор">
            <w:rPr>
              <w:del w:id="467" w:author="Автор"/>
              <w:rFonts w:asciiTheme="minorHAnsi" w:eastAsiaTheme="minorEastAsia" w:hAnsiTheme="minorHAnsi" w:cstheme="minorBidi"/>
              <w:noProof/>
              <w:color w:val="auto"/>
              <w:sz w:val="22"/>
              <w:szCs w:val="22"/>
            </w:rPr>
          </w:rPrChange>
        </w:rPr>
      </w:pPr>
      <w:del w:id="468" w:author="Автор">
        <w:r w:rsidDel="00BB52D3">
          <w:rPr>
            <w:noProof/>
          </w:rPr>
          <w:delText>5.4 Определение продолжительности работ по разработке программного продукта</w:delText>
        </w:r>
        <w:r w:rsidDel="00BB52D3">
          <w:rPr>
            <w:noProof/>
          </w:rPr>
          <w:tab/>
        </w:r>
      </w:del>
      <w:ins w:id="469" w:author="Автор">
        <w:del w:id="470" w:author="Автор">
          <w:r w:rsidR="001E3D41" w:rsidDel="00BB52D3">
            <w:rPr>
              <w:noProof/>
            </w:rPr>
            <w:delText>52</w:delText>
          </w:r>
        </w:del>
      </w:ins>
      <w:del w:id="471" w:author="Автор">
        <w:r w:rsidDel="00BB52D3">
          <w:rPr>
            <w:noProof/>
          </w:rPr>
          <w:delText>52</w:delText>
        </w:r>
      </w:del>
    </w:p>
    <w:p w14:paraId="012E6623" w14:textId="7601B070" w:rsidR="00D073F4" w:rsidRPr="008837BC" w:rsidDel="00BB52D3" w:rsidRDefault="00D073F4">
      <w:pPr>
        <w:pStyle w:val="21"/>
        <w:rPr>
          <w:del w:id="472" w:author="Автор"/>
          <w:noProof/>
          <w:rPrChange w:id="473" w:author="Автор">
            <w:rPr>
              <w:del w:id="474" w:author="Автор"/>
              <w:rFonts w:asciiTheme="minorHAnsi" w:eastAsiaTheme="minorEastAsia" w:hAnsiTheme="minorHAnsi" w:cstheme="minorBidi"/>
              <w:noProof/>
              <w:color w:val="auto"/>
              <w:sz w:val="22"/>
              <w:szCs w:val="22"/>
            </w:rPr>
          </w:rPrChange>
        </w:rPr>
      </w:pPr>
      <w:del w:id="475" w:author="Автор">
        <w:r w:rsidDel="00BB52D3">
          <w:rPr>
            <w:noProof/>
          </w:rPr>
          <w:delText>5.5 Определение затрат на разработку и внедрение программного продукта</w:delText>
        </w:r>
        <w:r w:rsidDel="00BB52D3">
          <w:rPr>
            <w:noProof/>
          </w:rPr>
          <w:tab/>
        </w:r>
      </w:del>
      <w:ins w:id="476" w:author="Автор">
        <w:del w:id="477" w:author="Автор">
          <w:r w:rsidR="001E3D41" w:rsidDel="00BB52D3">
            <w:rPr>
              <w:noProof/>
            </w:rPr>
            <w:delText>55</w:delText>
          </w:r>
        </w:del>
      </w:ins>
      <w:del w:id="478" w:author="Автор">
        <w:r w:rsidDel="00BB52D3">
          <w:rPr>
            <w:noProof/>
          </w:rPr>
          <w:delText>55</w:delText>
        </w:r>
      </w:del>
    </w:p>
    <w:p w14:paraId="6C110FD9" w14:textId="623D3FBE" w:rsidR="00D073F4" w:rsidRPr="008837BC" w:rsidDel="00BB52D3" w:rsidRDefault="00D073F4">
      <w:pPr>
        <w:pStyle w:val="21"/>
        <w:rPr>
          <w:del w:id="479" w:author="Автор"/>
          <w:noProof/>
          <w:rPrChange w:id="480" w:author="Автор">
            <w:rPr>
              <w:del w:id="481" w:author="Автор"/>
              <w:rFonts w:asciiTheme="minorHAnsi" w:eastAsiaTheme="minorEastAsia" w:hAnsiTheme="minorHAnsi" w:cstheme="minorBidi"/>
              <w:noProof/>
              <w:color w:val="auto"/>
              <w:sz w:val="22"/>
              <w:szCs w:val="22"/>
            </w:rPr>
          </w:rPrChange>
        </w:rPr>
      </w:pPr>
      <w:del w:id="482" w:author="Автор">
        <w:r w:rsidDel="00BB52D3">
          <w:rPr>
            <w:noProof/>
          </w:rPr>
          <w:delText>5.7 Выводы по главе</w:delText>
        </w:r>
        <w:r w:rsidDel="00BB52D3">
          <w:rPr>
            <w:noProof/>
          </w:rPr>
          <w:tab/>
        </w:r>
      </w:del>
      <w:ins w:id="483" w:author="Автор">
        <w:del w:id="484" w:author="Автор">
          <w:r w:rsidR="001E3D41" w:rsidDel="00BB52D3">
            <w:rPr>
              <w:noProof/>
            </w:rPr>
            <w:delText>59</w:delText>
          </w:r>
        </w:del>
      </w:ins>
      <w:del w:id="485" w:author="Автор">
        <w:r w:rsidDel="00BB52D3">
          <w:rPr>
            <w:noProof/>
          </w:rPr>
          <w:delText>59</w:delText>
        </w:r>
      </w:del>
    </w:p>
    <w:p w14:paraId="6599F9F1" w14:textId="44C20F5D" w:rsidR="00D073F4" w:rsidRPr="008837BC" w:rsidDel="00BB52D3" w:rsidRDefault="00D073F4">
      <w:pPr>
        <w:pStyle w:val="21"/>
        <w:rPr>
          <w:del w:id="486" w:author="Автор"/>
          <w:noProof/>
          <w:rPrChange w:id="487" w:author="Автор">
            <w:rPr>
              <w:del w:id="488" w:author="Автор"/>
              <w:rFonts w:asciiTheme="minorHAnsi" w:eastAsiaTheme="minorEastAsia" w:hAnsiTheme="minorHAnsi" w:cstheme="minorBidi"/>
              <w:noProof/>
              <w:color w:val="auto"/>
              <w:sz w:val="22"/>
              <w:szCs w:val="22"/>
            </w:rPr>
          </w:rPrChange>
        </w:rPr>
        <w:pPrChange w:id="489" w:author="Автор">
          <w:pPr>
            <w:pStyle w:val="12"/>
          </w:pPr>
        </w:pPrChange>
      </w:pPr>
      <w:del w:id="490" w:author="Автор">
        <w:r w:rsidRPr="008837BC" w:rsidDel="00BB52D3">
          <w:rPr>
            <w:noProof/>
            <w:rPrChange w:id="491" w:author="Автор">
              <w:rPr>
                <w:rFonts w:eastAsia="Calibri"/>
                <w:noProof/>
              </w:rPr>
            </w:rPrChange>
          </w:rPr>
          <w:delText>6 Безопасность и экологичность выпускной квалификационной работы</w:delText>
        </w:r>
        <w:r w:rsidDel="00BB52D3">
          <w:rPr>
            <w:noProof/>
          </w:rPr>
          <w:tab/>
        </w:r>
      </w:del>
      <w:ins w:id="492" w:author="Автор">
        <w:del w:id="493" w:author="Автор">
          <w:r w:rsidR="001E3D41" w:rsidDel="00BB52D3">
            <w:rPr>
              <w:noProof/>
            </w:rPr>
            <w:delText>60</w:delText>
          </w:r>
        </w:del>
      </w:ins>
      <w:del w:id="494" w:author="Автор">
        <w:r w:rsidDel="00BB52D3">
          <w:rPr>
            <w:noProof/>
          </w:rPr>
          <w:delText>60</w:delText>
        </w:r>
      </w:del>
    </w:p>
    <w:p w14:paraId="5F1678AD" w14:textId="4ADB5793" w:rsidR="00D073F4" w:rsidRPr="008837BC" w:rsidDel="00BB52D3" w:rsidRDefault="00D073F4">
      <w:pPr>
        <w:pStyle w:val="21"/>
        <w:rPr>
          <w:del w:id="495" w:author="Автор"/>
          <w:noProof/>
          <w:rPrChange w:id="496" w:author="Автор">
            <w:rPr>
              <w:del w:id="497" w:author="Автор"/>
              <w:rFonts w:asciiTheme="minorHAnsi" w:eastAsiaTheme="minorEastAsia" w:hAnsiTheme="minorHAnsi" w:cstheme="minorBidi"/>
              <w:noProof/>
              <w:color w:val="auto"/>
              <w:sz w:val="22"/>
              <w:szCs w:val="22"/>
            </w:rPr>
          </w:rPrChange>
        </w:rPr>
      </w:pPr>
      <w:del w:id="498" w:author="Автор">
        <w:r w:rsidDel="00BB52D3">
          <w:rPr>
            <w:noProof/>
          </w:rPr>
          <w:delText>6.1 Анализ вредных и опасных факторов, влияющих на здоровье программиста</w:delText>
        </w:r>
        <w:r w:rsidDel="00BB52D3">
          <w:rPr>
            <w:noProof/>
          </w:rPr>
          <w:tab/>
        </w:r>
      </w:del>
      <w:ins w:id="499" w:author="Автор">
        <w:del w:id="500" w:author="Автор">
          <w:r w:rsidR="001E3D41" w:rsidDel="00BB52D3">
            <w:rPr>
              <w:noProof/>
            </w:rPr>
            <w:delText>60</w:delText>
          </w:r>
        </w:del>
      </w:ins>
      <w:del w:id="501" w:author="Автор">
        <w:r w:rsidDel="00BB52D3">
          <w:rPr>
            <w:noProof/>
          </w:rPr>
          <w:delText>60</w:delText>
        </w:r>
      </w:del>
    </w:p>
    <w:p w14:paraId="7C2074CA" w14:textId="5D3191DE" w:rsidR="00D073F4" w:rsidRPr="008837BC" w:rsidDel="00BB52D3" w:rsidRDefault="00D073F4">
      <w:pPr>
        <w:pStyle w:val="21"/>
        <w:rPr>
          <w:del w:id="502" w:author="Автор"/>
          <w:noProof/>
          <w:rPrChange w:id="503" w:author="Автор">
            <w:rPr>
              <w:del w:id="504" w:author="Автор"/>
              <w:rFonts w:asciiTheme="minorHAnsi" w:eastAsiaTheme="minorEastAsia" w:hAnsiTheme="minorHAnsi" w:cstheme="minorBidi"/>
              <w:noProof/>
              <w:color w:val="auto"/>
              <w:sz w:val="22"/>
              <w:szCs w:val="22"/>
            </w:rPr>
          </w:rPrChange>
        </w:rPr>
      </w:pPr>
      <w:del w:id="505" w:author="Автор">
        <w:r w:rsidDel="00BB52D3">
          <w:rPr>
            <w:noProof/>
          </w:rPr>
          <w:delText>6.2 Расчет системы искусственного освещения помещений</w:delText>
        </w:r>
        <w:r w:rsidDel="00BB52D3">
          <w:rPr>
            <w:noProof/>
          </w:rPr>
          <w:tab/>
        </w:r>
      </w:del>
      <w:ins w:id="506" w:author="Автор">
        <w:del w:id="507" w:author="Автор">
          <w:r w:rsidR="001E3D41" w:rsidDel="00BB52D3">
            <w:rPr>
              <w:noProof/>
            </w:rPr>
            <w:delText>61</w:delText>
          </w:r>
        </w:del>
      </w:ins>
      <w:del w:id="508" w:author="Автор">
        <w:r w:rsidDel="00BB52D3">
          <w:rPr>
            <w:noProof/>
          </w:rPr>
          <w:delText>61</w:delText>
        </w:r>
      </w:del>
    </w:p>
    <w:p w14:paraId="042D5176" w14:textId="21868429" w:rsidR="00D073F4" w:rsidRPr="008837BC" w:rsidDel="00BB52D3" w:rsidRDefault="00D073F4">
      <w:pPr>
        <w:pStyle w:val="21"/>
        <w:rPr>
          <w:del w:id="509" w:author="Автор"/>
          <w:noProof/>
          <w:rPrChange w:id="510" w:author="Автор">
            <w:rPr>
              <w:del w:id="511" w:author="Автор"/>
              <w:rFonts w:asciiTheme="minorHAnsi" w:eastAsiaTheme="minorEastAsia" w:hAnsiTheme="minorHAnsi" w:cstheme="minorBidi"/>
              <w:noProof/>
              <w:color w:val="auto"/>
              <w:sz w:val="22"/>
              <w:szCs w:val="22"/>
            </w:rPr>
          </w:rPrChange>
        </w:rPr>
      </w:pPr>
      <w:del w:id="512" w:author="Автор">
        <w:r w:rsidDel="00BB52D3">
          <w:rPr>
            <w:noProof/>
          </w:rPr>
          <w:delText>6.3 Вывод по главе</w:delText>
        </w:r>
        <w:r w:rsidDel="00BB52D3">
          <w:rPr>
            <w:noProof/>
          </w:rPr>
          <w:tab/>
        </w:r>
      </w:del>
      <w:ins w:id="513" w:author="Автор">
        <w:del w:id="514" w:author="Автор">
          <w:r w:rsidR="001E3D41" w:rsidDel="00BB52D3">
            <w:rPr>
              <w:noProof/>
            </w:rPr>
            <w:delText>65</w:delText>
          </w:r>
        </w:del>
      </w:ins>
      <w:del w:id="515" w:author="Автор">
        <w:r w:rsidDel="00BB52D3">
          <w:rPr>
            <w:noProof/>
          </w:rPr>
          <w:delText>65</w:delText>
        </w:r>
      </w:del>
    </w:p>
    <w:p w14:paraId="599ADAE1" w14:textId="19C6CA74" w:rsidR="00D073F4" w:rsidRPr="008837BC" w:rsidDel="00BB52D3" w:rsidRDefault="00D073F4">
      <w:pPr>
        <w:pStyle w:val="21"/>
        <w:rPr>
          <w:del w:id="516" w:author="Автор"/>
          <w:noProof/>
          <w:rPrChange w:id="517" w:author="Автор">
            <w:rPr>
              <w:del w:id="518" w:author="Автор"/>
              <w:rFonts w:asciiTheme="minorHAnsi" w:eastAsiaTheme="minorEastAsia" w:hAnsiTheme="minorHAnsi" w:cstheme="minorBidi"/>
              <w:noProof/>
              <w:color w:val="auto"/>
              <w:sz w:val="22"/>
              <w:szCs w:val="22"/>
            </w:rPr>
          </w:rPrChange>
        </w:rPr>
        <w:pPrChange w:id="519" w:author="Автор">
          <w:pPr>
            <w:pStyle w:val="12"/>
          </w:pPr>
        </w:pPrChange>
      </w:pPr>
      <w:del w:id="520" w:author="Автор">
        <w:r w:rsidDel="00BB52D3">
          <w:rPr>
            <w:noProof/>
          </w:rPr>
          <w:delText>Заключение</w:delText>
        </w:r>
        <w:r w:rsidDel="00BB52D3">
          <w:rPr>
            <w:noProof/>
          </w:rPr>
          <w:tab/>
        </w:r>
      </w:del>
      <w:ins w:id="521" w:author="Автор">
        <w:del w:id="522" w:author="Автор">
          <w:r w:rsidR="001E3D41" w:rsidDel="00BB52D3">
            <w:rPr>
              <w:noProof/>
            </w:rPr>
            <w:delText>67</w:delText>
          </w:r>
        </w:del>
      </w:ins>
      <w:del w:id="523" w:author="Автор">
        <w:r w:rsidDel="00BB52D3">
          <w:rPr>
            <w:noProof/>
          </w:rPr>
          <w:delText>67</w:delText>
        </w:r>
      </w:del>
    </w:p>
    <w:p w14:paraId="24CBE0BA" w14:textId="4A222B0B" w:rsidR="00D073F4" w:rsidRPr="008837BC" w:rsidDel="00BB52D3" w:rsidRDefault="00D073F4">
      <w:pPr>
        <w:pStyle w:val="21"/>
        <w:rPr>
          <w:del w:id="524" w:author="Автор"/>
          <w:noProof/>
          <w:rPrChange w:id="525" w:author="Автор">
            <w:rPr>
              <w:del w:id="526" w:author="Автор"/>
              <w:rFonts w:asciiTheme="minorHAnsi" w:eastAsiaTheme="minorEastAsia" w:hAnsiTheme="minorHAnsi" w:cstheme="minorBidi"/>
              <w:noProof/>
              <w:color w:val="auto"/>
              <w:sz w:val="22"/>
              <w:szCs w:val="22"/>
            </w:rPr>
          </w:rPrChange>
        </w:rPr>
        <w:pPrChange w:id="527" w:author="Автор">
          <w:pPr>
            <w:pStyle w:val="12"/>
          </w:pPr>
        </w:pPrChange>
      </w:pPr>
      <w:del w:id="528" w:author="Автор">
        <w:r w:rsidDel="00BB52D3">
          <w:rPr>
            <w:noProof/>
          </w:rPr>
          <w:delText>Перечень использованных информационных ресурсов</w:delText>
        </w:r>
        <w:r w:rsidDel="00BB52D3">
          <w:rPr>
            <w:noProof/>
          </w:rPr>
          <w:tab/>
        </w:r>
      </w:del>
      <w:ins w:id="529" w:author="Автор">
        <w:del w:id="530" w:author="Автор">
          <w:r w:rsidR="001E3D41" w:rsidDel="00BB52D3">
            <w:rPr>
              <w:noProof/>
            </w:rPr>
            <w:delText>68</w:delText>
          </w:r>
        </w:del>
      </w:ins>
      <w:del w:id="531" w:author="Автор">
        <w:r w:rsidDel="00BB52D3">
          <w:rPr>
            <w:noProof/>
          </w:rPr>
          <w:delText>68</w:delText>
        </w:r>
      </w:del>
    </w:p>
    <w:p w14:paraId="3C790421" w14:textId="0507A139" w:rsidR="00D073F4" w:rsidRPr="008837BC" w:rsidDel="00BB52D3" w:rsidRDefault="00D073F4">
      <w:pPr>
        <w:pStyle w:val="21"/>
        <w:rPr>
          <w:del w:id="532" w:author="Автор"/>
          <w:noProof/>
          <w:rPrChange w:id="533" w:author="Автор">
            <w:rPr>
              <w:del w:id="534" w:author="Автор"/>
              <w:rFonts w:asciiTheme="minorHAnsi" w:eastAsiaTheme="minorEastAsia" w:hAnsiTheme="minorHAnsi" w:cstheme="minorBidi"/>
              <w:noProof/>
              <w:color w:val="auto"/>
              <w:sz w:val="22"/>
              <w:szCs w:val="22"/>
            </w:rPr>
          </w:rPrChange>
        </w:rPr>
        <w:pPrChange w:id="535" w:author="Автор">
          <w:pPr>
            <w:pStyle w:val="12"/>
          </w:pPr>
        </w:pPrChange>
      </w:pPr>
      <w:del w:id="536" w:author="Автор">
        <w:r w:rsidDel="00BB52D3">
          <w:rPr>
            <w:noProof/>
          </w:rPr>
          <w:delText>Приложение А Техническое задание</w:delText>
        </w:r>
        <w:r w:rsidDel="00BB52D3">
          <w:rPr>
            <w:noProof/>
          </w:rPr>
          <w:tab/>
        </w:r>
      </w:del>
      <w:ins w:id="537" w:author="Автор">
        <w:del w:id="538" w:author="Автор">
          <w:r w:rsidR="001E3D41" w:rsidDel="00BB52D3">
            <w:rPr>
              <w:noProof/>
            </w:rPr>
            <w:delText>70</w:delText>
          </w:r>
        </w:del>
      </w:ins>
      <w:del w:id="539" w:author="Автор">
        <w:r w:rsidDel="00BB52D3">
          <w:rPr>
            <w:noProof/>
          </w:rPr>
          <w:delText>70</w:delText>
        </w:r>
      </w:del>
    </w:p>
    <w:p w14:paraId="5AFC4BC3" w14:textId="1500AA6A" w:rsidR="00D073F4" w:rsidRPr="008837BC" w:rsidDel="00BB52D3" w:rsidRDefault="00D073F4">
      <w:pPr>
        <w:pStyle w:val="21"/>
        <w:rPr>
          <w:del w:id="540" w:author="Автор"/>
          <w:noProof/>
          <w:rPrChange w:id="541" w:author="Автор">
            <w:rPr>
              <w:del w:id="542" w:author="Автор"/>
              <w:rFonts w:asciiTheme="minorHAnsi" w:eastAsiaTheme="minorEastAsia" w:hAnsiTheme="minorHAnsi" w:cstheme="minorBidi"/>
              <w:noProof/>
              <w:color w:val="auto"/>
              <w:sz w:val="22"/>
              <w:szCs w:val="22"/>
            </w:rPr>
          </w:rPrChange>
        </w:rPr>
        <w:pPrChange w:id="543" w:author="Автор">
          <w:pPr>
            <w:pStyle w:val="12"/>
          </w:pPr>
        </w:pPrChange>
      </w:pPr>
      <w:del w:id="544" w:author="Автор">
        <w:r w:rsidDel="00BB52D3">
          <w:rPr>
            <w:noProof/>
          </w:rPr>
          <w:delText>Приложение Б Диаграмма последовательности обработки запроса на проверку решения</w:delText>
        </w:r>
        <w:r w:rsidDel="00BB52D3">
          <w:rPr>
            <w:noProof/>
          </w:rPr>
          <w:tab/>
        </w:r>
      </w:del>
      <w:ins w:id="545" w:author="Автор">
        <w:del w:id="546" w:author="Автор">
          <w:r w:rsidR="001E3D41" w:rsidDel="00BB52D3">
            <w:rPr>
              <w:noProof/>
            </w:rPr>
            <w:delText>77</w:delText>
          </w:r>
        </w:del>
      </w:ins>
      <w:del w:id="547" w:author="Автор">
        <w:r w:rsidDel="00BB52D3">
          <w:rPr>
            <w:noProof/>
          </w:rPr>
          <w:delText>77</w:delText>
        </w:r>
      </w:del>
    </w:p>
    <w:p w14:paraId="1BF370ED" w14:textId="2699E6FF" w:rsidR="00D073F4" w:rsidRPr="008837BC" w:rsidDel="00BB52D3" w:rsidRDefault="00D073F4">
      <w:pPr>
        <w:pStyle w:val="21"/>
        <w:rPr>
          <w:del w:id="548" w:author="Автор"/>
          <w:noProof/>
          <w:rPrChange w:id="549" w:author="Автор">
            <w:rPr>
              <w:del w:id="550" w:author="Автор"/>
              <w:rFonts w:asciiTheme="minorHAnsi" w:eastAsiaTheme="minorEastAsia" w:hAnsiTheme="minorHAnsi" w:cstheme="minorBidi"/>
              <w:noProof/>
              <w:color w:val="auto"/>
              <w:sz w:val="22"/>
              <w:szCs w:val="22"/>
            </w:rPr>
          </w:rPrChange>
        </w:rPr>
        <w:pPrChange w:id="551" w:author="Автор">
          <w:pPr>
            <w:pStyle w:val="12"/>
          </w:pPr>
        </w:pPrChange>
      </w:pPr>
      <w:del w:id="552" w:author="Автор">
        <w:r w:rsidDel="00BB52D3">
          <w:rPr>
            <w:noProof/>
          </w:rPr>
          <w:delText>Приложение В Листинг программы</w:delText>
        </w:r>
        <w:r w:rsidDel="00BB52D3">
          <w:rPr>
            <w:noProof/>
          </w:rPr>
          <w:tab/>
        </w:r>
      </w:del>
      <w:ins w:id="553" w:author="Автор">
        <w:del w:id="554" w:author="Автор">
          <w:r w:rsidR="001E3D41" w:rsidDel="00BB52D3">
            <w:rPr>
              <w:noProof/>
            </w:rPr>
            <w:delText>78</w:delText>
          </w:r>
        </w:del>
      </w:ins>
      <w:del w:id="555" w:author="Автор">
        <w:r w:rsidDel="00BB52D3">
          <w:rPr>
            <w:noProof/>
          </w:rPr>
          <w:delText>78</w:delText>
        </w:r>
      </w:del>
    </w:p>
    <w:p w14:paraId="66951138" w14:textId="653FFBF4" w:rsidR="00881DBB" w:rsidRDefault="009F048F">
      <w:pPr>
        <w:pStyle w:val="21"/>
        <w:pPrChange w:id="556" w:author="Автор">
          <w:pPr>
            <w:ind w:firstLine="0"/>
          </w:pPr>
        </w:pPrChange>
      </w:pPr>
      <w:r w:rsidRPr="008837BC">
        <w:rPr>
          <w:noProof/>
          <w:rPrChange w:id="557" w:author="Автор">
            <w:rPr>
              <w:b/>
              <w:color w:val="FF0000"/>
            </w:rPr>
          </w:rPrChange>
        </w:rPr>
        <w:fldChar w:fldCharType="end"/>
      </w:r>
      <w:commentRangeEnd w:id="2"/>
      <w:r w:rsidR="00DA3132">
        <w:rPr>
          <w:rStyle w:val="aff9"/>
        </w:rPr>
        <w:commentReference w:id="2"/>
      </w:r>
      <w:commentRangeEnd w:id="3"/>
      <w:r w:rsidR="00750EEB">
        <w:rPr>
          <w:rStyle w:val="aff9"/>
        </w:rPr>
        <w:commentReference w:id="3"/>
      </w:r>
      <w:r w:rsidR="000D3A91">
        <w:br w:type="page"/>
      </w:r>
    </w:p>
    <w:p w14:paraId="3854C9AB" w14:textId="74967603" w:rsidR="001B091E" w:rsidRPr="00945796" w:rsidRDefault="00945796" w:rsidP="00FB0EC0">
      <w:pPr>
        <w:pStyle w:val="aff2"/>
      </w:pPr>
      <w:bookmarkStart w:id="558" w:name="_Toc168832033"/>
      <w:r>
        <w:lastRenderedPageBreak/>
        <w:t>Введение</w:t>
      </w:r>
      <w:bookmarkEnd w:id="558"/>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58196D2F"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w:t>
      </w:r>
      <w:commentRangeStart w:id="559"/>
      <w:r>
        <w:t xml:space="preserve">решая разнообразные задачи </w:t>
      </w:r>
      <w:del w:id="560" w:author="Автор">
        <w:r w:rsidDel="001E3D41">
          <w:delText xml:space="preserve">и задачи </w:delText>
        </w:r>
      </w:del>
      <w:r>
        <w:t>с различным уровнем сложности</w:t>
      </w:r>
      <w:commentRangeEnd w:id="559"/>
      <w:r w:rsidR="00065374">
        <w:rPr>
          <w:rStyle w:val="aff9"/>
        </w:rPr>
        <w:commentReference w:id="559"/>
      </w:r>
      <w:r>
        <w:t xml:space="preserve">. Благодаря таким платформам студенты могут </w:t>
      </w:r>
      <w:ins w:id="561" w:author="Автор">
        <w:r w:rsidR="00F974BD">
          <w:t xml:space="preserve">улучшить </w:t>
        </w:r>
      </w:ins>
      <w:commentRangeStart w:id="562"/>
      <w:del w:id="563" w:author="Автор">
        <w:r w:rsidDel="00F974BD">
          <w:delText>прокачать</w:delText>
        </w:r>
      </w:del>
      <w:commentRangeEnd w:id="562"/>
      <w:r w:rsidR="00794410">
        <w:rPr>
          <w:rStyle w:val="aff9"/>
        </w:rPr>
        <w:commentReference w:id="562"/>
      </w:r>
      <w:del w:id="564" w:author="Автор">
        <w:r w:rsidDel="00187C53">
          <w:delText xml:space="preserve"> </w:delText>
        </w:r>
      </w:del>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2D77FC8F" w:rsidR="00307932" w:rsidRDefault="00307932" w:rsidP="003F5C72">
      <w:r>
        <w:t xml:space="preserve">Целью данной работы является </w:t>
      </w:r>
      <w:ins w:id="565" w:author="Автор">
        <w:r w:rsidR="001E3D41">
          <w:t xml:space="preserve">проектирование и разработка </w:t>
        </w:r>
      </w:ins>
      <w:commentRangeStart w:id="566"/>
      <w:del w:id="567" w:author="Автор">
        <w:r w:rsidDel="001E3D41">
          <w:delText>предоставление</w:delText>
        </w:r>
      </w:del>
      <w:r w:rsidR="002546A1">
        <w:t xml:space="preserve"> </w:t>
      </w:r>
      <w:commentRangeEnd w:id="566"/>
      <w:r w:rsidR="005F5136">
        <w:rPr>
          <w:rStyle w:val="aff9"/>
        </w:rPr>
        <w:commentReference w:id="566"/>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w:t>
      </w:r>
      <w:commentRangeStart w:id="568"/>
      <w:r>
        <w:t>программного средства</w:t>
      </w:r>
      <w:commentRangeEnd w:id="568"/>
      <w:r w:rsidR="00604CF7">
        <w:rPr>
          <w:rStyle w:val="aff9"/>
        </w:rPr>
        <w:commentReference w:id="568"/>
      </w:r>
      <w:r>
        <w:t xml:space="preserve">. </w:t>
      </w:r>
    </w:p>
    <w:p w14:paraId="4E08FCC1" w14:textId="1298A14A" w:rsidR="000A648A" w:rsidRDefault="00307932" w:rsidP="00307932">
      <w:r>
        <w:t xml:space="preserve">5. Программное конструирование </w:t>
      </w:r>
      <w:ins w:id="569" w:author="Автор">
        <w:r w:rsidR="007837CD">
          <w:t>программного средства</w:t>
        </w:r>
      </w:ins>
      <w:del w:id="570" w:author="Автор">
        <w:r w:rsidDel="007837CD">
          <w:delText>информационной системы</w:delText>
        </w:r>
      </w:del>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70554499" w:rsidR="00307932" w:rsidRDefault="00307932" w:rsidP="00307932">
      <w:commentRangeStart w:id="571"/>
      <w:r>
        <w:t>Вторая глава содержит описание разработанных</w:t>
      </w:r>
      <w:ins w:id="572" w:author="Автор">
        <w:r w:rsidR="0025730E">
          <w:t xml:space="preserve"> структур данных и связей между ними, </w:t>
        </w:r>
      </w:ins>
      <w:del w:id="573" w:author="Автор">
        <w:r w:rsidDel="0025730E">
          <w:delText xml:space="preserve">, задействованных в решении поставленной задачи, </w:delText>
        </w:r>
      </w:del>
      <w:ins w:id="574" w:author="Автор">
        <w:r w:rsidR="0025730E">
          <w:t xml:space="preserve"> </w:t>
        </w:r>
      </w:ins>
      <w:r>
        <w:t>алгоритмов</w:t>
      </w:r>
      <w:ins w:id="575" w:author="Автор">
        <w:r w:rsidR="0025730E">
          <w:t xml:space="preserve"> и архитектуры приложения</w:t>
        </w:r>
      </w:ins>
      <w:r>
        <w:t xml:space="preserve">. </w:t>
      </w:r>
      <w:commentRangeEnd w:id="571"/>
      <w:r w:rsidR="008250E2">
        <w:rPr>
          <w:rStyle w:val="aff9"/>
        </w:rPr>
        <w:commentReference w:id="571"/>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5A3C3069" w:rsidR="00CE01FB" w:rsidRPr="00CE01FB" w:rsidRDefault="00CE01FB" w:rsidP="00EF5172">
      <w:pPr>
        <w:pStyle w:val="1"/>
      </w:pPr>
      <w:bookmarkStart w:id="576" w:name="_Toc168832034"/>
      <w:r w:rsidRPr="00CE01FB">
        <w:lastRenderedPageBreak/>
        <w:t xml:space="preserve">1 </w:t>
      </w:r>
      <w:ins w:id="577" w:author="Автор">
        <w:r w:rsidR="00E047A7">
          <w:t>Аналитический</w:t>
        </w:r>
      </w:ins>
      <w:commentRangeStart w:id="578"/>
      <w:del w:id="579" w:author="Автор">
        <w:r w:rsidRPr="00537FC7" w:rsidDel="00E047A7">
          <w:delText>Теоретический</w:delText>
        </w:r>
      </w:del>
      <w:r w:rsidRPr="00CE01FB">
        <w:t xml:space="preserve"> </w:t>
      </w:r>
      <w:ins w:id="580" w:author="Автор">
        <w:r w:rsidR="00E047A7">
          <w:t>обзор</w:t>
        </w:r>
      </w:ins>
      <w:del w:id="581" w:author="Автор">
        <w:r w:rsidRPr="00CE01FB" w:rsidDel="00E047A7">
          <w:delText>раздел</w:delText>
        </w:r>
      </w:del>
      <w:commentRangeEnd w:id="578"/>
      <w:r w:rsidR="00857128">
        <w:rPr>
          <w:rStyle w:val="aff9"/>
          <w:b w:val="0"/>
          <w:bCs w:val="0"/>
        </w:rPr>
        <w:commentReference w:id="578"/>
      </w:r>
      <w:bookmarkEnd w:id="576"/>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582" w:name="_Toc168832035"/>
      <w:r>
        <w:t xml:space="preserve">1.1 </w:t>
      </w:r>
      <w:r w:rsidR="003937C1">
        <w:t>Обзор предметной области</w:t>
      </w:r>
      <w:bookmarkEnd w:id="58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ins w:id="583" w:author="Автор">
        <w:r w:rsidR="00E67D79">
          <w:rPr>
            <w:rFonts w:eastAsia="Calibri"/>
          </w:rPr>
          <w:t xml:space="preserve"> каждого из них</w:t>
        </w:r>
      </w:ins>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навыки программирования, подготовиться к собеседованиям в крупных </w:t>
      </w:r>
      <w:r w:rsidRPr="000A0457">
        <w:rPr>
          <w:rFonts w:eastAsia="Calibri"/>
        </w:rPr>
        <w:lastRenderedPageBreak/>
        <w:t>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584"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584"/>
    </w:p>
    <w:p w14:paraId="30E26111" w14:textId="4F708A6E" w:rsidR="00C52A0B" w:rsidRDefault="00C52A0B" w:rsidP="00C52A0B">
      <w:r>
        <w:t>Автоматизированная проверка решений на онлайн-платформах для решения алгоритмических задач заключается в</w:t>
      </w:r>
      <w:ins w:id="585" w:author="Автор">
        <w:r w:rsidR="00616B53">
          <w:t xml:space="preserve"> </w:t>
        </w:r>
      </w:ins>
      <w:del w:id="586" w:author="Автор">
        <w:r w:rsidDel="00616B53">
          <w:delText xml:space="preserve"> </w:delText>
        </w:r>
        <w:commentRangeStart w:id="587"/>
        <w:r w:rsidDel="00616B53">
          <w:delText>прогоне</w:delText>
        </w:r>
      </w:del>
      <w:commentRangeEnd w:id="587"/>
      <w:r w:rsidR="009A5635">
        <w:rPr>
          <w:rStyle w:val="aff9"/>
        </w:rPr>
        <w:commentReference w:id="587"/>
      </w:r>
      <w:ins w:id="588" w:author="Автор">
        <w:r w:rsidR="00616B53">
          <w:t>тестировании</w:t>
        </w:r>
        <w:r w:rsidR="00616B53" w:rsidRPr="00616B53">
          <w:rPr>
            <w:rPrChange w:id="589" w:author="Автор">
              <w:rPr>
                <w:lang w:val="en-US"/>
              </w:rPr>
            </w:rPrChange>
          </w:rPr>
          <w:t xml:space="preserve"> </w:t>
        </w:r>
      </w:ins>
      <w:del w:id="590" w:author="Автор">
        <w:r w:rsidDel="00616B53">
          <w:delText xml:space="preserve"> </w:delText>
        </w:r>
      </w:del>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6FBD9EDC" w:rsidR="00C52A0B" w:rsidRDefault="00C52A0B" w:rsidP="00C52A0B">
      <w:r>
        <w:t>Такой подход к проверке позволяет мгновенно и объективно оценить код пользователя</w:t>
      </w:r>
      <w:del w:id="591" w:author="Автор">
        <w:r w:rsidDel="005F4553">
          <w:delText xml:space="preserve">, </w:delText>
        </w:r>
        <w:commentRangeStart w:id="592"/>
        <w:r w:rsidDel="005F4553">
          <w:delText>обеспечивая его точность и производительность</w:delText>
        </w:r>
        <w:commentRangeEnd w:id="592"/>
        <w:r w:rsidR="00DE632E" w:rsidDel="005F4553">
          <w:rPr>
            <w:rStyle w:val="aff9"/>
          </w:rPr>
          <w:commentReference w:id="592"/>
        </w:r>
      </w:del>
      <w:r>
        <w:t xml:space="preserve">. </w:t>
      </w:r>
      <w:commentRangeStart w:id="593"/>
      <w:del w:id="594" w:author="Автор">
        <w:r w:rsidDel="009B68CC">
          <w:delText xml:space="preserve">Прогон </w:delText>
        </w:r>
      </w:del>
      <w:commentRangeEnd w:id="593"/>
      <w:r w:rsidR="00234B06">
        <w:rPr>
          <w:rStyle w:val="aff9"/>
        </w:rPr>
        <w:commentReference w:id="593"/>
      </w:r>
      <w:del w:id="595" w:author="Автор">
        <w:r w:rsidDel="009B68CC">
          <w:delText>по</w:delText>
        </w:r>
      </w:del>
      <w:r>
        <w:t xml:space="preserve"> </w:t>
      </w:r>
      <w:ins w:id="596" w:author="Автор">
        <w:r w:rsidR="009B68CC">
          <w:t>Авто-тестирование</w:t>
        </w:r>
      </w:ins>
      <w:del w:id="597" w:author="Автор">
        <w:r w:rsidDel="009B68CC">
          <w:delText>авто-тестам</w:delText>
        </w:r>
      </w:del>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598" w:name="_Toc168832037"/>
      <w:r>
        <w:lastRenderedPageBreak/>
        <w:t xml:space="preserve">1.3 Аналитический обзор </w:t>
      </w:r>
      <w:r w:rsidR="002546A1">
        <w:t>механизма изолированного запуска программ</w:t>
      </w:r>
      <w:bookmarkEnd w:id="598"/>
    </w:p>
    <w:p w14:paraId="25128B09" w14:textId="736FD38F" w:rsidR="003E23A0" w:rsidRDefault="003E23A0" w:rsidP="003E23A0">
      <w:del w:id="599" w:author="Автор">
        <w:r w:rsidDel="00027E0C">
          <w:delText xml:space="preserve">Безопасность платформы </w:delText>
        </w:r>
        <w:commentRangeStart w:id="600"/>
        <w:r w:rsidDel="00027E0C">
          <w:delText>является важной темой</w:delText>
        </w:r>
        <w:commentRangeEnd w:id="600"/>
        <w:r w:rsidR="008723EE" w:rsidDel="00027E0C">
          <w:rPr>
            <w:rStyle w:val="aff9"/>
          </w:rPr>
          <w:commentReference w:id="600"/>
        </w:r>
        <w:r w:rsidDel="00027E0C">
          <w:delText>, поскольку запуск пользовательского кода небезопасен на хост-системе.</w:delText>
        </w:r>
      </w:del>
      <w:ins w:id="601" w:author="Автор">
        <w:r w:rsidR="00027E0C">
          <w:t>Тема безопасности на платформах, где запускается пользовательский код, является особенно</w:t>
        </w:r>
      </w:ins>
      <w:r>
        <w:t xml:space="preserve"> </w:t>
      </w:r>
      <w:ins w:id="602" w:author="Автор">
        <w:r w:rsidR="00027E0C">
          <w:t xml:space="preserve">актуальной. </w:t>
        </w:r>
      </w:ins>
      <w:del w:id="603" w:author="Автор">
        <w:r w:rsidDel="00027E0C">
          <w:delText xml:space="preserve">Это </w:delText>
        </w:r>
      </w:del>
      <w:ins w:id="604" w:author="Автор">
        <w:r w:rsidR="00027E0C">
          <w:t xml:space="preserve">Запуск пользовательского кода </w:t>
        </w:r>
      </w:ins>
      <w:r>
        <w:t>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Docker</w:t>
      </w:r>
      <w:ins w:id="605" w:author="Автор">
        <w:r w:rsidR="00513863">
          <w:t xml:space="preserve"> </w:t>
        </w:r>
      </w:ins>
      <w:r w:rsidR="00887713" w:rsidRPr="00887713">
        <w:t>[1]</w:t>
      </w:r>
      <w:r>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606"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606"/>
    </w:p>
    <w:p w14:paraId="5892FEE5" w14:textId="79D9DB1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del w:id="607" w:author="Автор">
        <w:r w:rsidDel="007128BB">
          <w:delText>Leetcode</w:delText>
        </w:r>
      </w:del>
      <w:ins w:id="608" w:author="Автор">
        <w:r w:rsidR="007128BB">
          <w:t>Leet</w:t>
        </w:r>
        <w:r w:rsidR="007128BB">
          <w:rPr>
            <w:lang w:val="en-US"/>
          </w:rPr>
          <w:t>C</w:t>
        </w:r>
        <w:r w:rsidR="007128BB">
          <w:t>ode</w:t>
        </w:r>
      </w:ins>
      <w:r>
        <w:t>»</w:t>
      </w:r>
      <w:ins w:id="609" w:author="Автор">
        <w:r w:rsidR="00E21F32">
          <w:t xml:space="preserve"> </w:t>
        </w:r>
      </w:ins>
      <w:r w:rsidR="00887713" w:rsidRPr="00887713">
        <w:t>[2]</w:t>
      </w:r>
      <w:r>
        <w:t xml:space="preserve">, а в </w:t>
      </w:r>
      <w:del w:id="610" w:author="Автор">
        <w:r w:rsidDel="00DD6096">
          <w:delText>р</w:delText>
        </w:r>
      </w:del>
      <w:ins w:id="611" w:author="Автор">
        <w:r w:rsidR="00DD6096">
          <w:t>Р</w:t>
        </w:r>
      </w:ins>
      <w:r>
        <w:t>осси</w:t>
      </w:r>
      <w:ins w:id="612" w:author="Автор">
        <w:r w:rsidR="00B1129C">
          <w:t xml:space="preserve">и </w:t>
        </w:r>
        <w:del w:id="613" w:author="Автор">
          <w:r w:rsidR="00B1129C" w:rsidDel="00891BE3">
            <w:delText>и других странах СНГ</w:delText>
          </w:r>
          <w:r w:rsidR="0040039D" w:rsidDel="00B1129C">
            <w:delText>йской Федерации</w:delText>
          </w:r>
          <w:r w:rsidR="00DD6096" w:rsidDel="0040039D">
            <w:delText>и</w:delText>
          </w:r>
          <w:r w:rsidR="00DD6096" w:rsidDel="00891BE3">
            <w:delText xml:space="preserve"> </w:delText>
          </w:r>
        </w:del>
      </w:ins>
      <w:del w:id="614" w:author="Автор">
        <w:r w:rsidDel="00DD6096">
          <w:delText>йском</w:delText>
        </w:r>
        <w:r w:rsidDel="007E1E1C">
          <w:delText xml:space="preserve"> </w:delText>
        </w:r>
        <w:commentRangeStart w:id="615"/>
        <w:r w:rsidDel="007E1E1C">
          <w:delText xml:space="preserve">сегменте </w:delText>
        </w:r>
        <w:commentRangeEnd w:id="615"/>
        <w:r w:rsidR="004731CF" w:rsidDel="007E1E1C">
          <w:rPr>
            <w:rStyle w:val="aff9"/>
          </w:rPr>
          <w:commentReference w:id="615"/>
        </w:r>
      </w:del>
      <w:r>
        <w:t>— «Информатикс»</w:t>
      </w:r>
      <w:ins w:id="616" w:author="Автор">
        <w:r w:rsidR="00E21F32">
          <w:t xml:space="preserve"> </w:t>
        </w:r>
      </w:ins>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«Информатикс»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3E8C7B25" w:rsidR="00932911" w:rsidRDefault="00312072" w:rsidP="00B673A1">
      <w:r w:rsidRPr="00312072">
        <w:t>В отличие от «Информатикс», «</w:t>
      </w:r>
      <w:del w:id="617" w:author="Автор">
        <w:r w:rsidRPr="00312072" w:rsidDel="00CF56ED">
          <w:delText>Leetcode</w:delText>
        </w:r>
      </w:del>
      <w:ins w:id="618" w:author="Автор">
        <w:r w:rsidR="00CF56ED" w:rsidRPr="00312072">
          <w:t>Leet</w:t>
        </w:r>
        <w:r w:rsidR="00CF56ED">
          <w:rPr>
            <w:lang w:val="en-US"/>
          </w:rPr>
          <w:t>C</w:t>
        </w:r>
        <w:r w:rsidR="00CF56ED" w:rsidRPr="00312072">
          <w:t>ode</w:t>
        </w:r>
      </w:ins>
      <w:r w:rsidRPr="00312072">
        <w:t xml:space="preserve">»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«Информатикс»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7640D149" w:rsidR="00B673A1" w:rsidRDefault="00B673A1" w:rsidP="00B673A1">
      <w:r>
        <w:t>Важным преимуществом «</w:t>
      </w:r>
      <w:del w:id="619" w:author="Автор">
        <w:r w:rsidDel="00E905F0">
          <w:delText>Leetcode</w:delText>
        </w:r>
      </w:del>
      <w:ins w:id="620" w:author="Автор">
        <w:r w:rsidR="00E905F0">
          <w:t>Leet</w:t>
        </w:r>
        <w:r w:rsidR="00E905F0">
          <w:rPr>
            <w:lang w:val="en-US"/>
          </w:rPr>
          <w:t>C</w:t>
        </w:r>
        <w:r w:rsidR="00E905F0">
          <w:t>ode</w:t>
        </w:r>
      </w:ins>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«Информатикс» предоставляет лишь кнопку для загрузки файла, что вынуждает пользователя писать и отлаживать код локально.</w:t>
      </w:r>
    </w:p>
    <w:p w14:paraId="406208F2" w14:textId="552E9AEA" w:rsidR="0046158D" w:rsidRDefault="000F6F25" w:rsidP="0046158D">
      <w:r w:rsidRPr="000F6F25">
        <w:t>Также стоит упомянуть платформу «Codewars»</w:t>
      </w:r>
      <w:ins w:id="621" w:author="Автор">
        <w:r w:rsidR="0058176A">
          <w:t xml:space="preserve"> </w:t>
        </w:r>
      </w:ins>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del w:id="622" w:author="Автор">
        <w:r w:rsidRPr="000F6F25" w:rsidDel="00A345A8">
          <w:delText>Leetcode</w:delText>
        </w:r>
      </w:del>
      <w:ins w:id="623" w:author="Автор">
        <w:r w:rsidR="00A345A8" w:rsidRPr="000F6F25">
          <w:t>Leet</w:t>
        </w:r>
        <w:r w:rsidR="00A345A8">
          <w:rPr>
            <w:lang w:val="en-US"/>
          </w:rPr>
          <w:t>C</w:t>
        </w:r>
        <w:r w:rsidR="00A345A8" w:rsidRPr="000F6F25">
          <w:t>ode</w:t>
        </w:r>
      </w:ins>
      <w:r w:rsidRPr="000F6F25">
        <w:t>», «Codewars»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«Codewars»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«Информатикс»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4949CD9B" w:rsidR="0046158D" w:rsidRDefault="0046158D" w:rsidP="0046158D">
      <w:r>
        <w:t>В отличие от него, «</w:t>
      </w:r>
      <w:del w:id="624" w:author="Автор">
        <w:r w:rsidDel="00E01361">
          <w:delText>Leetcode</w:delText>
        </w:r>
      </w:del>
      <w:ins w:id="625" w:author="Автор">
        <w:r w:rsidR="00E01361">
          <w:t>Leet</w:t>
        </w:r>
        <w:r w:rsidR="00E01361">
          <w:rPr>
            <w:lang w:val="en-US"/>
          </w:rPr>
          <w:t>C</w:t>
        </w:r>
        <w:r w:rsidR="00E01361">
          <w:t>ode</w:t>
        </w:r>
      </w:ins>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«Информатикс»</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r>
        <w:rPr>
          <w:rFonts w:eastAsia="Calibri"/>
          <w:lang w:val="en-US"/>
        </w:rPr>
        <w:t>LeetCode</w:t>
      </w:r>
      <w:r>
        <w:rPr>
          <w:rFonts w:eastAsia="Calibri"/>
        </w:rPr>
        <w:t>»</w:t>
      </w:r>
    </w:p>
    <w:p w14:paraId="2C8F4DCF" w14:textId="4F786E54" w:rsidR="00432AB5" w:rsidRPr="0046158D" w:rsidRDefault="00432AB5" w:rsidP="0046158D">
      <w:r w:rsidRPr="00432AB5">
        <w:t xml:space="preserve">«Codewars»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r>
        <w:rPr>
          <w:rFonts w:eastAsia="Calibri"/>
          <w:lang w:val="en-US"/>
        </w:rPr>
        <w:t>CodeWars</w:t>
      </w:r>
      <w:r>
        <w:rPr>
          <w:rFonts w:eastAsia="Calibri"/>
        </w:rPr>
        <w:t>»</w:t>
      </w:r>
    </w:p>
    <w:p w14:paraId="4BBB70B5" w14:textId="2C5A3065" w:rsidR="00C7049C" w:rsidRPr="00C7049C" w:rsidRDefault="00251E71" w:rsidP="00C7049C">
      <w:pPr>
        <w:rPr>
          <w:rFonts w:eastAsia="Calibri"/>
        </w:rPr>
      </w:pPr>
      <w:ins w:id="626" w:author="Автор">
        <w:r>
          <w:rPr>
            <w:rFonts w:eastAsia="Calibri"/>
          </w:rPr>
          <w:t>Платформа «</w:t>
        </w:r>
        <w:r>
          <w:rPr>
            <w:rFonts w:eastAsia="Calibri"/>
            <w:lang w:val="en-US"/>
          </w:rPr>
          <w:t>LeetCode</w:t>
        </w:r>
        <w:r>
          <w:rPr>
            <w:rFonts w:eastAsia="Calibri"/>
          </w:rPr>
          <w:t xml:space="preserve">» имеет </w:t>
        </w:r>
      </w:ins>
      <w:del w:id="627" w:author="Автор">
        <w:r w:rsidR="005172E9" w:rsidDel="00251E71">
          <w:rPr>
            <w:rFonts w:eastAsia="Calibri"/>
          </w:rPr>
          <w:delText>З</w:delText>
        </w:r>
      </w:del>
      <w:ins w:id="628" w:author="Автор">
        <w:r>
          <w:rPr>
            <w:rFonts w:eastAsia="Calibri"/>
          </w:rPr>
          <w:t>з</w:t>
        </w:r>
      </w:ins>
      <w:r w:rsidR="00C7049C" w:rsidRPr="00C7049C">
        <w:rPr>
          <w:rFonts w:eastAsia="Calibri"/>
        </w:rPr>
        <w:t xml:space="preserve">начительное преимущество перед другими платформами </w:t>
      </w:r>
      <w:del w:id="629" w:author="Автор">
        <w:r w:rsidR="005172E9" w:rsidDel="00251E71">
          <w:rPr>
            <w:rFonts w:eastAsia="Calibri"/>
          </w:rPr>
          <w:delText>имеет «</w:delText>
        </w:r>
        <w:r w:rsidR="005172E9" w:rsidDel="00251E71">
          <w:rPr>
            <w:rFonts w:eastAsia="Calibri"/>
            <w:lang w:val="en-US"/>
          </w:rPr>
          <w:delText>LeetCode</w:delText>
        </w:r>
        <w:r w:rsidR="005172E9" w:rsidDel="00251E71">
          <w:rPr>
            <w:rFonts w:eastAsia="Calibri"/>
          </w:rPr>
          <w:delText>»,</w:delText>
        </w:r>
      </w:del>
      <w:r w:rsidR="005172E9" w:rsidRPr="005172E9">
        <w:rPr>
          <w:rFonts w:eastAsia="Calibri"/>
        </w:rPr>
        <w:t xml:space="preserve"> </w:t>
      </w:r>
      <w:r w:rsidR="00C7049C" w:rsidRPr="00C7049C">
        <w:rPr>
          <w:rFonts w:eastAsia="Calibri"/>
        </w:rPr>
        <w:t xml:space="preserve">благодаря наличию онлайн-компилятора (playground),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w:t>
      </w:r>
      <w:commentRangeStart w:id="630"/>
      <w:r w:rsidR="00C7049C" w:rsidRPr="00C7049C">
        <w:rPr>
          <w:rFonts w:eastAsia="Calibri"/>
        </w:rPr>
        <w:t>развити</w:t>
      </w:r>
      <w:ins w:id="631" w:author="Автор">
        <w:r w:rsidR="006B729C">
          <w:rPr>
            <w:rFonts w:eastAsia="Calibri"/>
          </w:rPr>
          <w:t>я</w:t>
        </w:r>
      </w:ins>
      <w:del w:id="632" w:author="Автор">
        <w:r w:rsidR="00C7049C" w:rsidRPr="00C7049C" w:rsidDel="006B729C">
          <w:rPr>
            <w:rFonts w:eastAsia="Calibri"/>
          </w:rPr>
          <w:delText>е</w:delText>
        </w:r>
      </w:del>
      <w:r w:rsidR="00C7049C" w:rsidRPr="00C7049C">
        <w:rPr>
          <w:rFonts w:eastAsia="Calibri"/>
        </w:rPr>
        <w:t xml:space="preserve"> </w:t>
      </w:r>
      <w:commentRangeEnd w:id="630"/>
      <w:r w:rsidR="00355F9F">
        <w:rPr>
          <w:rStyle w:val="aff9"/>
        </w:rPr>
        <w:commentReference w:id="630"/>
      </w:r>
      <w:r w:rsidR="00C7049C" w:rsidRPr="00C7049C">
        <w:rPr>
          <w:rFonts w:eastAsia="Calibri"/>
        </w:rPr>
        <w:t>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33" w:name="_Toc168832039"/>
      <w:r>
        <w:t>1.</w:t>
      </w:r>
      <w:r w:rsidR="009F015E">
        <w:t>5</w:t>
      </w:r>
      <w:r>
        <w:t xml:space="preserve"> </w:t>
      </w:r>
      <w:r w:rsidR="002C4E97">
        <w:t>Постановка задачи</w:t>
      </w:r>
      <w:bookmarkEnd w:id="633"/>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r w:rsidR="00B85417">
        <w:rPr>
          <w:lang w:val="en-US"/>
        </w:rPr>
        <w:t>LeetCode</w:t>
      </w:r>
      <w:r w:rsidR="00B85417">
        <w:t>»</w:t>
      </w:r>
      <w:r w:rsidR="00B85417" w:rsidRPr="00B85417">
        <w:t xml:space="preserve"> </w:t>
      </w:r>
      <w:r w:rsidR="00B85417">
        <w:t xml:space="preserve">и </w:t>
      </w:r>
      <w:r w:rsidR="00B85417" w:rsidRPr="00432AB5">
        <w:t>«Codewars»</w:t>
      </w:r>
      <w:r w:rsidR="00B85417">
        <w:t xml:space="preserve"> </w:t>
      </w:r>
      <w:r>
        <w:t>отсутствует поддержка русского языка</w:t>
      </w:r>
      <w:r w:rsidR="00B85417">
        <w:t xml:space="preserve">. На «Информатикс»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r w:rsidR="00B85417">
        <w:rPr>
          <w:lang w:val="en-US"/>
        </w:rPr>
        <w:t>LeetCode</w:t>
      </w:r>
      <w:r w:rsidR="00B85417">
        <w:t>» и «Информатикс» н</w:t>
      </w:r>
      <w:r w:rsidR="003D404E">
        <w:t xml:space="preserve">ет </w:t>
      </w:r>
      <w:r w:rsidR="00BD1BB2">
        <w:t>возможности добавить собственную задачу</w:t>
      </w:r>
      <w:r w:rsidR="002F60EF">
        <w:t xml:space="preserve">. На «Информатикс» и </w:t>
      </w:r>
      <w:r w:rsidR="002F60EF" w:rsidRPr="00432AB5">
        <w:t>«Codewars»</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r w:rsidR="00BD1BB2">
        <w:rPr>
          <w:lang w:val="en-US"/>
        </w:rPr>
        <w:t>SupremeCode</w:t>
      </w:r>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634" w:name="_Toc168832040"/>
      <w:r>
        <w:t>1.6 Вывод по главе</w:t>
      </w:r>
      <w:bookmarkEnd w:id="634"/>
    </w:p>
    <w:p w14:paraId="389DBC72" w14:textId="6EB81FA7" w:rsidR="0096346A" w:rsidRPr="004A6CFC" w:rsidRDefault="0096346A" w:rsidP="0096346A">
      <w:r>
        <w:t xml:space="preserve">В этой главе были изучены случаи, когда подобная онлайн-платформа окажется полезной. </w:t>
      </w:r>
      <w:commentRangeStart w:id="635"/>
      <w:del w:id="636" w:author="Автор">
        <w:r w:rsidDel="00263098">
          <w:delText>Проанализированы ее главные характеристики</w:delText>
        </w:r>
        <w:commentRangeEnd w:id="635"/>
        <w:r w:rsidR="00545072" w:rsidDel="00263098">
          <w:rPr>
            <w:rStyle w:val="aff9"/>
          </w:rPr>
          <w:commentReference w:id="635"/>
        </w:r>
        <w:r w:rsidDel="00263098">
          <w:delText xml:space="preserve">. </w:delText>
        </w:r>
      </w:del>
      <w:r w:rsidR="00AA5004">
        <w:t>П</w:t>
      </w:r>
      <w:r>
        <w:t>роведен</w:t>
      </w:r>
      <w:r w:rsidR="00AA5004">
        <w:t xml:space="preserve">о исследование </w:t>
      </w:r>
      <w:r>
        <w:t xml:space="preserve">аналогичных программных продуктов. </w:t>
      </w:r>
      <w:r w:rsidR="00AA5004">
        <w:t xml:space="preserve">Рассмотрена потребность в платформе «SupremeCode». </w:t>
      </w:r>
      <w:ins w:id="637" w:author="Автор">
        <w:r w:rsidR="00043045">
          <w:t xml:space="preserve">Поставлена цель и </w:t>
        </w:r>
      </w:ins>
      <w:del w:id="638" w:author="Автор">
        <w:r w:rsidDel="00043045">
          <w:delText>С</w:delText>
        </w:r>
      </w:del>
      <w:ins w:id="639" w:author="Автор">
        <w:r w:rsidR="00043045">
          <w:t>с</w:t>
        </w:r>
      </w:ins>
      <w:r>
        <w:t>формулирован</w:t>
      </w:r>
      <w:ins w:id="640" w:author="Автор">
        <w:r w:rsidR="00043045">
          <w:t>ы</w:t>
        </w:r>
      </w:ins>
      <w:del w:id="641" w:author="Автор">
        <w:r w:rsidDel="00043045">
          <w:delText>а</w:delText>
        </w:r>
      </w:del>
      <w:r>
        <w:t xml:space="preserve"> задач</w:t>
      </w:r>
      <w:ins w:id="642" w:author="Автор">
        <w:r w:rsidR="00043045">
          <w:t>и</w:t>
        </w:r>
        <w:r w:rsidR="00C33C9A">
          <w:t xml:space="preserve"> для реализации онлайн-платформы</w:t>
        </w:r>
      </w:ins>
      <w:del w:id="643" w:author="Автор">
        <w:r w:rsidDel="00043045">
          <w:delText xml:space="preserve">а разработки и </w:delText>
        </w:r>
        <w:commentRangeStart w:id="644"/>
        <w:r w:rsidDel="00043045">
          <w:delText>описаны ключевые функции</w:delText>
        </w:r>
        <w:commentRangeEnd w:id="644"/>
        <w:r w:rsidR="001D39E4" w:rsidDel="00043045">
          <w:rPr>
            <w:rStyle w:val="aff9"/>
          </w:rPr>
          <w:commentReference w:id="644"/>
        </w:r>
      </w:del>
      <w:ins w:id="645" w:author="Автор">
        <w:r w:rsidR="00043045">
          <w:t>.</w:t>
        </w:r>
      </w:ins>
      <w:del w:id="646" w:author="Автор">
        <w:r w:rsidDel="00043045">
          <w:delText xml:space="preserve">, которые должны присутствовать в создаваемой </w:delText>
        </w:r>
      </w:del>
      <w:ins w:id="647" w:author="Автор">
        <w:del w:id="648" w:author="Автор">
          <w:r w:rsidR="0052148C" w:rsidDel="00043045">
            <w:delText>программном средстве</w:delText>
          </w:r>
        </w:del>
      </w:ins>
      <w:del w:id="649" w:author="Автор">
        <w:r w:rsidDel="00043045">
          <w:delText>информационной системе.</w:delText>
        </w:r>
      </w:del>
    </w:p>
    <w:p w14:paraId="0132108A" w14:textId="6C18F8EA" w:rsidR="00EC6339" w:rsidRDefault="001B606E" w:rsidP="00EC6339">
      <w:pPr>
        <w:pStyle w:val="1"/>
        <w:rPr>
          <w:color w:val="auto"/>
          <w:sz w:val="28"/>
        </w:rPr>
      </w:pPr>
      <w:bookmarkStart w:id="650" w:name="_Toc70360015"/>
      <w:bookmarkStart w:id="651" w:name="_Toc70188713"/>
      <w:bookmarkStart w:id="652" w:name="_Toc168832041"/>
      <w:r>
        <w:lastRenderedPageBreak/>
        <w:t>2</w:t>
      </w:r>
      <w:r w:rsidR="00EC6339">
        <w:t xml:space="preserve"> Проектирование</w:t>
      </w:r>
      <w:r w:rsidR="00265C16">
        <w:t xml:space="preserve"> онлайн-платформы по решению алгоритмических задач</w:t>
      </w:r>
      <w:bookmarkEnd w:id="650"/>
      <w:bookmarkEnd w:id="651"/>
      <w:bookmarkEnd w:id="652"/>
    </w:p>
    <w:p w14:paraId="78B12551" w14:textId="6F4D6CEB" w:rsidR="00EC6339" w:rsidRDefault="002F2C50" w:rsidP="00EC6339">
      <w:r>
        <w:t xml:space="preserve">В </w:t>
      </w:r>
      <w:del w:id="653" w:author="Автор">
        <w:r w:rsidDel="00E91101">
          <w:delText xml:space="preserve">этой </w:delText>
        </w:r>
      </w:del>
      <w:ins w:id="654" w:author="Автор">
        <w:r w:rsidR="00E91101">
          <w:t xml:space="preserve">данной </w:t>
        </w:r>
      </w:ins>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655" w:name="_Toc70360016"/>
      <w:bookmarkStart w:id="656" w:name="_Toc70188714"/>
      <w:bookmarkStart w:id="657" w:name="_Toc168832042"/>
      <w:r>
        <w:t>2</w:t>
      </w:r>
      <w:r w:rsidR="00EC6339">
        <w:t xml:space="preserve">.1 </w:t>
      </w:r>
      <w:bookmarkEnd w:id="655"/>
      <w:bookmarkEnd w:id="656"/>
      <w:r w:rsidR="00B73453">
        <w:t>Проектирование структур данных</w:t>
      </w:r>
      <w:bookmarkEnd w:id="657"/>
    </w:p>
    <w:p w14:paraId="26F215FA" w14:textId="36D3B62F" w:rsidR="00EC6339" w:rsidRDefault="007A715B" w:rsidP="007A715B">
      <w:bookmarkStart w:id="658" w:name="_Toc70360017"/>
      <w:bookmarkStart w:id="659"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658"/>
      <w:bookmarkEnd w:id="659"/>
    </w:p>
    <w:p w14:paraId="136B360B" w14:textId="1A023C58" w:rsidR="00EC6339" w:rsidRDefault="001B606E" w:rsidP="00EC6339">
      <w:pPr>
        <w:pStyle w:val="3"/>
      </w:pPr>
      <w:bookmarkStart w:id="660" w:name="_Toc70360018"/>
      <w:bookmarkStart w:id="661" w:name="_Toc70188716"/>
      <w:bookmarkStart w:id="662" w:name="_Toc166412640"/>
      <w:bookmarkStart w:id="663" w:name="_Toc166412915"/>
      <w:bookmarkStart w:id="664" w:name="_Toc166914857"/>
      <w:bookmarkStart w:id="665" w:name="_Toc167623486"/>
      <w:bookmarkStart w:id="666" w:name="_Toc168832043"/>
      <w:r>
        <w:t>2</w:t>
      </w:r>
      <w:r w:rsidR="00EC6339">
        <w:t xml:space="preserve">.2.1 Описание </w:t>
      </w:r>
      <w:bookmarkEnd w:id="660"/>
      <w:bookmarkEnd w:id="661"/>
      <w:r w:rsidR="00D857EA">
        <w:t>структуры «Задача»</w:t>
      </w:r>
      <w:bookmarkEnd w:id="662"/>
      <w:bookmarkEnd w:id="663"/>
      <w:bookmarkEnd w:id="664"/>
      <w:bookmarkEnd w:id="665"/>
      <w:bookmarkEnd w:id="666"/>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pPr>
              <w:pStyle w:val="aff0"/>
              <w:jc w:val="center"/>
              <w:pPrChange w:id="667" w:author="Автор">
                <w:pPr>
                  <w:pStyle w:val="aff0"/>
                </w:pPr>
              </w:pPrChange>
            </w:pPr>
            <w:r w:rsidRPr="002D5B69">
              <w:t>Название</w:t>
            </w:r>
          </w:p>
        </w:tc>
        <w:tc>
          <w:tcPr>
            <w:tcW w:w="5208" w:type="dxa"/>
          </w:tcPr>
          <w:p w14:paraId="2B58A9FC" w14:textId="255F7B00" w:rsidR="00201439" w:rsidRPr="002D5B69" w:rsidRDefault="00201439">
            <w:pPr>
              <w:pStyle w:val="aff0"/>
              <w:jc w:val="center"/>
              <w:pPrChange w:id="668" w:author="Автор">
                <w:pPr>
                  <w:pStyle w:val="aff0"/>
                </w:pPr>
              </w:pPrChange>
            </w:pPr>
            <w:r w:rsidRPr="002D5B69">
              <w:t>Описание</w:t>
            </w:r>
          </w:p>
        </w:tc>
        <w:tc>
          <w:tcPr>
            <w:tcW w:w="2851" w:type="dxa"/>
          </w:tcPr>
          <w:p w14:paraId="037DE565" w14:textId="57C3C30D" w:rsidR="00201439" w:rsidRPr="002D5B69" w:rsidRDefault="00201439">
            <w:pPr>
              <w:pStyle w:val="aff0"/>
              <w:jc w:val="center"/>
              <w:pPrChange w:id="669" w:author="Автор">
                <w:pPr>
                  <w:pStyle w:val="aff0"/>
                </w:pPr>
              </w:pPrChange>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pPr>
              <w:pStyle w:val="aff0"/>
              <w:jc w:val="center"/>
              <w:pPrChange w:id="670" w:author="Автор">
                <w:pPr>
                  <w:pStyle w:val="aff0"/>
                </w:pPr>
              </w:pPrChange>
            </w:pPr>
            <w:commentRangeStart w:id="671"/>
            <w:r w:rsidRPr="002D5B69">
              <w:t>1</w:t>
            </w:r>
          </w:p>
        </w:tc>
        <w:tc>
          <w:tcPr>
            <w:tcW w:w="5208" w:type="dxa"/>
          </w:tcPr>
          <w:p w14:paraId="78BC610F" w14:textId="1C7077DC" w:rsidR="00201439" w:rsidRPr="002D5B69" w:rsidRDefault="00201439">
            <w:pPr>
              <w:pStyle w:val="aff0"/>
              <w:jc w:val="center"/>
              <w:pPrChange w:id="672" w:author="Автор">
                <w:pPr>
                  <w:pStyle w:val="aff0"/>
                </w:pPr>
              </w:pPrChange>
            </w:pPr>
            <w:r w:rsidRPr="002D5B69">
              <w:t>2</w:t>
            </w:r>
          </w:p>
        </w:tc>
        <w:tc>
          <w:tcPr>
            <w:tcW w:w="2851" w:type="dxa"/>
          </w:tcPr>
          <w:p w14:paraId="6DE482B8" w14:textId="21B2FB74" w:rsidR="00201439" w:rsidRPr="002D5B69" w:rsidRDefault="00201439">
            <w:pPr>
              <w:pStyle w:val="aff0"/>
              <w:jc w:val="center"/>
              <w:pPrChange w:id="673" w:author="Автор">
                <w:pPr>
                  <w:pStyle w:val="aff0"/>
                </w:pPr>
              </w:pPrChange>
            </w:pPr>
            <w:r w:rsidRPr="002D5B69">
              <w:t>3</w:t>
            </w:r>
            <w:commentRangeEnd w:id="671"/>
            <w:r w:rsidR="00FC7B72">
              <w:rPr>
                <w:rStyle w:val="aff9"/>
              </w:rPr>
              <w:commentReference w:id="671"/>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r w:rsidRPr="002D5B69">
              <w:t>slug</w:t>
            </w:r>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r w:rsidRPr="002D5B69">
              <w:t>name</w:t>
            </w:r>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r w:rsidRPr="002D5B69">
              <w:t>description</w:t>
            </w:r>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Markdown</w:t>
            </w:r>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r w:rsidRPr="002D5B69">
              <w:t>difficulty</w:t>
            </w:r>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"Normal" или "Hard"</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r w:rsidRPr="002D5B69">
              <w:t>languages</w:t>
            </w:r>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"Cpp", "Java", "Javascript" и другие</w:t>
            </w:r>
          </w:p>
        </w:tc>
      </w:tr>
      <w:tr w:rsidR="00632A48" w14:paraId="5FE0C4FF" w14:textId="77777777" w:rsidTr="00632A48">
        <w:tc>
          <w:tcPr>
            <w:tcW w:w="1286" w:type="dxa"/>
          </w:tcPr>
          <w:p w14:paraId="76223836" w14:textId="52B7BAB2" w:rsidR="00201439" w:rsidRPr="002D5B69" w:rsidRDefault="00B05371" w:rsidP="002D5B69">
            <w:pPr>
              <w:pStyle w:val="aff0"/>
            </w:pPr>
            <w:r w:rsidRPr="002D5B69">
              <w:t>tests</w:t>
            </w:r>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r w:rsidRPr="002D5B69">
              <w:t>solution</w:t>
            </w:r>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674" w:name="_Toc166412641"/>
      <w:bookmarkStart w:id="675" w:name="_Toc166412916"/>
      <w:bookmarkStart w:id="676" w:name="_Toc166914858"/>
      <w:bookmarkStart w:id="677" w:name="_Toc167623487"/>
      <w:bookmarkStart w:id="678" w:name="_Toc168832044"/>
      <w:r>
        <w:lastRenderedPageBreak/>
        <w:t>2.2.</w:t>
      </w:r>
      <w:r w:rsidRPr="000D6875">
        <w:t>2</w:t>
      </w:r>
      <w:r>
        <w:t xml:space="preserve"> Описание структуры «Решение»</w:t>
      </w:r>
      <w:bookmarkEnd w:id="674"/>
      <w:bookmarkEnd w:id="675"/>
      <w:bookmarkEnd w:id="676"/>
      <w:bookmarkEnd w:id="677"/>
      <w:bookmarkEnd w:id="678"/>
    </w:p>
    <w:p w14:paraId="71A80BBA" w14:textId="1DE84260" w:rsidR="00632A48" w:rsidRDefault="00CE1DD4" w:rsidP="00632A48">
      <w:ins w:id="679" w:author="Автор">
        <w:r>
          <w:t>Структура «Решение» представляет собой</w:t>
        </w:r>
      </w:ins>
      <w:commentRangeStart w:id="680"/>
      <w:commentRangeStart w:id="681"/>
      <w:del w:id="682" w:author="Автор">
        <w:r w:rsidR="00632A48" w:rsidDel="00CE1DD4">
          <w:delText>Пользователи отправляют</w:delText>
        </w:r>
      </w:del>
      <w:r w:rsidR="00632A48">
        <w:t xml:space="preserve"> </w:t>
      </w:r>
      <w:ins w:id="683" w:author="Автор">
        <w:r>
          <w:t xml:space="preserve">пользовательский </w:t>
        </w:r>
      </w:ins>
      <w:del w:id="684" w:author="Автор">
        <w:r w:rsidR="00632A48" w:rsidDel="00CE1DD4">
          <w:delText xml:space="preserve">свои </w:delText>
        </w:r>
      </w:del>
      <w:r w:rsidR="00632A48">
        <w:t>вариант</w:t>
      </w:r>
      <w:del w:id="685" w:author="Автор">
        <w:r w:rsidR="00632A48" w:rsidDel="00CE1DD4">
          <w:delText>ы</w:delText>
        </w:r>
      </w:del>
      <w:r w:rsidR="00632A48">
        <w:t xml:space="preserve"> решения задачи</w:t>
      </w:r>
      <w:commentRangeEnd w:id="680"/>
      <w:r w:rsidR="00891016">
        <w:rPr>
          <w:rStyle w:val="aff9"/>
        </w:rPr>
        <w:commentReference w:id="680"/>
      </w:r>
      <w:commentRangeEnd w:id="681"/>
      <w:r w:rsidR="00310C05">
        <w:rPr>
          <w:rStyle w:val="aff9"/>
        </w:rPr>
        <w:commentReference w:id="681"/>
      </w:r>
      <w:r w:rsidR="00632A48">
        <w:t>.</w:t>
      </w:r>
      <w:ins w:id="686" w:author="Автор">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ins>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commentRangeStart w:id="687"/>
      <w:r w:rsidR="00273127">
        <w:t>Решение</w:t>
      </w:r>
      <w:commentRangeEnd w:id="687"/>
      <w:r w:rsidR="00891016">
        <w:rPr>
          <w:rStyle w:val="aff9"/>
        </w:rPr>
        <w:commentReference w:id="687"/>
      </w:r>
      <w:r w:rsidRPr="000E7770">
        <w:t>»</w:t>
      </w:r>
    </w:p>
    <w:tbl>
      <w:tblPr>
        <w:tblStyle w:val="aa"/>
        <w:tblW w:w="0" w:type="auto"/>
        <w:tblLook w:val="04A0" w:firstRow="1" w:lastRow="0" w:firstColumn="1" w:lastColumn="0" w:noHBand="0" w:noVBand="1"/>
        <w:tblPrChange w:id="688" w:author="Автор">
          <w:tblPr>
            <w:tblStyle w:val="aa"/>
            <w:tblW w:w="0" w:type="auto"/>
            <w:tblLook w:val="04A0" w:firstRow="1" w:lastRow="0" w:firstColumn="1" w:lastColumn="0" w:noHBand="0" w:noVBand="1"/>
          </w:tblPr>
        </w:tblPrChange>
      </w:tblPr>
      <w:tblGrid>
        <w:gridCol w:w="1536"/>
        <w:gridCol w:w="3988"/>
        <w:gridCol w:w="3821"/>
        <w:tblGridChange w:id="689">
          <w:tblGrid>
            <w:gridCol w:w="1536"/>
            <w:gridCol w:w="3166"/>
            <w:gridCol w:w="4643"/>
          </w:tblGrid>
        </w:tblGridChange>
      </w:tblGrid>
      <w:tr w:rsidR="000E7770" w14:paraId="796D1B5C" w14:textId="77777777" w:rsidTr="00380D39">
        <w:tc>
          <w:tcPr>
            <w:tcW w:w="1536" w:type="dxa"/>
            <w:tcPrChange w:id="690" w:author="Автор">
              <w:tcPr>
                <w:tcW w:w="1536" w:type="dxa"/>
              </w:tcPr>
            </w:tcPrChange>
          </w:tcPr>
          <w:p w14:paraId="0AFED296" w14:textId="77777777" w:rsidR="000E7770" w:rsidRPr="00917B82" w:rsidRDefault="000E7770">
            <w:pPr>
              <w:pStyle w:val="aff0"/>
              <w:jc w:val="center"/>
              <w:pPrChange w:id="691" w:author="Автор">
                <w:pPr>
                  <w:pStyle w:val="aff0"/>
                </w:pPr>
              </w:pPrChange>
            </w:pPr>
            <w:r w:rsidRPr="00917B82">
              <w:t>Название</w:t>
            </w:r>
          </w:p>
        </w:tc>
        <w:tc>
          <w:tcPr>
            <w:tcW w:w="3988" w:type="dxa"/>
            <w:tcPrChange w:id="692" w:author="Автор">
              <w:tcPr>
                <w:tcW w:w="4527" w:type="dxa"/>
              </w:tcPr>
            </w:tcPrChange>
          </w:tcPr>
          <w:p w14:paraId="6CE16B27" w14:textId="77777777" w:rsidR="000E7770" w:rsidRPr="00917B82" w:rsidRDefault="000E7770">
            <w:pPr>
              <w:pStyle w:val="aff0"/>
              <w:jc w:val="center"/>
              <w:pPrChange w:id="693" w:author="Автор">
                <w:pPr>
                  <w:pStyle w:val="aff0"/>
                </w:pPr>
              </w:pPrChange>
            </w:pPr>
            <w:r w:rsidRPr="00917B82">
              <w:t>Описание</w:t>
            </w:r>
          </w:p>
        </w:tc>
        <w:tc>
          <w:tcPr>
            <w:tcW w:w="3821" w:type="dxa"/>
            <w:tcPrChange w:id="694" w:author="Автор">
              <w:tcPr>
                <w:tcW w:w="3282" w:type="dxa"/>
              </w:tcPr>
            </w:tcPrChange>
          </w:tcPr>
          <w:p w14:paraId="1ED8ACE2" w14:textId="77777777" w:rsidR="000E7770" w:rsidRPr="00917B82" w:rsidRDefault="000E7770">
            <w:pPr>
              <w:pStyle w:val="aff0"/>
              <w:jc w:val="center"/>
              <w:pPrChange w:id="695" w:author="Автор">
                <w:pPr>
                  <w:pStyle w:val="aff0"/>
                </w:pPr>
              </w:pPrChange>
            </w:pPr>
            <w:r w:rsidRPr="00917B82">
              <w:t>Примечание</w:t>
            </w:r>
          </w:p>
        </w:tc>
      </w:tr>
      <w:tr w:rsidR="000E7770" w14:paraId="1F7A905B" w14:textId="77777777" w:rsidTr="00380D39">
        <w:tc>
          <w:tcPr>
            <w:tcW w:w="1536" w:type="dxa"/>
            <w:tcPrChange w:id="696" w:author="Автор">
              <w:tcPr>
                <w:tcW w:w="1536" w:type="dxa"/>
              </w:tcPr>
            </w:tcPrChange>
          </w:tcPr>
          <w:p w14:paraId="69BFA0A4" w14:textId="77777777" w:rsidR="000E7770" w:rsidRPr="00917B82" w:rsidRDefault="000E7770">
            <w:pPr>
              <w:pStyle w:val="aff0"/>
              <w:jc w:val="center"/>
              <w:pPrChange w:id="697" w:author="Автор">
                <w:pPr>
                  <w:pStyle w:val="aff0"/>
                </w:pPr>
              </w:pPrChange>
            </w:pPr>
            <w:r w:rsidRPr="00917B82">
              <w:t>1</w:t>
            </w:r>
          </w:p>
        </w:tc>
        <w:tc>
          <w:tcPr>
            <w:tcW w:w="3988" w:type="dxa"/>
            <w:tcPrChange w:id="698" w:author="Автор">
              <w:tcPr>
                <w:tcW w:w="4527" w:type="dxa"/>
              </w:tcPr>
            </w:tcPrChange>
          </w:tcPr>
          <w:p w14:paraId="7782961B" w14:textId="77777777" w:rsidR="000E7770" w:rsidRPr="00917B82" w:rsidRDefault="000E7770">
            <w:pPr>
              <w:pStyle w:val="aff0"/>
              <w:jc w:val="center"/>
              <w:pPrChange w:id="699" w:author="Автор">
                <w:pPr>
                  <w:pStyle w:val="aff0"/>
                </w:pPr>
              </w:pPrChange>
            </w:pPr>
            <w:r w:rsidRPr="00917B82">
              <w:t>2</w:t>
            </w:r>
          </w:p>
        </w:tc>
        <w:tc>
          <w:tcPr>
            <w:tcW w:w="3821" w:type="dxa"/>
            <w:tcPrChange w:id="700" w:author="Автор">
              <w:tcPr>
                <w:tcW w:w="3282" w:type="dxa"/>
              </w:tcPr>
            </w:tcPrChange>
          </w:tcPr>
          <w:p w14:paraId="67C5848A" w14:textId="77777777" w:rsidR="000E7770" w:rsidRPr="00917B82" w:rsidRDefault="000E7770">
            <w:pPr>
              <w:pStyle w:val="aff0"/>
              <w:jc w:val="center"/>
              <w:pPrChange w:id="701" w:author="Автор">
                <w:pPr>
                  <w:pStyle w:val="aff0"/>
                </w:pPr>
              </w:pPrChange>
            </w:pPr>
            <w:r w:rsidRPr="00917B82">
              <w:t>3</w:t>
            </w:r>
          </w:p>
        </w:tc>
      </w:tr>
      <w:tr w:rsidR="005A4CA5" w:rsidRPr="00201439" w14:paraId="79B98859" w14:textId="77777777" w:rsidTr="00380D39">
        <w:tc>
          <w:tcPr>
            <w:tcW w:w="0" w:type="auto"/>
            <w:hideMark/>
            <w:tcPrChange w:id="702" w:author="Автор">
              <w:tcPr>
                <w:tcW w:w="0" w:type="auto"/>
                <w:hideMark/>
              </w:tcPr>
            </w:tcPrChange>
          </w:tcPr>
          <w:p w14:paraId="3C00ADF4" w14:textId="084A6632" w:rsidR="000E7770" w:rsidRPr="00917B82" w:rsidRDefault="000E7770" w:rsidP="00917B82">
            <w:pPr>
              <w:pStyle w:val="aff0"/>
            </w:pPr>
            <w:r w:rsidRPr="00917B82">
              <w:t>problem_slug</w:t>
            </w:r>
          </w:p>
        </w:tc>
        <w:tc>
          <w:tcPr>
            <w:tcW w:w="3988" w:type="dxa"/>
            <w:hideMark/>
            <w:tcPrChange w:id="703" w:author="Автор">
              <w:tcPr>
                <w:tcW w:w="0" w:type="auto"/>
                <w:hideMark/>
              </w:tcPr>
            </w:tcPrChange>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Change w:id="704" w:author="Автор">
              <w:tcPr>
                <w:tcW w:w="0" w:type="auto"/>
                <w:hideMark/>
              </w:tcPr>
            </w:tcPrChange>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380D39">
        <w:tc>
          <w:tcPr>
            <w:tcW w:w="0" w:type="auto"/>
            <w:hideMark/>
            <w:tcPrChange w:id="705" w:author="Автор">
              <w:tcPr>
                <w:tcW w:w="0" w:type="auto"/>
                <w:hideMark/>
              </w:tcPr>
            </w:tcPrChange>
          </w:tcPr>
          <w:p w14:paraId="5DB0B8B0" w14:textId="2E47A6C7" w:rsidR="000E7770" w:rsidRPr="00917B82" w:rsidRDefault="00CE3DFB" w:rsidP="00917B82">
            <w:pPr>
              <w:pStyle w:val="aff0"/>
            </w:pPr>
            <w:del w:id="706" w:author="Автор">
              <w:r w:rsidRPr="00917B82" w:rsidDel="00380D39">
                <w:delText>L</w:delText>
              </w:r>
            </w:del>
            <w:ins w:id="707" w:author="Автор">
              <w:r w:rsidR="00380D39">
                <w:rPr>
                  <w:lang w:val="en-US"/>
                </w:rPr>
                <w:t>l</w:t>
              </w:r>
            </w:ins>
            <w:r w:rsidR="000E7770" w:rsidRPr="00917B82">
              <w:t>anguage</w:t>
            </w:r>
          </w:p>
        </w:tc>
        <w:tc>
          <w:tcPr>
            <w:tcW w:w="3988" w:type="dxa"/>
            <w:hideMark/>
            <w:tcPrChange w:id="708" w:author="Автор">
              <w:tcPr>
                <w:tcW w:w="0" w:type="auto"/>
                <w:hideMark/>
              </w:tcPr>
            </w:tcPrChange>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Change w:id="709" w:author="Автор">
              <w:tcPr>
                <w:tcW w:w="0" w:type="auto"/>
                <w:hideMark/>
              </w:tcPr>
            </w:tcPrChange>
          </w:tcPr>
          <w:p w14:paraId="1E0AE7D7" w14:textId="52D6EF4F" w:rsidR="000E7770" w:rsidRPr="00917B82" w:rsidRDefault="000E7770" w:rsidP="00917B82">
            <w:pPr>
              <w:pStyle w:val="aff0"/>
            </w:pPr>
            <w:r w:rsidRPr="00917B82">
              <w:t>Например, "Cpp", "Java", "Javascript" и другие</w:t>
            </w:r>
          </w:p>
        </w:tc>
      </w:tr>
      <w:tr w:rsidR="005A4CA5" w:rsidRPr="00201439" w14:paraId="660A25CB" w14:textId="77777777" w:rsidTr="00380D39">
        <w:tc>
          <w:tcPr>
            <w:tcW w:w="0" w:type="auto"/>
            <w:hideMark/>
            <w:tcPrChange w:id="710" w:author="Автор">
              <w:tcPr>
                <w:tcW w:w="0" w:type="auto"/>
                <w:hideMark/>
              </w:tcPr>
            </w:tcPrChange>
          </w:tcPr>
          <w:p w14:paraId="2633ACF8" w14:textId="51E964A2" w:rsidR="000E7770" w:rsidRPr="00917B82" w:rsidRDefault="005A4CA5" w:rsidP="00917B82">
            <w:pPr>
              <w:pStyle w:val="aff0"/>
            </w:pPr>
            <w:r w:rsidRPr="00917B82">
              <w:t>user_id</w:t>
            </w:r>
          </w:p>
        </w:tc>
        <w:tc>
          <w:tcPr>
            <w:tcW w:w="3988" w:type="dxa"/>
            <w:hideMark/>
            <w:tcPrChange w:id="711" w:author="Автор">
              <w:tcPr>
                <w:tcW w:w="0" w:type="auto"/>
                <w:hideMark/>
              </w:tcPr>
            </w:tcPrChange>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Change w:id="712" w:author="Автор">
              <w:tcPr>
                <w:tcW w:w="0" w:type="auto"/>
                <w:hideMark/>
              </w:tcPr>
            </w:tcPrChange>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380D39">
        <w:tc>
          <w:tcPr>
            <w:tcW w:w="0" w:type="auto"/>
            <w:hideMark/>
            <w:tcPrChange w:id="713" w:author="Автор">
              <w:tcPr>
                <w:tcW w:w="0" w:type="auto"/>
                <w:hideMark/>
              </w:tcPr>
            </w:tcPrChange>
          </w:tcPr>
          <w:p w14:paraId="2E58D947" w14:textId="37F40301" w:rsidR="000E7770" w:rsidRPr="00917B82" w:rsidRDefault="00CE3DFB" w:rsidP="00917B82">
            <w:pPr>
              <w:pStyle w:val="aff0"/>
            </w:pPr>
            <w:del w:id="714" w:author="Автор">
              <w:r w:rsidRPr="00917B82" w:rsidDel="00380D39">
                <w:delText>C</w:delText>
              </w:r>
            </w:del>
            <w:ins w:id="715" w:author="Автор">
              <w:r w:rsidR="00380D39">
                <w:rPr>
                  <w:lang w:val="en-US"/>
                </w:rPr>
                <w:t>c</w:t>
              </w:r>
            </w:ins>
            <w:r w:rsidR="00080664" w:rsidRPr="00917B82">
              <w:t>ode</w:t>
            </w:r>
          </w:p>
        </w:tc>
        <w:tc>
          <w:tcPr>
            <w:tcW w:w="3988" w:type="dxa"/>
            <w:hideMark/>
            <w:tcPrChange w:id="716" w:author="Автор">
              <w:tcPr>
                <w:tcW w:w="0" w:type="auto"/>
                <w:hideMark/>
              </w:tcPr>
            </w:tcPrChange>
          </w:tcPr>
          <w:p w14:paraId="21944E4A" w14:textId="7F6E61A9" w:rsidR="000E7770" w:rsidRPr="00917B82" w:rsidRDefault="00080664" w:rsidP="00917B82">
            <w:pPr>
              <w:pStyle w:val="aff0"/>
            </w:pPr>
            <w:r w:rsidRPr="00917B82">
              <w:t>Решение пользователя</w:t>
            </w:r>
          </w:p>
        </w:tc>
        <w:tc>
          <w:tcPr>
            <w:tcW w:w="3821" w:type="dxa"/>
            <w:hideMark/>
            <w:tcPrChange w:id="717" w:author="Автор">
              <w:tcPr>
                <w:tcW w:w="0" w:type="auto"/>
                <w:hideMark/>
              </w:tcPr>
            </w:tcPrChange>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380D39">
        <w:trPr>
          <w:ins w:id="718" w:author="Автор"/>
        </w:trPr>
        <w:tc>
          <w:tcPr>
            <w:tcW w:w="0" w:type="auto"/>
            <w:tcPrChange w:id="719" w:author="Автор">
              <w:tcPr>
                <w:tcW w:w="0" w:type="auto"/>
              </w:tcPr>
            </w:tcPrChange>
          </w:tcPr>
          <w:p w14:paraId="189DD57E" w14:textId="091EE1CC" w:rsidR="00380D39" w:rsidRPr="00380D39" w:rsidRDefault="00380D39" w:rsidP="00917B82">
            <w:pPr>
              <w:pStyle w:val="aff0"/>
              <w:rPr>
                <w:ins w:id="720" w:author="Автор"/>
                <w:lang w:val="en-US"/>
                <w:rPrChange w:id="721" w:author="Автор">
                  <w:rPr>
                    <w:ins w:id="722" w:author="Автор"/>
                  </w:rPr>
                </w:rPrChange>
              </w:rPr>
            </w:pPr>
            <w:bookmarkStart w:id="723" w:name="_Hlk168825014"/>
            <w:ins w:id="724" w:author="Автор">
              <w:r>
                <w:rPr>
                  <w:lang w:val="en-US"/>
                </w:rPr>
                <w:t>created_at</w:t>
              </w:r>
            </w:ins>
          </w:p>
        </w:tc>
        <w:tc>
          <w:tcPr>
            <w:tcW w:w="3988" w:type="dxa"/>
            <w:tcPrChange w:id="725" w:author="Автор">
              <w:tcPr>
                <w:tcW w:w="0" w:type="auto"/>
              </w:tcPr>
            </w:tcPrChange>
          </w:tcPr>
          <w:p w14:paraId="7A13F9B1" w14:textId="2F52B9E9" w:rsidR="00380D39" w:rsidRPr="00917B82" w:rsidRDefault="00380D39" w:rsidP="00917B82">
            <w:pPr>
              <w:pStyle w:val="aff0"/>
              <w:rPr>
                <w:ins w:id="726" w:author="Автор"/>
              </w:rPr>
            </w:pPr>
            <w:ins w:id="727" w:author="Автор">
              <w:r>
                <w:t>Дата и время отправки решения</w:t>
              </w:r>
            </w:ins>
          </w:p>
        </w:tc>
        <w:tc>
          <w:tcPr>
            <w:tcW w:w="3821" w:type="dxa"/>
            <w:tcPrChange w:id="728" w:author="Автор">
              <w:tcPr>
                <w:tcW w:w="0" w:type="auto"/>
              </w:tcPr>
            </w:tcPrChange>
          </w:tcPr>
          <w:p w14:paraId="6B5F00F8" w14:textId="00B0EAA3" w:rsidR="00380D39" w:rsidRPr="00917B82" w:rsidRDefault="00380D39" w:rsidP="00917B82">
            <w:pPr>
              <w:pStyle w:val="aff0"/>
              <w:rPr>
                <w:ins w:id="729" w:author="Автор"/>
              </w:rPr>
            </w:pPr>
            <w:ins w:id="730" w:author="Автор">
              <w:r>
                <w:t>Заполняется автоматически</w:t>
              </w:r>
            </w:ins>
          </w:p>
        </w:tc>
      </w:tr>
    </w:tbl>
    <w:p w14:paraId="7896018B" w14:textId="659997F6" w:rsidR="00A23889" w:rsidRDefault="00A23889" w:rsidP="00A23889">
      <w:pPr>
        <w:pStyle w:val="3"/>
      </w:pPr>
      <w:bookmarkStart w:id="731" w:name="_Toc166412642"/>
      <w:bookmarkStart w:id="732" w:name="_Toc166412917"/>
      <w:bookmarkStart w:id="733" w:name="_Toc166914859"/>
      <w:bookmarkStart w:id="734" w:name="_Toc167623488"/>
      <w:bookmarkStart w:id="735" w:name="_Toc168832045"/>
      <w:bookmarkEnd w:id="723"/>
      <w:r>
        <w:t>2.2.</w:t>
      </w:r>
      <w:r w:rsidRPr="00A23889">
        <w:t>3</w:t>
      </w:r>
      <w:r>
        <w:t xml:space="preserve"> Описание структуры «Результат</w:t>
      </w:r>
      <w:r w:rsidR="00E17D20">
        <w:t>ы решения</w:t>
      </w:r>
      <w:r>
        <w:t>»</w:t>
      </w:r>
      <w:bookmarkEnd w:id="731"/>
      <w:bookmarkEnd w:id="732"/>
      <w:bookmarkEnd w:id="733"/>
      <w:bookmarkEnd w:id="734"/>
      <w:bookmarkEnd w:id="735"/>
    </w:p>
    <w:p w14:paraId="575BA906" w14:textId="711AF686" w:rsidR="0048619A" w:rsidRDefault="00A23889" w:rsidP="00632A48">
      <w:pPr>
        <w:rPr>
          <w:ins w:id="736" w:author="Автор"/>
        </w:rPr>
      </w:pPr>
      <w:r>
        <w:t xml:space="preserve">Решение, отправленное </w:t>
      </w:r>
      <w:commentRangeStart w:id="737"/>
      <w:r>
        <w:t>пользовател</w:t>
      </w:r>
      <w:ins w:id="738" w:author="Автор">
        <w:r w:rsidR="00371DBE">
          <w:t>ем</w:t>
        </w:r>
      </w:ins>
      <w:del w:id="739" w:author="Автор">
        <w:r w:rsidDel="00371DBE">
          <w:delText>ь</w:delText>
        </w:r>
      </w:del>
      <w:ins w:id="740" w:author="Автор">
        <w:r w:rsidR="00563DE5">
          <w:t>,</w:t>
        </w:r>
      </w:ins>
      <w:r>
        <w:t xml:space="preserve"> </w:t>
      </w:r>
      <w:commentRangeEnd w:id="737"/>
      <w:r w:rsidR="00126608">
        <w:rPr>
          <w:rStyle w:val="aff9"/>
        </w:rPr>
        <w:commentReference w:id="737"/>
      </w:r>
      <w:r>
        <w:t xml:space="preserve">и результат его проверки могут быть сильно </w:t>
      </w:r>
      <w:commentRangeStart w:id="741"/>
      <w:commentRangeStart w:id="742"/>
      <w:r>
        <w:t>разделены по времени создания</w:t>
      </w:r>
      <w:commentRangeEnd w:id="741"/>
      <w:r w:rsidR="004834C0">
        <w:rPr>
          <w:rStyle w:val="aff9"/>
        </w:rPr>
        <w:commentReference w:id="741"/>
      </w:r>
      <w:commentRangeEnd w:id="742"/>
      <w:r w:rsidR="008405C8">
        <w:rPr>
          <w:rStyle w:val="aff9"/>
        </w:rPr>
        <w:commentReference w:id="742"/>
      </w:r>
      <w:r>
        <w:t>.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2705703" w14:textId="1AC6C9F6" w:rsidR="00CA6A64" w:rsidDel="00CA6A64" w:rsidRDefault="00CA6A64" w:rsidP="00632A48">
      <w:pPr>
        <w:rPr>
          <w:del w:id="743" w:author="Автор"/>
        </w:rPr>
      </w:pP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Change w:id="744" w:author="Автор">
          <w:tblPr>
            <w:tblStyle w:val="aa"/>
            <w:tblW w:w="0" w:type="auto"/>
            <w:tblLook w:val="04A0" w:firstRow="1" w:lastRow="0" w:firstColumn="1" w:lastColumn="0" w:noHBand="0" w:noVBand="1"/>
          </w:tblPr>
        </w:tblPrChange>
      </w:tblPr>
      <w:tblGrid>
        <w:gridCol w:w="1540"/>
        <w:gridCol w:w="15"/>
        <w:gridCol w:w="3969"/>
        <w:gridCol w:w="3821"/>
        <w:tblGridChange w:id="745">
          <w:tblGrid>
            <w:gridCol w:w="1336"/>
            <w:gridCol w:w="204"/>
            <w:gridCol w:w="21"/>
            <w:gridCol w:w="4295"/>
            <w:gridCol w:w="44"/>
            <w:gridCol w:w="9"/>
            <w:gridCol w:w="32"/>
            <w:gridCol w:w="3404"/>
          </w:tblGrid>
        </w:tblGridChange>
      </w:tblGrid>
      <w:tr w:rsidR="00986845" w14:paraId="797B2BA7" w14:textId="77777777" w:rsidTr="00380D39">
        <w:tc>
          <w:tcPr>
            <w:tcW w:w="1540" w:type="dxa"/>
            <w:tcBorders>
              <w:bottom w:val="single" w:sz="4" w:space="0" w:color="auto"/>
            </w:tcBorders>
            <w:tcPrChange w:id="746" w:author="Автор">
              <w:tcPr>
                <w:tcW w:w="1336" w:type="dxa"/>
                <w:gridSpan w:val="2"/>
                <w:tcBorders>
                  <w:bottom w:val="single" w:sz="4" w:space="0" w:color="auto"/>
                </w:tcBorders>
              </w:tcPr>
            </w:tcPrChange>
          </w:tcPr>
          <w:p w14:paraId="14A74918" w14:textId="77777777" w:rsidR="00A23889" w:rsidRPr="00436438" w:rsidRDefault="00A23889">
            <w:pPr>
              <w:pStyle w:val="aff0"/>
              <w:jc w:val="center"/>
              <w:pPrChange w:id="747" w:author="Автор">
                <w:pPr>
                  <w:pStyle w:val="aff0"/>
                </w:pPr>
              </w:pPrChange>
            </w:pPr>
            <w:r w:rsidRPr="00436438">
              <w:t>Название</w:t>
            </w:r>
          </w:p>
        </w:tc>
        <w:tc>
          <w:tcPr>
            <w:tcW w:w="3984" w:type="dxa"/>
            <w:gridSpan w:val="2"/>
            <w:tcBorders>
              <w:bottom w:val="single" w:sz="4" w:space="0" w:color="auto"/>
            </w:tcBorders>
            <w:tcPrChange w:id="748" w:author="Автор">
              <w:tcPr>
                <w:tcW w:w="4520" w:type="dxa"/>
                <w:gridSpan w:val="5"/>
                <w:tcBorders>
                  <w:bottom w:val="single" w:sz="4" w:space="0" w:color="auto"/>
                </w:tcBorders>
              </w:tcPr>
            </w:tcPrChange>
          </w:tcPr>
          <w:p w14:paraId="70ABCE32" w14:textId="77777777" w:rsidR="00A23889" w:rsidRPr="00436438" w:rsidRDefault="00A23889">
            <w:pPr>
              <w:pStyle w:val="aff0"/>
              <w:jc w:val="center"/>
              <w:pPrChange w:id="749" w:author="Автор">
                <w:pPr>
                  <w:pStyle w:val="aff0"/>
                </w:pPr>
              </w:pPrChange>
            </w:pPr>
            <w:r w:rsidRPr="00436438">
              <w:t>Описание</w:t>
            </w:r>
          </w:p>
        </w:tc>
        <w:tc>
          <w:tcPr>
            <w:tcW w:w="3821" w:type="dxa"/>
            <w:tcBorders>
              <w:bottom w:val="single" w:sz="4" w:space="0" w:color="auto"/>
            </w:tcBorders>
            <w:tcPrChange w:id="750" w:author="Автор">
              <w:tcPr>
                <w:tcW w:w="3489" w:type="dxa"/>
                <w:tcBorders>
                  <w:bottom w:val="single" w:sz="4" w:space="0" w:color="auto"/>
                </w:tcBorders>
              </w:tcPr>
            </w:tcPrChange>
          </w:tcPr>
          <w:p w14:paraId="0A124203" w14:textId="77777777" w:rsidR="00A23889" w:rsidRPr="00436438" w:rsidRDefault="00A23889">
            <w:pPr>
              <w:pStyle w:val="aff0"/>
              <w:jc w:val="center"/>
              <w:pPrChange w:id="751" w:author="Автор">
                <w:pPr>
                  <w:pStyle w:val="aff0"/>
                </w:pPr>
              </w:pPrChange>
            </w:pPr>
            <w:r w:rsidRPr="00436438">
              <w:t>Примечание</w:t>
            </w:r>
          </w:p>
        </w:tc>
      </w:tr>
      <w:tr w:rsidR="00986845" w14:paraId="7C1D9278" w14:textId="77777777" w:rsidTr="00380D39">
        <w:tc>
          <w:tcPr>
            <w:tcW w:w="1540" w:type="dxa"/>
            <w:tcBorders>
              <w:bottom w:val="nil"/>
            </w:tcBorders>
            <w:tcPrChange w:id="752" w:author="Автор">
              <w:tcPr>
                <w:tcW w:w="1336" w:type="dxa"/>
                <w:gridSpan w:val="2"/>
                <w:tcBorders>
                  <w:bottom w:val="nil"/>
                </w:tcBorders>
              </w:tcPr>
            </w:tcPrChange>
          </w:tcPr>
          <w:p w14:paraId="05469936" w14:textId="77777777" w:rsidR="00A23889" w:rsidRPr="00436438" w:rsidRDefault="00A23889">
            <w:pPr>
              <w:pStyle w:val="aff0"/>
              <w:jc w:val="center"/>
              <w:pPrChange w:id="753" w:author="Автор">
                <w:pPr>
                  <w:pStyle w:val="aff0"/>
                </w:pPr>
              </w:pPrChange>
            </w:pPr>
            <w:r w:rsidRPr="00436438">
              <w:t>1</w:t>
            </w:r>
          </w:p>
        </w:tc>
        <w:tc>
          <w:tcPr>
            <w:tcW w:w="3984" w:type="dxa"/>
            <w:gridSpan w:val="2"/>
            <w:tcBorders>
              <w:bottom w:val="nil"/>
            </w:tcBorders>
            <w:tcPrChange w:id="754" w:author="Автор">
              <w:tcPr>
                <w:tcW w:w="4520" w:type="dxa"/>
                <w:gridSpan w:val="5"/>
                <w:tcBorders>
                  <w:bottom w:val="nil"/>
                </w:tcBorders>
              </w:tcPr>
            </w:tcPrChange>
          </w:tcPr>
          <w:p w14:paraId="007063B2" w14:textId="77777777" w:rsidR="00A23889" w:rsidRPr="00436438" w:rsidRDefault="00A23889">
            <w:pPr>
              <w:pStyle w:val="aff0"/>
              <w:jc w:val="center"/>
              <w:pPrChange w:id="755" w:author="Автор">
                <w:pPr>
                  <w:pStyle w:val="aff0"/>
                </w:pPr>
              </w:pPrChange>
            </w:pPr>
            <w:r w:rsidRPr="00436438">
              <w:t>2</w:t>
            </w:r>
          </w:p>
        </w:tc>
        <w:tc>
          <w:tcPr>
            <w:tcW w:w="3821" w:type="dxa"/>
            <w:tcBorders>
              <w:bottom w:val="nil"/>
            </w:tcBorders>
            <w:tcPrChange w:id="756" w:author="Автор">
              <w:tcPr>
                <w:tcW w:w="3489" w:type="dxa"/>
                <w:tcBorders>
                  <w:bottom w:val="nil"/>
                </w:tcBorders>
              </w:tcPr>
            </w:tcPrChange>
          </w:tcPr>
          <w:p w14:paraId="72AD442E" w14:textId="77777777" w:rsidR="00A23889" w:rsidRPr="00436438" w:rsidRDefault="00A23889">
            <w:pPr>
              <w:pStyle w:val="aff0"/>
              <w:jc w:val="center"/>
              <w:pPrChange w:id="757" w:author="Автор">
                <w:pPr>
                  <w:pStyle w:val="aff0"/>
                </w:pPr>
              </w:pPrChange>
            </w:pPr>
            <w:r w:rsidRPr="00436438">
              <w:t>3</w:t>
            </w:r>
          </w:p>
        </w:tc>
      </w:tr>
      <w:tr w:rsidR="003B3E0B" w:rsidRPr="00201439" w14:paraId="12B6EB53" w14:textId="77777777" w:rsidTr="00380D39">
        <w:tc>
          <w:tcPr>
            <w:tcW w:w="0" w:type="auto"/>
            <w:tcBorders>
              <w:top w:val="nil"/>
            </w:tcBorders>
            <w:hideMark/>
            <w:tcPrChange w:id="758" w:author="Автор">
              <w:tcPr>
                <w:tcW w:w="0" w:type="auto"/>
                <w:gridSpan w:val="2"/>
                <w:tcBorders>
                  <w:top w:val="nil"/>
                </w:tcBorders>
                <w:hideMark/>
              </w:tcPr>
            </w:tcPrChange>
          </w:tcPr>
          <w:p w14:paraId="1588F16B" w14:textId="7757D9BD" w:rsidR="00A23889" w:rsidRPr="00436438" w:rsidRDefault="00A23889" w:rsidP="00436438">
            <w:pPr>
              <w:pStyle w:val="aff0"/>
            </w:pPr>
          </w:p>
        </w:tc>
        <w:tc>
          <w:tcPr>
            <w:tcW w:w="3984" w:type="dxa"/>
            <w:gridSpan w:val="2"/>
            <w:tcBorders>
              <w:top w:val="nil"/>
            </w:tcBorders>
            <w:hideMark/>
            <w:tcPrChange w:id="759" w:author="Автор">
              <w:tcPr>
                <w:tcW w:w="0" w:type="auto"/>
                <w:gridSpan w:val="3"/>
                <w:tcBorders>
                  <w:top w:val="nil"/>
                </w:tcBorders>
                <w:hideMark/>
              </w:tcPr>
            </w:tcPrChange>
          </w:tcPr>
          <w:p w14:paraId="41A25808" w14:textId="4000BCCD" w:rsidR="00A23889" w:rsidRPr="00436438" w:rsidRDefault="00A23889" w:rsidP="00436438">
            <w:pPr>
              <w:pStyle w:val="aff0"/>
            </w:pPr>
          </w:p>
        </w:tc>
        <w:tc>
          <w:tcPr>
            <w:tcW w:w="3821" w:type="dxa"/>
            <w:tcBorders>
              <w:top w:val="nil"/>
            </w:tcBorders>
            <w:hideMark/>
            <w:tcPrChange w:id="760" w:author="Автор">
              <w:tcPr>
                <w:tcW w:w="0" w:type="auto"/>
                <w:gridSpan w:val="3"/>
                <w:tcBorders>
                  <w:top w:val="nil"/>
                </w:tcBorders>
                <w:hideMark/>
              </w:tcPr>
            </w:tcPrChange>
          </w:tcPr>
          <w:p w14:paraId="0C1813A9" w14:textId="3C69C03D" w:rsidR="00A23889" w:rsidRPr="00436438" w:rsidRDefault="00A23889" w:rsidP="00436438">
            <w:pPr>
              <w:pStyle w:val="aff0"/>
            </w:pPr>
          </w:p>
        </w:tc>
      </w:tr>
      <w:tr w:rsidR="00986845" w:rsidRPr="00986845" w14:paraId="255D94F1" w14:textId="77777777" w:rsidTr="00380D39">
        <w:tc>
          <w:tcPr>
            <w:tcW w:w="0" w:type="auto"/>
            <w:hideMark/>
            <w:tcPrChange w:id="761" w:author="Автор">
              <w:tcPr>
                <w:tcW w:w="0" w:type="auto"/>
                <w:gridSpan w:val="2"/>
                <w:hideMark/>
              </w:tcPr>
            </w:tcPrChange>
          </w:tcPr>
          <w:p w14:paraId="7D38756E" w14:textId="77777777" w:rsidR="00986845" w:rsidRPr="00436438" w:rsidRDefault="00986845" w:rsidP="00436438">
            <w:pPr>
              <w:pStyle w:val="aff0"/>
            </w:pPr>
            <w:r w:rsidRPr="00436438">
              <w:t>solution_id</w:t>
            </w:r>
          </w:p>
        </w:tc>
        <w:tc>
          <w:tcPr>
            <w:tcW w:w="3984" w:type="dxa"/>
            <w:gridSpan w:val="2"/>
            <w:hideMark/>
            <w:tcPrChange w:id="762" w:author="Автор">
              <w:tcPr>
                <w:tcW w:w="0" w:type="auto"/>
                <w:gridSpan w:val="3"/>
                <w:hideMark/>
              </w:tcPr>
            </w:tcPrChange>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Change w:id="763" w:author="Автор">
              <w:tcPr>
                <w:tcW w:w="0" w:type="auto"/>
                <w:gridSpan w:val="3"/>
                <w:hideMark/>
              </w:tcPr>
            </w:tcPrChange>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380D39">
        <w:tc>
          <w:tcPr>
            <w:tcW w:w="0" w:type="auto"/>
            <w:hideMark/>
            <w:tcPrChange w:id="764" w:author="Автор">
              <w:tcPr>
                <w:tcW w:w="0" w:type="auto"/>
                <w:gridSpan w:val="2"/>
                <w:hideMark/>
              </w:tcPr>
            </w:tcPrChange>
          </w:tcPr>
          <w:p w14:paraId="1227A224" w14:textId="77777777" w:rsidR="00986845" w:rsidRPr="00436438" w:rsidRDefault="00986845" w:rsidP="00436438">
            <w:pPr>
              <w:pStyle w:val="aff0"/>
            </w:pPr>
            <w:r w:rsidRPr="00436438">
              <w:t>tests</w:t>
            </w:r>
          </w:p>
        </w:tc>
        <w:tc>
          <w:tcPr>
            <w:tcW w:w="3984" w:type="dxa"/>
            <w:gridSpan w:val="2"/>
            <w:hideMark/>
            <w:tcPrChange w:id="765" w:author="Автор">
              <w:tcPr>
                <w:tcW w:w="0" w:type="auto"/>
                <w:gridSpan w:val="3"/>
                <w:hideMark/>
              </w:tcPr>
            </w:tcPrChange>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Change w:id="766" w:author="Автор">
              <w:tcPr>
                <w:tcW w:w="0" w:type="auto"/>
                <w:gridSpan w:val="3"/>
                <w:hideMark/>
              </w:tcPr>
            </w:tcPrChange>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380D39">
        <w:tc>
          <w:tcPr>
            <w:tcW w:w="0" w:type="auto"/>
            <w:hideMark/>
            <w:tcPrChange w:id="767" w:author="Автор">
              <w:tcPr>
                <w:tcW w:w="0" w:type="auto"/>
                <w:gridSpan w:val="2"/>
                <w:hideMark/>
              </w:tcPr>
            </w:tcPrChange>
          </w:tcPr>
          <w:p w14:paraId="33EE03FD" w14:textId="77777777" w:rsidR="00986845" w:rsidRPr="00436438" w:rsidRDefault="00986845" w:rsidP="00436438">
            <w:pPr>
              <w:pStyle w:val="aff0"/>
            </w:pPr>
            <w:r w:rsidRPr="00436438">
              <w:t>failures</w:t>
            </w:r>
          </w:p>
        </w:tc>
        <w:tc>
          <w:tcPr>
            <w:tcW w:w="3984" w:type="dxa"/>
            <w:gridSpan w:val="2"/>
            <w:hideMark/>
            <w:tcPrChange w:id="768" w:author="Автор">
              <w:tcPr>
                <w:tcW w:w="0" w:type="auto"/>
                <w:gridSpan w:val="3"/>
                <w:hideMark/>
              </w:tcPr>
            </w:tcPrChange>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Change w:id="769" w:author="Автор">
              <w:tcPr>
                <w:tcW w:w="0" w:type="auto"/>
                <w:gridSpan w:val="3"/>
                <w:hideMark/>
              </w:tcPr>
            </w:tcPrChange>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380D39">
        <w:tc>
          <w:tcPr>
            <w:tcW w:w="0" w:type="auto"/>
            <w:hideMark/>
            <w:tcPrChange w:id="770" w:author="Автор">
              <w:tcPr>
                <w:tcW w:w="0" w:type="auto"/>
                <w:gridSpan w:val="2"/>
                <w:hideMark/>
              </w:tcPr>
            </w:tcPrChange>
          </w:tcPr>
          <w:p w14:paraId="0E9D7C73" w14:textId="77777777" w:rsidR="00986845" w:rsidRPr="00436438" w:rsidRDefault="00986845" w:rsidP="00436438">
            <w:pPr>
              <w:pStyle w:val="aff0"/>
            </w:pPr>
            <w:commentRangeStart w:id="771"/>
            <w:commentRangeStart w:id="772"/>
            <w:r w:rsidRPr="00436438">
              <w:t>errors</w:t>
            </w:r>
            <w:commentRangeEnd w:id="771"/>
            <w:r w:rsidR="007C32F4">
              <w:rPr>
                <w:rStyle w:val="aff9"/>
              </w:rPr>
              <w:commentReference w:id="771"/>
            </w:r>
            <w:commentRangeEnd w:id="772"/>
            <w:r w:rsidR="009244DF">
              <w:rPr>
                <w:rStyle w:val="aff9"/>
              </w:rPr>
              <w:commentReference w:id="772"/>
            </w:r>
          </w:p>
        </w:tc>
        <w:tc>
          <w:tcPr>
            <w:tcW w:w="3984" w:type="dxa"/>
            <w:gridSpan w:val="2"/>
            <w:hideMark/>
            <w:tcPrChange w:id="773" w:author="Автор">
              <w:tcPr>
                <w:tcW w:w="0" w:type="auto"/>
                <w:gridSpan w:val="3"/>
                <w:hideMark/>
              </w:tcPr>
            </w:tcPrChange>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Change w:id="774" w:author="Автор">
              <w:tcPr>
                <w:tcW w:w="0" w:type="auto"/>
                <w:gridSpan w:val="3"/>
                <w:hideMark/>
              </w:tcPr>
            </w:tcPrChange>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BC7AD2">
        <w:trPr>
          <w:ins w:id="775" w:author="Автор"/>
        </w:trPr>
        <w:tc>
          <w:tcPr>
            <w:tcW w:w="1555" w:type="dxa"/>
            <w:gridSpan w:val="2"/>
            <w:tcPrChange w:id="776" w:author="Автор">
              <w:tcPr>
                <w:tcW w:w="1555" w:type="dxa"/>
                <w:gridSpan w:val="3"/>
              </w:tcPr>
            </w:tcPrChange>
          </w:tcPr>
          <w:p w14:paraId="4C10CA1E" w14:textId="77777777" w:rsidR="00380D39" w:rsidRPr="00DD3DDC" w:rsidRDefault="00380D39" w:rsidP="00DD3DDC">
            <w:pPr>
              <w:pStyle w:val="aff0"/>
              <w:rPr>
                <w:ins w:id="777" w:author="Автор"/>
                <w:lang w:val="en-US"/>
              </w:rPr>
            </w:pPr>
            <w:ins w:id="778" w:author="Автор">
              <w:r>
                <w:rPr>
                  <w:lang w:val="en-US"/>
                </w:rPr>
                <w:t>created_at</w:t>
              </w:r>
            </w:ins>
          </w:p>
        </w:tc>
        <w:tc>
          <w:tcPr>
            <w:tcW w:w="3969" w:type="dxa"/>
            <w:tcPrChange w:id="779" w:author="Автор">
              <w:tcPr>
                <w:tcW w:w="4394" w:type="dxa"/>
                <w:gridSpan w:val="3"/>
              </w:tcPr>
            </w:tcPrChange>
          </w:tcPr>
          <w:p w14:paraId="3B26D171" w14:textId="77777777" w:rsidR="00380D39" w:rsidRPr="00917B82" w:rsidRDefault="00380D39" w:rsidP="00DD3DDC">
            <w:pPr>
              <w:pStyle w:val="aff0"/>
              <w:rPr>
                <w:ins w:id="780" w:author="Автор"/>
              </w:rPr>
            </w:pPr>
            <w:ins w:id="781" w:author="Автор">
              <w:r>
                <w:t>Дата и время отправки решения</w:t>
              </w:r>
            </w:ins>
          </w:p>
        </w:tc>
        <w:tc>
          <w:tcPr>
            <w:tcW w:w="3821" w:type="dxa"/>
            <w:tcPrChange w:id="782" w:author="Автор">
              <w:tcPr>
                <w:tcW w:w="3396" w:type="dxa"/>
                <w:gridSpan w:val="2"/>
              </w:tcPr>
            </w:tcPrChange>
          </w:tcPr>
          <w:p w14:paraId="5B3DAF25" w14:textId="77777777" w:rsidR="00380D39" w:rsidRPr="00917B82" w:rsidRDefault="00380D39" w:rsidP="00DD3DDC">
            <w:pPr>
              <w:pStyle w:val="aff0"/>
              <w:rPr>
                <w:ins w:id="783" w:author="Автор"/>
              </w:rPr>
            </w:pPr>
            <w:ins w:id="784" w:author="Автор">
              <w:r>
                <w:t>Заполняется автоматически</w:t>
              </w:r>
            </w:ins>
          </w:p>
        </w:tc>
      </w:tr>
      <w:tr w:rsidR="00986845" w:rsidRPr="00986845" w:rsidDel="00380D39" w14:paraId="5BBA3983" w14:textId="008CB974" w:rsidTr="00380D39">
        <w:trPr>
          <w:del w:id="785" w:author="Автор"/>
        </w:trPr>
        <w:tc>
          <w:tcPr>
            <w:tcW w:w="0" w:type="auto"/>
            <w:tcPrChange w:id="786" w:author="Автор">
              <w:tcPr>
                <w:tcW w:w="0" w:type="auto"/>
                <w:gridSpan w:val="2"/>
              </w:tcPr>
            </w:tcPrChange>
          </w:tcPr>
          <w:p w14:paraId="21D3F7A8" w14:textId="08BFF23F" w:rsidR="00986845" w:rsidRPr="00436438" w:rsidDel="00380D39" w:rsidRDefault="00986845" w:rsidP="00436438">
            <w:pPr>
              <w:pStyle w:val="aff0"/>
              <w:rPr>
                <w:del w:id="787" w:author="Автор"/>
              </w:rPr>
            </w:pPr>
            <w:del w:id="788" w:author="Автор">
              <w:r w:rsidRPr="00436438" w:rsidDel="00380D39">
                <w:delText>status_code</w:delText>
              </w:r>
            </w:del>
          </w:p>
        </w:tc>
        <w:tc>
          <w:tcPr>
            <w:tcW w:w="3984" w:type="dxa"/>
            <w:gridSpan w:val="2"/>
            <w:tcPrChange w:id="789" w:author="Автор">
              <w:tcPr>
                <w:tcW w:w="0" w:type="auto"/>
                <w:gridSpan w:val="5"/>
              </w:tcPr>
            </w:tcPrChange>
          </w:tcPr>
          <w:p w14:paraId="5BD0A565" w14:textId="46BD0047" w:rsidR="00986845" w:rsidRPr="00436438" w:rsidDel="00380D39" w:rsidRDefault="00986845" w:rsidP="00436438">
            <w:pPr>
              <w:pStyle w:val="aff0"/>
              <w:rPr>
                <w:del w:id="790" w:author="Автор"/>
              </w:rPr>
            </w:pPr>
            <w:del w:id="791" w:author="Автор">
              <w:r w:rsidRPr="00436438" w:rsidDel="00380D39">
                <w:delText>Код статуса выполнения решения</w:delText>
              </w:r>
            </w:del>
          </w:p>
        </w:tc>
        <w:tc>
          <w:tcPr>
            <w:tcW w:w="3821" w:type="dxa"/>
            <w:tcPrChange w:id="792" w:author="Автор">
              <w:tcPr>
                <w:tcW w:w="0" w:type="auto"/>
              </w:tcPr>
            </w:tcPrChange>
          </w:tcPr>
          <w:p w14:paraId="6E660AD3" w14:textId="5BC06FC5" w:rsidR="00986845" w:rsidRPr="00436438" w:rsidDel="00380D39" w:rsidRDefault="00986845" w:rsidP="00436438">
            <w:pPr>
              <w:pStyle w:val="aff0"/>
              <w:rPr>
                <w:del w:id="793" w:author="Автор"/>
              </w:rPr>
            </w:pPr>
            <w:del w:id="794" w:author="Автор">
              <w:r w:rsidRPr="00436438" w:rsidDel="00380D39">
                <w:delText>Может содержать коды, указывающие на успех, неудачу или ошибку</w:delText>
              </w:r>
            </w:del>
          </w:p>
        </w:tc>
      </w:tr>
      <w:tr w:rsidR="00986845" w:rsidRPr="00986845" w:rsidDel="00CA6A64" w14:paraId="7E153C87" w14:textId="5B549CB4" w:rsidTr="00380D39">
        <w:trPr>
          <w:del w:id="795" w:author="Автор"/>
        </w:trPr>
        <w:tc>
          <w:tcPr>
            <w:tcW w:w="0" w:type="auto"/>
            <w:tcBorders>
              <w:bottom w:val="single" w:sz="4" w:space="0" w:color="auto"/>
            </w:tcBorders>
            <w:tcPrChange w:id="796" w:author="Автор">
              <w:tcPr>
                <w:tcW w:w="0" w:type="auto"/>
                <w:tcBorders>
                  <w:bottom w:val="single" w:sz="4" w:space="0" w:color="auto"/>
                </w:tcBorders>
              </w:tcPr>
            </w:tcPrChange>
          </w:tcPr>
          <w:p w14:paraId="123D2FFB" w14:textId="48A6310A" w:rsidR="00986845" w:rsidRPr="00436438" w:rsidDel="00CA6A64" w:rsidRDefault="00986845" w:rsidP="00436438">
            <w:pPr>
              <w:pStyle w:val="aff0"/>
              <w:rPr>
                <w:del w:id="797" w:author="Автор"/>
              </w:rPr>
            </w:pPr>
            <w:del w:id="798" w:author="Автор">
              <w:r w:rsidRPr="00436438" w:rsidDel="00CA6A64">
                <w:delText>time</w:delText>
              </w:r>
            </w:del>
          </w:p>
        </w:tc>
        <w:tc>
          <w:tcPr>
            <w:tcW w:w="3984" w:type="dxa"/>
            <w:gridSpan w:val="2"/>
            <w:tcBorders>
              <w:bottom w:val="single" w:sz="4" w:space="0" w:color="auto"/>
            </w:tcBorders>
            <w:tcPrChange w:id="799" w:author="Автор">
              <w:tcPr>
                <w:tcW w:w="0" w:type="auto"/>
                <w:gridSpan w:val="3"/>
                <w:tcBorders>
                  <w:bottom w:val="single" w:sz="4" w:space="0" w:color="auto"/>
                </w:tcBorders>
              </w:tcPr>
            </w:tcPrChange>
          </w:tcPr>
          <w:p w14:paraId="50667E68" w14:textId="2AB423DA" w:rsidR="00986845" w:rsidRPr="00436438" w:rsidDel="00CA6A64" w:rsidRDefault="00986845" w:rsidP="00436438">
            <w:pPr>
              <w:pStyle w:val="aff0"/>
              <w:rPr>
                <w:del w:id="800" w:author="Автор"/>
              </w:rPr>
            </w:pPr>
            <w:del w:id="801" w:author="Автор">
              <w:r w:rsidRPr="00436438" w:rsidDel="00CA6A64">
                <w:delText>Время, затраченное на выполнение решения</w:delText>
              </w:r>
            </w:del>
          </w:p>
        </w:tc>
        <w:tc>
          <w:tcPr>
            <w:tcW w:w="3821" w:type="dxa"/>
            <w:tcBorders>
              <w:bottom w:val="single" w:sz="4" w:space="0" w:color="auto"/>
            </w:tcBorders>
            <w:tcPrChange w:id="802" w:author="Автор">
              <w:tcPr>
                <w:tcW w:w="0" w:type="auto"/>
                <w:gridSpan w:val="4"/>
                <w:tcBorders>
                  <w:bottom w:val="single" w:sz="4" w:space="0" w:color="auto"/>
                </w:tcBorders>
              </w:tcPr>
            </w:tcPrChange>
          </w:tcPr>
          <w:p w14:paraId="070C4DE7" w14:textId="5BD02627" w:rsidR="00986845" w:rsidRPr="00436438" w:rsidDel="00CA6A64" w:rsidRDefault="00986845" w:rsidP="00436438">
            <w:pPr>
              <w:pStyle w:val="aff0"/>
              <w:rPr>
                <w:del w:id="803" w:author="Автор"/>
              </w:rPr>
            </w:pPr>
            <w:del w:id="804" w:author="Автор">
              <w:r w:rsidRPr="00436438" w:rsidDel="00CA6A64">
                <w:delText>Значение с плавающей точкой, указывает на время в секундах</w:delText>
              </w:r>
            </w:del>
          </w:p>
        </w:tc>
      </w:tr>
      <w:tr w:rsidR="00986845" w:rsidRPr="00986845" w:rsidDel="00397B87" w14:paraId="3BCF74C8" w14:textId="1A026752" w:rsidTr="00380D39">
        <w:trPr>
          <w:del w:id="805" w:author="Автор"/>
        </w:trPr>
        <w:tc>
          <w:tcPr>
            <w:tcW w:w="0" w:type="auto"/>
            <w:tcBorders>
              <w:bottom w:val="single" w:sz="4" w:space="0" w:color="auto"/>
            </w:tcBorders>
            <w:tcPrChange w:id="806" w:author="Автор">
              <w:tcPr>
                <w:tcW w:w="0" w:type="auto"/>
                <w:tcBorders>
                  <w:bottom w:val="single" w:sz="4" w:space="0" w:color="auto"/>
                </w:tcBorders>
              </w:tcPr>
            </w:tcPrChange>
          </w:tcPr>
          <w:p w14:paraId="0FC00E4B" w14:textId="31FA1743" w:rsidR="00986845" w:rsidRPr="00436438" w:rsidDel="00397B87" w:rsidRDefault="00986845" w:rsidP="00436438">
            <w:pPr>
              <w:pStyle w:val="aff0"/>
              <w:rPr>
                <w:del w:id="807" w:author="Автор"/>
              </w:rPr>
            </w:pPr>
            <w:del w:id="808" w:author="Автор">
              <w:r w:rsidRPr="00436438" w:rsidDel="00397B87">
                <w:delText>logs</w:delText>
              </w:r>
            </w:del>
          </w:p>
        </w:tc>
        <w:tc>
          <w:tcPr>
            <w:tcW w:w="3984" w:type="dxa"/>
            <w:gridSpan w:val="2"/>
            <w:tcBorders>
              <w:bottom w:val="single" w:sz="4" w:space="0" w:color="auto"/>
            </w:tcBorders>
            <w:tcPrChange w:id="809" w:author="Автор">
              <w:tcPr>
                <w:tcW w:w="0" w:type="auto"/>
                <w:gridSpan w:val="3"/>
                <w:tcBorders>
                  <w:bottom w:val="single" w:sz="4" w:space="0" w:color="auto"/>
                </w:tcBorders>
              </w:tcPr>
            </w:tcPrChange>
          </w:tcPr>
          <w:p w14:paraId="78A2DCE1" w14:textId="3EE3A568" w:rsidR="003C199C" w:rsidDel="00397B87" w:rsidRDefault="00986845" w:rsidP="00436438">
            <w:pPr>
              <w:pStyle w:val="aff0"/>
              <w:rPr>
                <w:del w:id="810" w:author="Автор"/>
              </w:rPr>
            </w:pPr>
            <w:del w:id="811" w:author="Автор">
              <w:r w:rsidRPr="00436438" w:rsidDel="00397B87">
                <w:delText>Лог-файл с деталями выполнения решения, включая возможные ошибки или предупреждения</w:delText>
              </w:r>
            </w:del>
          </w:p>
          <w:p w14:paraId="03983B20" w14:textId="3E4D4E90" w:rsidR="003C199C" w:rsidDel="00397B87" w:rsidRDefault="003C199C" w:rsidP="00436438">
            <w:pPr>
              <w:pStyle w:val="aff0"/>
              <w:rPr>
                <w:del w:id="812" w:author="Автор"/>
              </w:rPr>
            </w:pPr>
          </w:p>
          <w:p w14:paraId="4463CCBB" w14:textId="36CBC49A" w:rsidR="003C199C" w:rsidDel="00397B87" w:rsidRDefault="003C199C" w:rsidP="00436438">
            <w:pPr>
              <w:pStyle w:val="aff0"/>
              <w:rPr>
                <w:del w:id="813" w:author="Автор"/>
              </w:rPr>
            </w:pPr>
          </w:p>
          <w:p w14:paraId="55F1017A" w14:textId="625B3A28" w:rsidR="003C199C" w:rsidRPr="003C199C" w:rsidDel="00397B87" w:rsidRDefault="003C199C" w:rsidP="00436438">
            <w:pPr>
              <w:pStyle w:val="aff0"/>
              <w:rPr>
                <w:del w:id="814" w:author="Автор"/>
              </w:rPr>
            </w:pPr>
          </w:p>
        </w:tc>
        <w:tc>
          <w:tcPr>
            <w:tcW w:w="3821" w:type="dxa"/>
            <w:tcBorders>
              <w:bottom w:val="single" w:sz="4" w:space="0" w:color="auto"/>
            </w:tcBorders>
            <w:tcPrChange w:id="815" w:author="Автор">
              <w:tcPr>
                <w:tcW w:w="0" w:type="auto"/>
                <w:gridSpan w:val="4"/>
                <w:tcBorders>
                  <w:bottom w:val="single" w:sz="4" w:space="0" w:color="auto"/>
                </w:tcBorders>
              </w:tcPr>
            </w:tcPrChange>
          </w:tcPr>
          <w:p w14:paraId="19D281EF" w14:textId="60D3020C" w:rsidR="00986845" w:rsidRPr="00436438" w:rsidDel="00397B87" w:rsidRDefault="00986845" w:rsidP="00436438">
            <w:pPr>
              <w:pStyle w:val="aff0"/>
              <w:rPr>
                <w:del w:id="816" w:author="Автор"/>
              </w:rPr>
            </w:pPr>
            <w:del w:id="817" w:author="Автор">
              <w:r w:rsidRPr="00436438" w:rsidDel="00397B87">
                <w:delText>Может содержать текстовое описание проблем</w:delText>
              </w:r>
            </w:del>
          </w:p>
        </w:tc>
      </w:tr>
    </w:tbl>
    <w:p w14:paraId="4622BD92" w14:textId="54F6F365" w:rsidR="00380D39" w:rsidDel="00380D39" w:rsidRDefault="00380D39">
      <w:pPr>
        <w:shd w:val="clear" w:color="auto" w:fill="auto"/>
        <w:spacing w:after="160" w:line="259" w:lineRule="auto"/>
        <w:ind w:firstLine="0"/>
        <w:jc w:val="left"/>
        <w:textAlignment w:val="auto"/>
        <w:rPr>
          <w:del w:id="818" w:author="Автор"/>
        </w:rPr>
      </w:pPr>
    </w:p>
    <w:p w14:paraId="20E45D9C" w14:textId="77777777" w:rsidR="00380D39" w:rsidRDefault="00380D39" w:rsidP="003C199C">
      <w:pPr>
        <w:pStyle w:val="afe"/>
        <w:rPr>
          <w:ins w:id="819" w:author="Автор"/>
        </w:rPr>
      </w:pPr>
    </w:p>
    <w:p w14:paraId="0E1F5153" w14:textId="5A0872D4" w:rsidR="00CA6A64" w:rsidRPr="00B41161" w:rsidRDefault="00CA6A64">
      <w:pPr>
        <w:shd w:val="clear" w:color="auto" w:fill="auto"/>
        <w:spacing w:after="160" w:line="259" w:lineRule="auto"/>
        <w:ind w:firstLine="0"/>
        <w:jc w:val="left"/>
        <w:textAlignment w:val="auto"/>
        <w:pPrChange w:id="820" w:author="Автор">
          <w:pPr>
            <w:pStyle w:val="afe"/>
          </w:pPr>
        </w:pPrChange>
      </w:pPr>
      <w:ins w:id="821" w:author="Автор">
        <w:del w:id="822" w:author="Автор">
          <w:r w:rsidDel="006A7D6B">
            <w:br w:type="page"/>
          </w:r>
        </w:del>
      </w:ins>
      <w:commentRangeStart w:id="823"/>
      <w:del w:id="824" w:author="Автор">
        <w:r w:rsidR="001A3956" w:rsidDel="00CA6A64">
          <w:delText>Окончание т</w:delText>
        </w:r>
        <w:r w:rsidR="001A3956" w:rsidRPr="003C199C" w:rsidDel="00CA6A64">
          <w:delText>аблиц</w:delText>
        </w:r>
        <w:r w:rsidR="001A3956" w:rsidDel="00CA6A64">
          <w:delText>ы</w:delText>
        </w:r>
        <w:r w:rsidR="001A3956" w:rsidRPr="003C199C" w:rsidDel="00CA6A64">
          <w:delText xml:space="preserve"> 2.3</w:delText>
        </w:r>
        <w:commentRangeEnd w:id="823"/>
        <w:r w:rsidR="00503B8A" w:rsidDel="00CA6A64">
          <w:rPr>
            <w:rStyle w:val="aff9"/>
          </w:rPr>
          <w:commentReference w:id="823"/>
        </w:r>
      </w:del>
    </w:p>
    <w:tbl>
      <w:tblPr>
        <w:tblStyle w:val="aa"/>
        <w:tblW w:w="0" w:type="auto"/>
        <w:tblLook w:val="04A0" w:firstRow="1" w:lastRow="0" w:firstColumn="1" w:lastColumn="0" w:noHBand="0" w:noVBand="1"/>
        <w:tblPrChange w:id="825" w:author="Автор">
          <w:tblPr>
            <w:tblStyle w:val="aa"/>
            <w:tblW w:w="0" w:type="auto"/>
            <w:tblLook w:val="04A0" w:firstRow="1" w:lastRow="0" w:firstColumn="1" w:lastColumn="0" w:noHBand="0" w:noVBand="1"/>
          </w:tblPr>
        </w:tblPrChange>
      </w:tblPr>
      <w:tblGrid>
        <w:gridCol w:w="1555"/>
        <w:gridCol w:w="3969"/>
        <w:gridCol w:w="3821"/>
        <w:tblGridChange w:id="826">
          <w:tblGrid>
            <w:gridCol w:w="1336"/>
            <w:gridCol w:w="1779"/>
            <w:gridCol w:w="2720"/>
            <w:gridCol w:w="395"/>
            <w:gridCol w:w="3115"/>
          </w:tblGrid>
        </w:tblGridChange>
      </w:tblGrid>
      <w:tr w:rsidR="003C199C" w14:paraId="12FE2E69" w14:textId="77777777" w:rsidTr="00380D39">
        <w:tc>
          <w:tcPr>
            <w:tcW w:w="1555" w:type="dxa"/>
            <w:tcPrChange w:id="827" w:author="Автор">
              <w:tcPr>
                <w:tcW w:w="3115" w:type="dxa"/>
                <w:gridSpan w:val="2"/>
              </w:tcPr>
            </w:tcPrChange>
          </w:tcPr>
          <w:p w14:paraId="1ED7CE46" w14:textId="4CAF89D8" w:rsidR="003C199C" w:rsidRPr="00436438" w:rsidRDefault="003C199C">
            <w:pPr>
              <w:pStyle w:val="aff0"/>
              <w:jc w:val="center"/>
              <w:pPrChange w:id="828" w:author="Автор">
                <w:pPr>
                  <w:pStyle w:val="aff0"/>
                </w:pPr>
              </w:pPrChange>
            </w:pPr>
            <w:r w:rsidRPr="00436438">
              <w:lastRenderedPageBreak/>
              <w:t>1</w:t>
            </w:r>
          </w:p>
        </w:tc>
        <w:tc>
          <w:tcPr>
            <w:tcW w:w="3969" w:type="dxa"/>
            <w:tcPrChange w:id="829" w:author="Автор">
              <w:tcPr>
                <w:tcW w:w="3115" w:type="dxa"/>
                <w:gridSpan w:val="2"/>
              </w:tcPr>
            </w:tcPrChange>
          </w:tcPr>
          <w:p w14:paraId="581108B4" w14:textId="0547FA2A" w:rsidR="003C199C" w:rsidRPr="00436438" w:rsidRDefault="003C199C">
            <w:pPr>
              <w:pStyle w:val="aff0"/>
              <w:jc w:val="center"/>
              <w:pPrChange w:id="830" w:author="Автор">
                <w:pPr>
                  <w:pStyle w:val="aff0"/>
                </w:pPr>
              </w:pPrChange>
            </w:pPr>
            <w:r w:rsidRPr="00436438">
              <w:t>2</w:t>
            </w:r>
          </w:p>
        </w:tc>
        <w:tc>
          <w:tcPr>
            <w:tcW w:w="3821" w:type="dxa"/>
            <w:tcPrChange w:id="831" w:author="Автор">
              <w:tcPr>
                <w:tcW w:w="3115" w:type="dxa"/>
              </w:tcPr>
            </w:tcPrChange>
          </w:tcPr>
          <w:p w14:paraId="2087C0DA" w14:textId="3554D6CE" w:rsidR="003C199C" w:rsidRDefault="003C199C">
            <w:pPr>
              <w:pStyle w:val="aff0"/>
              <w:jc w:val="center"/>
              <w:pPrChange w:id="832" w:author="Автор">
                <w:pPr>
                  <w:pStyle w:val="aff0"/>
                </w:pPr>
              </w:pPrChange>
            </w:pPr>
            <w:r w:rsidRPr="00436438">
              <w:t>3</w:t>
            </w:r>
          </w:p>
        </w:tc>
      </w:tr>
      <w:tr w:rsidR="00380D39" w14:paraId="108C10ED" w14:textId="77777777" w:rsidTr="00380D39">
        <w:trPr>
          <w:ins w:id="833" w:author="Автор"/>
        </w:trPr>
        <w:tc>
          <w:tcPr>
            <w:tcW w:w="1555" w:type="dxa"/>
            <w:tcPrChange w:id="834" w:author="Автор">
              <w:tcPr>
                <w:tcW w:w="1271" w:type="dxa"/>
              </w:tcPr>
            </w:tcPrChange>
          </w:tcPr>
          <w:p w14:paraId="41E2EDDE" w14:textId="0B01D3D1" w:rsidR="00380D39" w:rsidRPr="00436438" w:rsidRDefault="00380D39" w:rsidP="00380D39">
            <w:pPr>
              <w:pStyle w:val="aff0"/>
              <w:rPr>
                <w:ins w:id="835" w:author="Автор"/>
              </w:rPr>
            </w:pPr>
            <w:ins w:id="836" w:author="Автор">
              <w:r w:rsidRPr="00436438">
                <w:t>status_code</w:t>
              </w:r>
            </w:ins>
          </w:p>
        </w:tc>
        <w:tc>
          <w:tcPr>
            <w:tcW w:w="3969" w:type="dxa"/>
            <w:tcPrChange w:id="837" w:author="Автор">
              <w:tcPr>
                <w:tcW w:w="4536" w:type="dxa"/>
                <w:gridSpan w:val="2"/>
              </w:tcPr>
            </w:tcPrChange>
          </w:tcPr>
          <w:p w14:paraId="39CC3371" w14:textId="6027A8F4" w:rsidR="00380D39" w:rsidRPr="00436438" w:rsidRDefault="00380D39" w:rsidP="00380D39">
            <w:pPr>
              <w:pStyle w:val="aff0"/>
              <w:rPr>
                <w:ins w:id="838" w:author="Автор"/>
              </w:rPr>
            </w:pPr>
            <w:ins w:id="839" w:author="Автор">
              <w:r w:rsidRPr="00436438">
                <w:t>Код статуса выполнения решения</w:t>
              </w:r>
            </w:ins>
          </w:p>
        </w:tc>
        <w:tc>
          <w:tcPr>
            <w:tcW w:w="3821" w:type="dxa"/>
            <w:tcPrChange w:id="840" w:author="Автор">
              <w:tcPr>
                <w:tcW w:w="3538" w:type="dxa"/>
                <w:gridSpan w:val="2"/>
              </w:tcPr>
            </w:tcPrChange>
          </w:tcPr>
          <w:p w14:paraId="69DE4F10" w14:textId="6C898309" w:rsidR="00380D39" w:rsidRPr="00436438" w:rsidRDefault="00380D39" w:rsidP="00380D39">
            <w:pPr>
              <w:pStyle w:val="aff0"/>
              <w:rPr>
                <w:ins w:id="841" w:author="Автор"/>
              </w:rPr>
            </w:pPr>
            <w:ins w:id="842" w:author="Автор">
              <w:r w:rsidRPr="00436438">
                <w:t>Может содержать коды, указывающие на успех, неудачу или ошибку</w:t>
              </w:r>
            </w:ins>
          </w:p>
        </w:tc>
      </w:tr>
      <w:tr w:rsidR="00380D39" w14:paraId="48CDFC82" w14:textId="77777777" w:rsidTr="00380D39">
        <w:trPr>
          <w:ins w:id="843" w:author="Автор"/>
        </w:trPr>
        <w:tc>
          <w:tcPr>
            <w:tcW w:w="1555" w:type="dxa"/>
            <w:tcPrChange w:id="844" w:author="Автор">
              <w:tcPr>
                <w:tcW w:w="1271" w:type="dxa"/>
              </w:tcPr>
            </w:tcPrChange>
          </w:tcPr>
          <w:p w14:paraId="14D42425" w14:textId="1B87F200" w:rsidR="00380D39" w:rsidRPr="00436438" w:rsidRDefault="00380D39" w:rsidP="00380D39">
            <w:pPr>
              <w:pStyle w:val="aff0"/>
              <w:rPr>
                <w:ins w:id="845" w:author="Автор"/>
              </w:rPr>
            </w:pPr>
            <w:ins w:id="846" w:author="Автор">
              <w:r w:rsidRPr="00436438">
                <w:t>time</w:t>
              </w:r>
            </w:ins>
          </w:p>
        </w:tc>
        <w:tc>
          <w:tcPr>
            <w:tcW w:w="3969" w:type="dxa"/>
            <w:tcPrChange w:id="847" w:author="Автор">
              <w:tcPr>
                <w:tcW w:w="4536" w:type="dxa"/>
                <w:gridSpan w:val="2"/>
              </w:tcPr>
            </w:tcPrChange>
          </w:tcPr>
          <w:p w14:paraId="297B4EB9" w14:textId="495B9F46" w:rsidR="00380D39" w:rsidRPr="00436438" w:rsidRDefault="00380D39" w:rsidP="00380D39">
            <w:pPr>
              <w:pStyle w:val="aff0"/>
              <w:rPr>
                <w:ins w:id="848" w:author="Автор"/>
              </w:rPr>
            </w:pPr>
            <w:ins w:id="849" w:author="Автор">
              <w:r w:rsidRPr="00436438">
                <w:t>Время, затраченное на выполнение решения</w:t>
              </w:r>
            </w:ins>
          </w:p>
        </w:tc>
        <w:tc>
          <w:tcPr>
            <w:tcW w:w="3821" w:type="dxa"/>
            <w:tcPrChange w:id="850" w:author="Автор">
              <w:tcPr>
                <w:tcW w:w="3538" w:type="dxa"/>
                <w:gridSpan w:val="2"/>
              </w:tcPr>
            </w:tcPrChange>
          </w:tcPr>
          <w:p w14:paraId="7A87DA48" w14:textId="5AFA1FE3" w:rsidR="00380D39" w:rsidRPr="00436438" w:rsidRDefault="00380D39" w:rsidP="00380D39">
            <w:pPr>
              <w:pStyle w:val="aff0"/>
              <w:rPr>
                <w:ins w:id="851" w:author="Автор"/>
              </w:rPr>
            </w:pPr>
            <w:ins w:id="852" w:author="Автор">
              <w:r w:rsidRPr="00436438">
                <w:t>Значение с плавающей точкой, указывает на время в секундах</w:t>
              </w:r>
            </w:ins>
          </w:p>
        </w:tc>
      </w:tr>
      <w:tr w:rsidR="00380D39" w14:paraId="6195B26E" w14:textId="77777777" w:rsidTr="00380D39">
        <w:trPr>
          <w:ins w:id="853" w:author="Автор"/>
        </w:trPr>
        <w:tc>
          <w:tcPr>
            <w:tcW w:w="1555" w:type="dxa"/>
            <w:tcPrChange w:id="854" w:author="Автор">
              <w:tcPr>
                <w:tcW w:w="1271" w:type="dxa"/>
              </w:tcPr>
            </w:tcPrChange>
          </w:tcPr>
          <w:p w14:paraId="5D3CFE96" w14:textId="15B8E15F" w:rsidR="00380D39" w:rsidRPr="00FF68F3" w:rsidRDefault="00380D39" w:rsidP="00380D39">
            <w:pPr>
              <w:pStyle w:val="aff0"/>
              <w:rPr>
                <w:ins w:id="855" w:author="Автор"/>
              </w:rPr>
            </w:pPr>
            <w:ins w:id="856" w:author="Автор">
              <w:r w:rsidRPr="00436438">
                <w:t>logs</w:t>
              </w:r>
            </w:ins>
          </w:p>
        </w:tc>
        <w:tc>
          <w:tcPr>
            <w:tcW w:w="3969" w:type="dxa"/>
            <w:tcPrChange w:id="857" w:author="Автор">
              <w:tcPr>
                <w:tcW w:w="4536" w:type="dxa"/>
                <w:gridSpan w:val="2"/>
              </w:tcPr>
            </w:tcPrChange>
          </w:tcPr>
          <w:p w14:paraId="07FFA56D" w14:textId="70AAA8DD" w:rsidR="00380D39" w:rsidRPr="00FF68F3" w:rsidRDefault="00380D39" w:rsidP="00380D39">
            <w:pPr>
              <w:pStyle w:val="aff0"/>
              <w:rPr>
                <w:ins w:id="858" w:author="Автор"/>
              </w:rPr>
            </w:pPr>
            <w:ins w:id="859" w:author="Автор">
              <w:r w:rsidRPr="00436438">
                <w:t>Лог-файл с деталями выполнения решения, включая возможные ошибки или предупреждения</w:t>
              </w:r>
            </w:ins>
          </w:p>
        </w:tc>
        <w:tc>
          <w:tcPr>
            <w:tcW w:w="3821" w:type="dxa"/>
            <w:tcPrChange w:id="860" w:author="Автор">
              <w:tcPr>
                <w:tcW w:w="3538" w:type="dxa"/>
                <w:gridSpan w:val="2"/>
              </w:tcPr>
            </w:tcPrChange>
          </w:tcPr>
          <w:p w14:paraId="7579ED68" w14:textId="5E1D1EB2" w:rsidR="00380D39" w:rsidRPr="00FF68F3" w:rsidRDefault="00380D39" w:rsidP="00380D39">
            <w:pPr>
              <w:pStyle w:val="aff0"/>
              <w:rPr>
                <w:ins w:id="861" w:author="Автор"/>
              </w:rPr>
            </w:pPr>
            <w:ins w:id="862" w:author="Автор">
              <w:r w:rsidRPr="00436438">
                <w:t>Может содержать текстовое описание проблем</w:t>
              </w:r>
            </w:ins>
          </w:p>
        </w:tc>
      </w:tr>
      <w:tr w:rsidR="00380D39" w14:paraId="3AC565A4" w14:textId="77777777" w:rsidTr="00380D39">
        <w:tc>
          <w:tcPr>
            <w:tcW w:w="1555" w:type="dxa"/>
            <w:tcPrChange w:id="863" w:author="Автор">
              <w:tcPr>
                <w:tcW w:w="3115" w:type="dxa"/>
                <w:gridSpan w:val="2"/>
              </w:tcPr>
            </w:tcPrChange>
          </w:tcPr>
          <w:p w14:paraId="4695C896" w14:textId="543524BF" w:rsidR="00380D39" w:rsidRPr="00FF68F3" w:rsidRDefault="00380D39" w:rsidP="00380D39">
            <w:pPr>
              <w:pStyle w:val="aff0"/>
            </w:pPr>
            <w:r w:rsidRPr="00FF68F3">
              <w:t>junit_xml</w:t>
            </w:r>
          </w:p>
        </w:tc>
        <w:tc>
          <w:tcPr>
            <w:tcW w:w="3969" w:type="dxa"/>
            <w:tcPrChange w:id="864" w:author="Автор">
              <w:tcPr>
                <w:tcW w:w="3115" w:type="dxa"/>
                <w:gridSpan w:val="2"/>
              </w:tcPr>
            </w:tcPrChange>
          </w:tcPr>
          <w:p w14:paraId="7B3CF8E2" w14:textId="15CF99F7" w:rsidR="00380D39" w:rsidRPr="00FF68F3" w:rsidRDefault="00380D39" w:rsidP="00380D39">
            <w:pPr>
              <w:pStyle w:val="aff0"/>
            </w:pPr>
            <w:r w:rsidRPr="00FF68F3">
              <w:t>XML-отчет, форматированный в стиле JUnit, содержит результаты тестирования</w:t>
            </w:r>
          </w:p>
        </w:tc>
        <w:tc>
          <w:tcPr>
            <w:tcW w:w="3821" w:type="dxa"/>
            <w:tcPrChange w:id="865" w:author="Автор">
              <w:tcPr>
                <w:tcW w:w="3115" w:type="dxa"/>
              </w:tcPr>
            </w:tcPrChange>
          </w:tcPr>
          <w:p w14:paraId="6D24E07F" w14:textId="585265C1" w:rsidR="00380D39" w:rsidRPr="00FF68F3" w:rsidRDefault="00380D39" w:rsidP="00380D39">
            <w:pPr>
              <w:pStyle w:val="aff0"/>
            </w:pPr>
            <w:r w:rsidRPr="00FF68F3">
              <w:t>Требует дальнейшей обработки для вычисления значения solved</w:t>
            </w:r>
          </w:p>
        </w:tc>
      </w:tr>
      <w:tr w:rsidR="00380D39" w14:paraId="7B8785A4" w14:textId="77777777" w:rsidTr="00380D39">
        <w:tc>
          <w:tcPr>
            <w:tcW w:w="1555" w:type="dxa"/>
            <w:tcPrChange w:id="866" w:author="Автор">
              <w:tcPr>
                <w:tcW w:w="3115" w:type="dxa"/>
                <w:gridSpan w:val="2"/>
              </w:tcPr>
            </w:tcPrChange>
          </w:tcPr>
          <w:p w14:paraId="41D92802" w14:textId="6C1692D3" w:rsidR="00380D39" w:rsidRPr="00FF68F3" w:rsidRDefault="00380D39" w:rsidP="00380D39">
            <w:pPr>
              <w:pStyle w:val="aff0"/>
            </w:pPr>
            <w:r w:rsidRPr="00FF68F3">
              <w:t>solved</w:t>
            </w:r>
          </w:p>
        </w:tc>
        <w:tc>
          <w:tcPr>
            <w:tcW w:w="3969" w:type="dxa"/>
            <w:tcPrChange w:id="867" w:author="Автор">
              <w:tcPr>
                <w:tcW w:w="3115" w:type="dxa"/>
                <w:gridSpan w:val="2"/>
              </w:tcPr>
            </w:tcPrChange>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Change w:id="868" w:author="Автор">
              <w:tcPr>
                <w:tcW w:w="3115" w:type="dxa"/>
              </w:tcPr>
            </w:tcPrChange>
          </w:tcPr>
          <w:p w14:paraId="40CC5FE4" w14:textId="0BA7F5EF" w:rsidR="00380D39" w:rsidRPr="00FF68F3" w:rsidRDefault="00380D39" w:rsidP="00380D39">
            <w:pPr>
              <w:pStyle w:val="aff0"/>
            </w:pPr>
            <w:r w:rsidRPr="00FF68F3">
              <w:t>Логическое значение</w:t>
            </w:r>
          </w:p>
        </w:tc>
      </w:tr>
    </w:tbl>
    <w:p w14:paraId="64D9BA22" w14:textId="28E7C40C" w:rsidR="00353242" w:rsidRPr="00BB45B9" w:rsidRDefault="00353242" w:rsidP="00BB45B9">
      <w:pPr>
        <w:pStyle w:val="3"/>
      </w:pPr>
      <w:bookmarkStart w:id="869" w:name="_Toc166412643"/>
      <w:bookmarkStart w:id="870" w:name="_Toc166412918"/>
      <w:bookmarkStart w:id="871" w:name="_Toc166914860"/>
      <w:bookmarkStart w:id="872" w:name="_Toc167623489"/>
      <w:bookmarkStart w:id="873" w:name="_Toc168832046"/>
      <w:r w:rsidRPr="00BB45B9">
        <w:t>2.2.4 Описание структуры «Пользователь»</w:t>
      </w:r>
      <w:bookmarkEnd w:id="869"/>
      <w:bookmarkEnd w:id="870"/>
      <w:bookmarkEnd w:id="871"/>
      <w:bookmarkEnd w:id="872"/>
      <w:bookmarkEnd w:id="873"/>
    </w:p>
    <w:p w14:paraId="0314AD0C" w14:textId="3DBA1463" w:rsidR="003C199C" w:rsidRPr="000A3A1A" w:rsidRDefault="00396B9B" w:rsidP="00396B9B">
      <w:commentRangeStart w:id="874"/>
      <w:r>
        <w:t>Структура пользователя довольно простая</w:t>
      </w:r>
      <w:commentRangeEnd w:id="874"/>
      <w:r w:rsidR="008504E4">
        <w:rPr>
          <w:rStyle w:val="aff9"/>
        </w:rPr>
        <w:commentReference w:id="874"/>
      </w:r>
      <w:r>
        <w:t>, ее описание представлено в таблице 2.4.</w:t>
      </w:r>
      <w:ins w:id="875" w:author="Автор">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del w:id="876" w:author="Автор">
          <w:r w:rsidR="001C3CB0" w:rsidDel="000C00AB">
            <w:delText>и</w:delText>
          </w:r>
        </w:del>
        <w:r w:rsidR="001C3CB0">
          <w:t xml:space="preserve"> прогресса решения задач</w:t>
        </w:r>
        <w:del w:id="877" w:author="Автор">
          <w:r w:rsidR="00487BF8" w:rsidDel="001C3CB0">
            <w:delText>.</w:delText>
          </w:r>
        </w:del>
        <w:r w:rsidR="001C3CB0">
          <w:t>.</w:t>
        </w:r>
        <w:r w:rsidR="00487BF8">
          <w:t xml:space="preserve"> </w:t>
        </w:r>
      </w:ins>
    </w:p>
    <w:p w14:paraId="1E0F9DB5" w14:textId="7D8286D4" w:rsidR="00396B9B" w:rsidRPr="003C199C" w:rsidRDefault="00396B9B" w:rsidP="00396B9B">
      <w:pPr>
        <w:pStyle w:val="afe"/>
      </w:pPr>
      <w:r w:rsidRPr="003C199C">
        <w:t>Таблица 2.</w:t>
      </w:r>
      <w:r>
        <w:t>4</w:t>
      </w:r>
      <w:r w:rsidRPr="003C199C">
        <w:t xml:space="preserve"> – Описание структуры «</w:t>
      </w:r>
      <w:commentRangeStart w:id="878"/>
      <w:commentRangeStart w:id="879"/>
      <w:r>
        <w:t>Пользователь</w:t>
      </w:r>
      <w:commentRangeEnd w:id="878"/>
      <w:r w:rsidR="009C41E5">
        <w:rPr>
          <w:rStyle w:val="aff9"/>
        </w:rPr>
        <w:commentReference w:id="878"/>
      </w:r>
      <w:commentRangeEnd w:id="879"/>
      <w:r w:rsidR="005B219C">
        <w:rPr>
          <w:rStyle w:val="aff9"/>
        </w:rPr>
        <w:commentReference w:id="879"/>
      </w:r>
      <w:r w:rsidRPr="003C199C">
        <w:t>»</w:t>
      </w:r>
    </w:p>
    <w:tbl>
      <w:tblPr>
        <w:tblStyle w:val="aa"/>
        <w:tblW w:w="0" w:type="auto"/>
        <w:tblLook w:val="04A0" w:firstRow="1" w:lastRow="0" w:firstColumn="1" w:lastColumn="0" w:noHBand="0" w:noVBand="1"/>
      </w:tblPr>
      <w:tblGrid>
        <w:gridCol w:w="1887"/>
        <w:gridCol w:w="3748"/>
        <w:gridCol w:w="3710"/>
      </w:tblGrid>
      <w:tr w:rsidR="00396B9B" w14:paraId="0C3B74FF" w14:textId="77777777" w:rsidTr="00F720C9">
        <w:tc>
          <w:tcPr>
            <w:tcW w:w="1336" w:type="dxa"/>
            <w:tcBorders>
              <w:bottom w:val="single" w:sz="4" w:space="0" w:color="auto"/>
            </w:tcBorders>
          </w:tcPr>
          <w:p w14:paraId="5821D7E2" w14:textId="77777777" w:rsidR="00396B9B" w:rsidRPr="007167EA" w:rsidRDefault="00396B9B">
            <w:pPr>
              <w:pStyle w:val="aff0"/>
              <w:jc w:val="center"/>
              <w:pPrChange w:id="880" w:author="Автор">
                <w:pPr>
                  <w:pStyle w:val="aff0"/>
                </w:pPr>
              </w:pPrChange>
            </w:pPr>
            <w:r w:rsidRPr="007167EA">
              <w:t>Название</w:t>
            </w:r>
          </w:p>
        </w:tc>
        <w:tc>
          <w:tcPr>
            <w:tcW w:w="4325" w:type="dxa"/>
            <w:tcBorders>
              <w:bottom w:val="single" w:sz="4" w:space="0" w:color="auto"/>
            </w:tcBorders>
          </w:tcPr>
          <w:p w14:paraId="2563DC9C" w14:textId="77777777" w:rsidR="00396B9B" w:rsidRPr="007167EA" w:rsidRDefault="00396B9B">
            <w:pPr>
              <w:pStyle w:val="aff0"/>
              <w:jc w:val="center"/>
              <w:pPrChange w:id="881" w:author="Автор">
                <w:pPr>
                  <w:pStyle w:val="aff0"/>
                </w:pPr>
              </w:pPrChange>
            </w:pPr>
            <w:r w:rsidRPr="007167EA">
              <w:t>Описание</w:t>
            </w:r>
          </w:p>
        </w:tc>
        <w:tc>
          <w:tcPr>
            <w:tcW w:w="3684" w:type="dxa"/>
            <w:tcBorders>
              <w:bottom w:val="single" w:sz="4" w:space="0" w:color="auto"/>
            </w:tcBorders>
          </w:tcPr>
          <w:p w14:paraId="0313088B" w14:textId="77777777" w:rsidR="00396B9B" w:rsidRPr="007167EA" w:rsidRDefault="00396B9B">
            <w:pPr>
              <w:pStyle w:val="aff0"/>
              <w:jc w:val="center"/>
              <w:pPrChange w:id="882" w:author="Автор">
                <w:pPr>
                  <w:pStyle w:val="aff0"/>
                </w:pPr>
              </w:pPrChange>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pPr>
              <w:pStyle w:val="aff0"/>
              <w:jc w:val="center"/>
              <w:pPrChange w:id="883" w:author="Автор">
                <w:pPr>
                  <w:pStyle w:val="aff0"/>
                </w:pPr>
              </w:pPrChange>
            </w:pPr>
            <w:r w:rsidRPr="007167EA">
              <w:t>1</w:t>
            </w:r>
          </w:p>
        </w:tc>
        <w:tc>
          <w:tcPr>
            <w:tcW w:w="4325" w:type="dxa"/>
            <w:tcBorders>
              <w:bottom w:val="nil"/>
            </w:tcBorders>
          </w:tcPr>
          <w:p w14:paraId="165F1A0C" w14:textId="77777777" w:rsidR="00396B9B" w:rsidRPr="007167EA" w:rsidRDefault="00396B9B">
            <w:pPr>
              <w:pStyle w:val="aff0"/>
              <w:jc w:val="center"/>
              <w:pPrChange w:id="884" w:author="Автор">
                <w:pPr>
                  <w:pStyle w:val="aff0"/>
                </w:pPr>
              </w:pPrChange>
            </w:pPr>
            <w:r w:rsidRPr="007167EA">
              <w:t>2</w:t>
            </w:r>
          </w:p>
        </w:tc>
        <w:tc>
          <w:tcPr>
            <w:tcW w:w="3684" w:type="dxa"/>
            <w:tcBorders>
              <w:bottom w:val="nil"/>
            </w:tcBorders>
          </w:tcPr>
          <w:p w14:paraId="59770D55" w14:textId="77777777" w:rsidR="00396B9B" w:rsidRPr="007167EA" w:rsidRDefault="00396B9B">
            <w:pPr>
              <w:pStyle w:val="aff0"/>
              <w:jc w:val="center"/>
              <w:pPrChange w:id="885" w:author="Автор">
                <w:pPr>
                  <w:pStyle w:val="aff0"/>
                </w:pPr>
              </w:pPrChange>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r w:rsidRPr="007167EA">
              <w:t>id</w:t>
            </w:r>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r w:rsidRPr="007167EA">
              <w:t>username</w:t>
            </w:r>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commentRangeStart w:id="886"/>
            <w:commentRangeStart w:id="887"/>
            <w:r w:rsidRPr="007167EA">
              <w:t>password</w:t>
            </w:r>
            <w:commentRangeEnd w:id="886"/>
            <w:r w:rsidR="00F24855">
              <w:rPr>
                <w:rStyle w:val="aff9"/>
              </w:rPr>
              <w:commentReference w:id="886"/>
            </w:r>
            <w:commentRangeEnd w:id="887"/>
            <w:r w:rsidR="005B219C">
              <w:rPr>
                <w:rStyle w:val="aff9"/>
              </w:rPr>
              <w:commentReference w:id="887"/>
            </w:r>
          </w:p>
        </w:tc>
        <w:tc>
          <w:tcPr>
            <w:tcW w:w="0" w:type="auto"/>
            <w:hideMark/>
          </w:tcPr>
          <w:p w14:paraId="40F863C9" w14:textId="77777777" w:rsidR="00F720C9" w:rsidRPr="007167EA" w:rsidRDefault="00F720C9" w:rsidP="007167EA">
            <w:pPr>
              <w:pStyle w:val="aff0"/>
            </w:pPr>
            <w:r w:rsidRPr="007167EA">
              <w:t>Хэшированный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r w:rsidRPr="007167EA">
              <w:t>image</w:t>
            </w:r>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888" w:name="_Toc166412644"/>
      <w:bookmarkStart w:id="889" w:name="_Toc168832047"/>
      <w:r>
        <w:t>2.</w:t>
      </w:r>
      <w:r w:rsidRPr="000D6875">
        <w:t>3</w:t>
      </w:r>
      <w:r>
        <w:t xml:space="preserve"> Проектирование базы данных</w:t>
      </w:r>
      <w:bookmarkEnd w:id="888"/>
      <w:bookmarkEnd w:id="889"/>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ins w:id="890" w:author="Автор">
        <w:r w:rsidR="007A0F47">
          <w:t xml:space="preserve">задача, </w:t>
        </w:r>
      </w:ins>
      <w:r>
        <w:t xml:space="preserve">решение и результат решения. </w:t>
      </w:r>
      <w:ins w:id="891" w:author="Автор">
        <w:r w:rsidR="007A0F47">
          <w:t xml:space="preserve">А также таблицы с пользовательской статистикой и по платформе в целом. </w:t>
        </w:r>
      </w:ins>
    </w:p>
    <w:p w14:paraId="4A3FD6CD" w14:textId="3F175DBF" w:rsidR="002B39B4" w:rsidRDefault="002B39B4" w:rsidP="002B39B4">
      <w:pPr>
        <w:rPr>
          <w:ins w:id="892" w:author="Автор"/>
        </w:rPr>
      </w:pPr>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ins w:id="893" w:author="Автор">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ins>
    </w:p>
    <w:p w14:paraId="3E6E1622" w14:textId="5763F87D" w:rsidR="008224D7" w:rsidRDefault="007167EA" w:rsidP="002B39B4">
      <w:pPr>
        <w:rPr>
          <w:ins w:id="894" w:author="Автор"/>
        </w:rPr>
      </w:pPr>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198AB3F" w:rsidR="00860CA7" w:rsidRDefault="00860CA7" w:rsidP="00380D39">
      <w:pPr>
        <w:rPr>
          <w:ins w:id="895" w:author="Автор"/>
        </w:rPr>
      </w:pPr>
      <w:ins w:id="896" w:author="Автор">
        <w:r>
          <w:t xml:space="preserve">Набор </w:t>
        </w:r>
        <w:del w:id="897" w:author="Автор">
          <w:r w:rsidDel="00004223">
            <w:delText>таблиц</w:delText>
          </w:r>
        </w:del>
        <w:r w:rsidR="00004223">
          <w:t>отношений</w:t>
        </w:r>
        <w:r>
          <w:t xml:space="preserve"> с именами, начинающимися с general_statistics_ </w:t>
        </w:r>
        <w:r w:rsidRPr="002B1D10">
          <w:t>содержит общую статистику по решению задач на платформе</w:t>
        </w:r>
        <w:r>
          <w:t xml:space="preserve"> и включает в себя:</w:t>
        </w:r>
      </w:ins>
    </w:p>
    <w:p w14:paraId="688099A3" w14:textId="7D14EB94" w:rsidR="00860CA7" w:rsidRPr="00860CA7" w:rsidRDefault="00860CA7">
      <w:pPr>
        <w:pStyle w:val="a"/>
        <w:rPr>
          <w:ins w:id="898" w:author="Автор"/>
          <w:rPrChange w:id="899" w:author="Автор">
            <w:rPr>
              <w:ins w:id="900" w:author="Автор"/>
            </w:rPr>
          </w:rPrChange>
        </w:rPr>
        <w:pPrChange w:id="901" w:author="Автор">
          <w:pPr/>
        </w:pPrChange>
      </w:pPr>
      <w:ins w:id="902" w:author="Автор">
        <w:r w:rsidRPr="00380D39">
          <w:t xml:space="preserve">general_statistics_topSolved — </w:t>
        </w:r>
        <w:del w:id="903" w:author="Автор">
          <w:r w:rsidRPr="00860CA7" w:rsidDel="000162A0">
            <w:rPr>
              <w:rPrChange w:id="904" w:author="Автор">
                <w:rPr/>
              </w:rPrChange>
            </w:rPr>
            <w:delText>таблица</w:delText>
          </w:r>
        </w:del>
        <w:r w:rsidR="000162A0">
          <w:t>отношение</w:t>
        </w:r>
        <w:r w:rsidRPr="00380D39">
          <w:t>, содержащ</w:t>
        </w:r>
        <w:r w:rsidR="00DA5AC7">
          <w:t>ее</w:t>
        </w:r>
        <w:del w:id="905" w:author="Автор">
          <w:r w:rsidRPr="00860CA7" w:rsidDel="00DA5AC7">
            <w:rPr>
              <w:rPrChange w:id="906" w:author="Автор">
                <w:rPr/>
              </w:rPrChange>
            </w:rPr>
            <w:delText>ая</w:delText>
          </w:r>
        </w:del>
        <w:r w:rsidRPr="00860CA7">
          <w:rPr>
            <w:rPrChange w:id="907" w:author="Автор">
              <w:rPr/>
            </w:rPrChange>
          </w:rPr>
          <w:t xml:space="preserve"> список наиболее часто решаемых задач.</w:t>
        </w:r>
      </w:ins>
    </w:p>
    <w:p w14:paraId="2892FD53" w14:textId="47F0C827" w:rsidR="00860CA7" w:rsidRPr="00860CA7" w:rsidRDefault="00860CA7">
      <w:pPr>
        <w:pStyle w:val="a"/>
        <w:rPr>
          <w:ins w:id="908" w:author="Автор"/>
          <w:rPrChange w:id="909" w:author="Автор">
            <w:rPr>
              <w:ins w:id="910" w:author="Автор"/>
            </w:rPr>
          </w:rPrChange>
        </w:rPr>
        <w:pPrChange w:id="911" w:author="Автор">
          <w:pPr/>
        </w:pPrChange>
      </w:pPr>
      <w:ins w:id="912" w:author="Автор">
        <w:r w:rsidRPr="00860CA7">
          <w:rPr>
            <w:rPrChange w:id="913" w:author="Автор">
              <w:rPr/>
            </w:rPrChange>
          </w:rPr>
          <w:t>general_statistics_topAttempted —</w:t>
        </w:r>
        <w:r w:rsidR="000162A0">
          <w:t xml:space="preserve"> отношение</w:t>
        </w:r>
        <w:del w:id="914" w:author="Автор">
          <w:r w:rsidRPr="00860CA7" w:rsidDel="000162A0">
            <w:rPr>
              <w:rPrChange w:id="915" w:author="Автор">
                <w:rPr/>
              </w:rPrChange>
            </w:rPr>
            <w:delText xml:space="preserve"> таблица</w:delText>
          </w:r>
        </w:del>
        <w:r w:rsidRPr="00860CA7">
          <w:rPr>
            <w:rPrChange w:id="916" w:author="Автор">
              <w:rPr/>
            </w:rPrChange>
          </w:rPr>
          <w:t>, содержащ</w:t>
        </w:r>
        <w:r w:rsidR="000162A0">
          <w:t>ее</w:t>
        </w:r>
        <w:del w:id="917" w:author="Автор">
          <w:r w:rsidRPr="00860CA7" w:rsidDel="000162A0">
            <w:rPr>
              <w:rPrChange w:id="918" w:author="Автор">
                <w:rPr/>
              </w:rPrChange>
            </w:rPr>
            <w:delText>ая</w:delText>
          </w:r>
        </w:del>
        <w:r w:rsidRPr="00860CA7">
          <w:rPr>
            <w:rPrChange w:id="919" w:author="Автор">
              <w:rPr/>
            </w:rPrChange>
          </w:rPr>
          <w:t xml:space="preserve"> список задач, на которые пользователи пытались найти решение.</w:t>
        </w:r>
      </w:ins>
    </w:p>
    <w:p w14:paraId="2A0D1D57" w14:textId="46411103" w:rsidR="00860CA7" w:rsidRPr="00860CA7" w:rsidRDefault="00860CA7">
      <w:pPr>
        <w:pStyle w:val="a"/>
        <w:rPr>
          <w:ins w:id="920" w:author="Автор"/>
          <w:rPrChange w:id="921" w:author="Автор">
            <w:rPr>
              <w:ins w:id="922" w:author="Автор"/>
            </w:rPr>
          </w:rPrChange>
        </w:rPr>
        <w:pPrChange w:id="923" w:author="Автор">
          <w:pPr/>
        </w:pPrChange>
      </w:pPr>
      <w:ins w:id="924" w:author="Автор">
        <w:r w:rsidRPr="00860CA7">
          <w:rPr>
            <w:rPrChange w:id="925" w:author="Автор">
              <w:rPr/>
            </w:rPrChange>
          </w:rPr>
          <w:t>general_statistics_topAttemptedNotSolved —</w:t>
        </w:r>
        <w:r w:rsidR="000162A0">
          <w:t xml:space="preserve"> </w:t>
        </w:r>
        <w:del w:id="926" w:author="Автор">
          <w:r w:rsidRPr="00860CA7" w:rsidDel="000162A0">
            <w:rPr>
              <w:rPrChange w:id="927" w:author="Автор">
                <w:rPr/>
              </w:rPrChange>
            </w:rPr>
            <w:delText xml:space="preserve"> таблица</w:delText>
          </w:r>
        </w:del>
        <w:r w:rsidR="000162A0">
          <w:t>отношение</w:t>
        </w:r>
        <w:r w:rsidRPr="00380D39">
          <w:t>, содержащ</w:t>
        </w:r>
        <w:r w:rsidR="000162A0">
          <w:t>ее</w:t>
        </w:r>
        <w:del w:id="928" w:author="Автор">
          <w:r w:rsidRPr="00860CA7" w:rsidDel="000162A0">
            <w:rPr>
              <w:rPrChange w:id="929" w:author="Автор">
                <w:rPr/>
              </w:rPrChange>
            </w:rPr>
            <w:delText>ая</w:delText>
          </w:r>
        </w:del>
        <w:r w:rsidRPr="00860CA7">
          <w:rPr>
            <w:rPrChange w:id="930" w:author="Автор">
              <w:rPr/>
            </w:rPrChange>
          </w:rPr>
          <w:t xml:space="preserve"> список задач, на которые пользователи пытались найти решение, но не смогли.</w:t>
        </w:r>
      </w:ins>
    </w:p>
    <w:p w14:paraId="542B5152" w14:textId="1CB702EC" w:rsidR="00860CA7" w:rsidRPr="00380D39" w:rsidRDefault="00860CA7">
      <w:pPr>
        <w:pStyle w:val="a"/>
        <w:rPr>
          <w:ins w:id="931" w:author="Автор"/>
        </w:rPr>
        <w:pPrChange w:id="932" w:author="Автор">
          <w:pPr/>
        </w:pPrChange>
      </w:pPr>
      <w:ins w:id="933" w:author="Автор">
        <w:r w:rsidRPr="00860CA7">
          <w:rPr>
            <w:rPrChange w:id="934" w:author="Автор">
              <w:rPr/>
            </w:rPrChange>
          </w:rPr>
          <w:t>general_statistics_difficultyCounts —</w:t>
        </w:r>
        <w:r w:rsidR="000162A0">
          <w:t xml:space="preserve"> </w:t>
        </w:r>
        <w:del w:id="935" w:author="Автор">
          <w:r w:rsidRPr="00860CA7" w:rsidDel="000162A0">
            <w:rPr>
              <w:rPrChange w:id="936" w:author="Автор">
                <w:rPr/>
              </w:rPrChange>
            </w:rPr>
            <w:delText xml:space="preserve"> таблица</w:delText>
          </w:r>
        </w:del>
        <w:r w:rsidR="000162A0">
          <w:t>отношение</w:t>
        </w:r>
        <w:r w:rsidRPr="00380D39">
          <w:t>, содержащ</w:t>
        </w:r>
        <w:r w:rsidR="000162A0">
          <w:t xml:space="preserve">ее </w:t>
        </w:r>
        <w:del w:id="937" w:author="Автор">
          <w:r w:rsidRPr="00860CA7" w:rsidDel="000162A0">
            <w:rPr>
              <w:rPrChange w:id="938" w:author="Автор">
                <w:rPr/>
              </w:rPrChange>
            </w:rPr>
            <w:delText xml:space="preserve">ая </w:delText>
          </w:r>
        </w:del>
        <w:r w:rsidRPr="00860CA7">
          <w:rPr>
            <w:rPrChange w:id="939" w:author="Автор">
              <w:rPr/>
            </w:rPrChange>
          </w:rPr>
          <w:t xml:space="preserve">количество </w:t>
        </w:r>
        <w:r w:rsidR="000162A0">
          <w:t xml:space="preserve">решенных </w:t>
        </w:r>
        <w:r w:rsidRPr="00380D39">
          <w:t>задач по каждому уровню сложности.</w:t>
        </w:r>
      </w:ins>
    </w:p>
    <w:p w14:paraId="1CDB91E8" w14:textId="249EDC94" w:rsidR="00860CA7" w:rsidRPr="00860CA7" w:rsidRDefault="00860CA7">
      <w:pPr>
        <w:pStyle w:val="a"/>
        <w:rPr>
          <w:ins w:id="940" w:author="Автор"/>
          <w:rPrChange w:id="941" w:author="Автор">
            <w:rPr>
              <w:ins w:id="942" w:author="Автор"/>
            </w:rPr>
          </w:rPrChange>
        </w:rPr>
        <w:pPrChange w:id="943" w:author="Автор">
          <w:pPr/>
        </w:pPrChange>
      </w:pPr>
      <w:ins w:id="944" w:author="Автор">
        <w:r w:rsidRPr="00605F57">
          <w:t>general_statistics_languageCounts —</w:t>
        </w:r>
        <w:r w:rsidR="000162A0">
          <w:t xml:space="preserve"> отношение</w:t>
        </w:r>
        <w:del w:id="945" w:author="Автор">
          <w:r w:rsidRPr="00860CA7" w:rsidDel="000162A0">
            <w:rPr>
              <w:rPrChange w:id="946" w:author="Автор">
                <w:rPr/>
              </w:rPrChange>
            </w:rPr>
            <w:delText xml:space="preserve"> таблица</w:delText>
          </w:r>
        </w:del>
        <w:r w:rsidRPr="00860CA7">
          <w:rPr>
            <w:rPrChange w:id="947" w:author="Автор">
              <w:rPr/>
            </w:rPrChange>
          </w:rPr>
          <w:t>, содержащ</w:t>
        </w:r>
        <w:r w:rsidR="000162A0">
          <w:t xml:space="preserve">ее </w:t>
        </w:r>
        <w:del w:id="948" w:author="Автор">
          <w:r w:rsidRPr="00860CA7" w:rsidDel="000162A0">
            <w:rPr>
              <w:rPrChange w:id="949" w:author="Автор">
                <w:rPr/>
              </w:rPrChange>
            </w:rPr>
            <w:delText xml:space="preserve">ая </w:delText>
          </w:r>
        </w:del>
        <w:r w:rsidRPr="00860CA7">
          <w:rPr>
            <w:rPrChange w:id="950" w:author="Автор">
              <w:rPr/>
            </w:rPrChange>
          </w:rPr>
          <w:t>количество задач, решенных на каждом языке программирования.</w:t>
        </w:r>
      </w:ins>
    </w:p>
    <w:p w14:paraId="2E791FF7" w14:textId="77FE9119" w:rsidR="00860CA7" w:rsidRDefault="00860CA7" w:rsidP="00860CA7">
      <w:pPr>
        <w:rPr>
          <w:ins w:id="951" w:author="Автор"/>
        </w:rPr>
      </w:pPr>
      <w:ins w:id="952" w:author="Автор">
        <w:r>
          <w:t xml:space="preserve">Набор отношений с именами, начинающимися с user_statistics_ </w:t>
        </w:r>
        <w:r w:rsidRPr="002B1D10">
          <w:t>содерж</w:t>
        </w:r>
        <w:r w:rsidR="006B490F">
          <w:t>и</w:t>
        </w:r>
        <w:del w:id="953" w:author="Автор">
          <w:r w:rsidRPr="002B1D10" w:rsidDel="006B490F">
            <w:delText>а</w:delText>
          </w:r>
        </w:del>
        <w:r w:rsidRPr="002B1D10">
          <w:t>т статистику по пользователям</w:t>
        </w:r>
        <w:r>
          <w:t xml:space="preserve"> и включает в себя:</w:t>
        </w:r>
      </w:ins>
    </w:p>
    <w:p w14:paraId="68392A31" w14:textId="29C5BBC6" w:rsidR="00860CA7" w:rsidRPr="00860CA7" w:rsidRDefault="00860CA7">
      <w:pPr>
        <w:pStyle w:val="a"/>
        <w:rPr>
          <w:ins w:id="954" w:author="Автор"/>
          <w:rPrChange w:id="955" w:author="Автор">
            <w:rPr>
              <w:ins w:id="956" w:author="Автор"/>
            </w:rPr>
          </w:rPrChange>
        </w:rPr>
        <w:pPrChange w:id="957" w:author="Автор">
          <w:pPr/>
        </w:pPrChange>
      </w:pPr>
      <w:ins w:id="958" w:author="Автор">
        <w:r w:rsidRPr="00380D39">
          <w:t>user_statistics_difficulty —</w:t>
        </w:r>
        <w:r w:rsidR="000162A0">
          <w:t xml:space="preserve"> отношение</w:t>
        </w:r>
        <w:del w:id="959" w:author="Автор">
          <w:r w:rsidRPr="00860CA7" w:rsidDel="000162A0">
            <w:rPr>
              <w:rPrChange w:id="960" w:author="Автор">
                <w:rPr/>
              </w:rPrChange>
            </w:rPr>
            <w:delText xml:space="preserve"> таблица</w:delText>
          </w:r>
        </w:del>
        <w:r w:rsidRPr="00860CA7">
          <w:rPr>
            <w:rPrChange w:id="961" w:author="Автор">
              <w:rPr/>
            </w:rPrChange>
          </w:rPr>
          <w:t>, содержащ</w:t>
        </w:r>
        <w:r w:rsidR="000162A0">
          <w:t>ее</w:t>
        </w:r>
        <w:del w:id="962" w:author="Автор">
          <w:r w:rsidRPr="00860CA7" w:rsidDel="000162A0">
            <w:rPr>
              <w:rPrChange w:id="963" w:author="Автор">
                <w:rPr/>
              </w:rPrChange>
            </w:rPr>
            <w:delText>ая</w:delText>
          </w:r>
        </w:del>
        <w:r w:rsidRPr="00860CA7">
          <w:rPr>
            <w:rPrChange w:id="964" w:author="Автор">
              <w:rPr/>
            </w:rPrChange>
          </w:rPr>
          <w:t xml:space="preserve"> количество задач по каждому уровню сложности для конкретного пользователя.</w:t>
        </w:r>
      </w:ins>
    </w:p>
    <w:p w14:paraId="7414767C" w14:textId="4DFAF6EB" w:rsidR="00860CA7" w:rsidRPr="00380D39" w:rsidRDefault="00860CA7">
      <w:pPr>
        <w:pStyle w:val="a"/>
        <w:rPr>
          <w:ins w:id="965" w:author="Автор"/>
        </w:rPr>
        <w:pPrChange w:id="966" w:author="Автор">
          <w:pPr/>
        </w:pPrChange>
      </w:pPr>
      <w:ins w:id="967" w:author="Автор">
        <w:r w:rsidRPr="00860CA7">
          <w:rPr>
            <w:rPrChange w:id="968" w:author="Автор">
              <w:rPr/>
            </w:rPrChange>
          </w:rPr>
          <w:lastRenderedPageBreak/>
          <w:t>user_statistics_language —</w:t>
        </w:r>
        <w:r w:rsidR="000162A0">
          <w:t xml:space="preserve"> отношение</w:t>
        </w:r>
        <w:del w:id="969" w:author="Автор">
          <w:r w:rsidRPr="00860CA7" w:rsidDel="000162A0">
            <w:rPr>
              <w:rPrChange w:id="970" w:author="Автор">
                <w:rPr/>
              </w:rPrChange>
            </w:rPr>
            <w:delText xml:space="preserve"> таблица</w:delText>
          </w:r>
        </w:del>
        <w:r w:rsidRPr="00860CA7">
          <w:rPr>
            <w:rPrChange w:id="971" w:author="Автор">
              <w:rPr/>
            </w:rPrChange>
          </w:rPr>
          <w:t>, содержащ</w:t>
        </w:r>
        <w:del w:id="972" w:author="Автор">
          <w:r w:rsidRPr="00860CA7" w:rsidDel="000162A0">
            <w:rPr>
              <w:rPrChange w:id="973" w:author="Автор">
                <w:rPr/>
              </w:rPrChange>
            </w:rPr>
            <w:delText>ая</w:delText>
          </w:r>
        </w:del>
        <w:r w:rsidR="000162A0">
          <w:t>ее</w:t>
        </w:r>
        <w:r w:rsidRPr="00380D39">
          <w:t xml:space="preserve"> количество задач, решенных на каждом языке программирования для конкретного пользователя.</w:t>
        </w:r>
      </w:ins>
    </w:p>
    <w:p w14:paraId="5CC45F88" w14:textId="2B4416BB" w:rsidR="00860CA7" w:rsidRPr="000162A0" w:rsidRDefault="00860CA7">
      <w:pPr>
        <w:pStyle w:val="a"/>
        <w:rPr>
          <w:ins w:id="974" w:author="Автор"/>
          <w:rPrChange w:id="975" w:author="Автор">
            <w:rPr>
              <w:ins w:id="976" w:author="Автор"/>
            </w:rPr>
          </w:rPrChange>
        </w:rPr>
        <w:pPrChange w:id="977" w:author="Автор">
          <w:pPr/>
        </w:pPrChange>
      </w:pPr>
      <w:ins w:id="978" w:author="Автор">
        <w:r w:rsidRPr="00605F57">
          <w:t>user_statistics_solved —</w:t>
        </w:r>
        <w:r w:rsidR="000162A0" w:rsidRPr="00F738A3">
          <w:t xml:space="preserve"> </w:t>
        </w:r>
        <w:r w:rsidR="000162A0" w:rsidRPr="000162A0">
          <w:rPr>
            <w:rPrChange w:id="979" w:author="Автор">
              <w:rPr/>
            </w:rPrChange>
          </w:rPr>
          <w:t>отношение</w:t>
        </w:r>
        <w:del w:id="980" w:author="Автор">
          <w:r w:rsidRPr="000162A0" w:rsidDel="000162A0">
            <w:rPr>
              <w:rPrChange w:id="981" w:author="Автор">
                <w:rPr/>
              </w:rPrChange>
            </w:rPr>
            <w:delText xml:space="preserve"> таблица</w:delText>
          </w:r>
        </w:del>
        <w:r w:rsidRPr="000162A0">
          <w:rPr>
            <w:rPrChange w:id="982" w:author="Автор">
              <w:rPr/>
            </w:rPrChange>
          </w:rPr>
          <w:t>, содержащ</w:t>
        </w:r>
        <w:r w:rsidR="000162A0" w:rsidRPr="000162A0">
          <w:rPr>
            <w:rPrChange w:id="983" w:author="Автор">
              <w:rPr/>
            </w:rPrChange>
          </w:rPr>
          <w:t>ее</w:t>
        </w:r>
        <w:del w:id="984" w:author="Автор">
          <w:r w:rsidRPr="000162A0" w:rsidDel="000162A0">
            <w:rPr>
              <w:rPrChange w:id="985" w:author="Автор">
                <w:rPr/>
              </w:rPrChange>
            </w:rPr>
            <w:delText>ая</w:delText>
          </w:r>
        </w:del>
        <w:r w:rsidRPr="000162A0">
          <w:rPr>
            <w:rPrChange w:id="986" w:author="Автор">
              <w:rPr/>
            </w:rPrChange>
          </w:rPr>
          <w:t xml:space="preserve"> количество решенных </w:t>
        </w:r>
        <w:r w:rsidR="000162A0" w:rsidRPr="000162A0">
          <w:rPr>
            <w:rPrChange w:id="987" w:author="Автор">
              <w:rPr/>
            </w:rPrChange>
          </w:rPr>
          <w:t xml:space="preserve">задач </w:t>
        </w:r>
        <w:r w:rsidRPr="000162A0">
          <w:rPr>
            <w:rPrChange w:id="988" w:author="Автор">
              <w:rPr/>
            </w:rPrChange>
          </w:rPr>
          <w:t>и попыток решения задач для конкретного пользователя.</w:t>
        </w:r>
      </w:ins>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173C92B" w:rsidR="007B774D" w:rsidRDefault="007B774D" w:rsidP="007B774D">
      <w:pPr>
        <w:pStyle w:val="afa"/>
      </w:pPr>
      <w:del w:id="989" w:author="Автор">
        <w:r w:rsidRPr="007B774D" w:rsidDel="00E658D2">
          <w:drawing>
            <wp:inline distT="0" distB="0" distL="0" distR="0" wp14:anchorId="5BEDA312" wp14:editId="74EF1AA3">
              <wp:extent cx="4824536" cy="4580537"/>
              <wp:effectExtent l="0" t="0" r="0" b="0"/>
              <wp:docPr id="3" name="Рисунок 4">
                <a:extLst xmlns:a="http://schemas.openxmlformats.org/drawingml/2006/main">
                  <a:ext uri="{FF2B5EF4-FFF2-40B4-BE49-F238E27FC236}">
                    <a16:creationId xmlns:a16="http://schemas.microsoft.com/office/drawing/2014/main" id="{B1D3F086-25B5-443D-968F-E2AE12FD5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1D3F086-25B5-443D-968F-E2AE12FD5BC5}"/>
                          </a:ext>
                        </a:extLst>
                      </pic:cNvPr>
                      <pic:cNvPicPr>
                        <a:picLocks noChangeAspect="1"/>
                      </pic:cNvPicPr>
                    </pic:nvPicPr>
                    <pic:blipFill>
                      <a:blip r:embed="rId14"/>
                      <a:stretch>
                        <a:fillRect/>
                      </a:stretch>
                    </pic:blipFill>
                    <pic:spPr>
                      <a:xfrm>
                        <a:off x="0" y="0"/>
                        <a:ext cx="4824536" cy="4580537"/>
                      </a:xfrm>
                      <a:prstGeom prst="rect">
                        <a:avLst/>
                      </a:prstGeom>
                    </pic:spPr>
                  </pic:pic>
                </a:graphicData>
              </a:graphic>
            </wp:inline>
          </w:drawing>
        </w:r>
      </w:del>
      <w:ins w:id="990" w:author="Автор">
        <w:r w:rsidR="00747661"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45890"/>
                      </a:xfrm>
                      <a:prstGeom prst="rect">
                        <a:avLst/>
                      </a:prstGeom>
                    </pic:spPr>
                  </pic:pic>
                </a:graphicData>
              </a:graphic>
            </wp:inline>
          </w:drawing>
        </w:r>
      </w:ins>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991" w:name="_Hlk166243972"/>
      <w:bookmarkStart w:id="992" w:name="_Toc168832048"/>
      <w:r>
        <w:t xml:space="preserve">2.4 Проектирование </w:t>
      </w:r>
      <w:r w:rsidR="00AD521C">
        <w:t xml:space="preserve">микросервисной </w:t>
      </w:r>
      <w:bookmarkEnd w:id="991"/>
      <w:r>
        <w:t>архитектуры приложения</w:t>
      </w:r>
      <w:bookmarkEnd w:id="992"/>
    </w:p>
    <w:p w14:paraId="30532E2C" w14:textId="22783E00" w:rsidR="00EB7468" w:rsidRDefault="00CA703A" w:rsidP="00396B9B">
      <w:r>
        <w:t xml:space="preserve">Для разрабатываемого средства была выбрана микросервисная архитектура, позволяющая проектировать небольшие, малосвязанные модули-микросервисы. </w:t>
      </w:r>
    </w:p>
    <w:p w14:paraId="613BBA64" w14:textId="3330F540" w:rsidR="00CA703A" w:rsidRDefault="00CA703A" w:rsidP="00CA703A">
      <w:pPr>
        <w:rPr>
          <w:ins w:id="993" w:author="Автор"/>
        </w:rPr>
      </w:pPr>
      <w:r>
        <w:lastRenderedPageBreak/>
        <w:t xml:space="preserve">Решено разделить приложение на три связанных между собой микросервиса: </w:t>
      </w:r>
      <w:commentRangeStart w:id="994"/>
      <w:commentRangeStart w:id="995"/>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commentRangeEnd w:id="994"/>
      <w:r w:rsidR="00D45E26">
        <w:rPr>
          <w:rStyle w:val="aff9"/>
        </w:rPr>
        <w:commentReference w:id="994"/>
      </w:r>
      <w:commentRangeEnd w:id="995"/>
      <w:r w:rsidR="0012483E">
        <w:rPr>
          <w:rStyle w:val="aff9"/>
        </w:rPr>
        <w:commentReference w:id="995"/>
      </w:r>
      <w:ins w:id="996" w:author="Автор">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микросервисы, очередь сообщений, реляционную базу данных и клиентское приложение. </w:t>
        </w:r>
      </w:ins>
    </w:p>
    <w:p w14:paraId="594487FF" w14:textId="6FFCA844" w:rsidR="00A00D7C" w:rsidRDefault="00A00D7C" w:rsidP="00A00D7C">
      <w:pPr>
        <w:pStyle w:val="afa"/>
        <w:rPr>
          <w:ins w:id="997" w:author="Автор"/>
        </w:rPr>
      </w:pPr>
      <w:ins w:id="998" w:author="Автор">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18205"/>
                      </a:xfrm>
                      <a:prstGeom prst="rect">
                        <a:avLst/>
                      </a:prstGeom>
                    </pic:spPr>
                  </pic:pic>
                </a:graphicData>
              </a:graphic>
            </wp:inline>
          </w:drawing>
        </w:r>
      </w:ins>
    </w:p>
    <w:p w14:paraId="70284613" w14:textId="029E4A6C" w:rsidR="00A00D7C" w:rsidRPr="007B774D" w:rsidDel="00C7412F" w:rsidRDefault="00A00D7C" w:rsidP="00BB5A55">
      <w:pPr>
        <w:pStyle w:val="afb"/>
        <w:rPr>
          <w:ins w:id="999" w:author="Автор"/>
          <w:del w:id="1000" w:author="Автор"/>
        </w:rPr>
      </w:pPr>
      <w:ins w:id="1001" w:author="Автор">
        <w:r>
          <w:t xml:space="preserve">Рисунок 2.2 </w:t>
        </w:r>
        <w:r>
          <w:rPr>
            <w:rFonts w:eastAsia="Calibri"/>
          </w:rPr>
          <w:t>– Диаграмма компонентов онлайн-платформы</w:t>
        </w:r>
      </w:ins>
    </w:p>
    <w:p w14:paraId="4AD03A67" w14:textId="77777777" w:rsidR="00A00D7C" w:rsidRPr="00A00D7C" w:rsidRDefault="00A00D7C">
      <w:pPr>
        <w:pStyle w:val="afb"/>
        <w:pPrChange w:id="1002" w:author="Автор">
          <w:pPr/>
        </w:pPrChange>
      </w:pPr>
    </w:p>
    <w:p w14:paraId="21A95ACE" w14:textId="07E531D6" w:rsidR="00CA703A" w:rsidRPr="006A39B4" w:rsidRDefault="00CA703A" w:rsidP="00BB45B9">
      <w:pPr>
        <w:pStyle w:val="3"/>
      </w:pPr>
      <w:bookmarkStart w:id="1003" w:name="_Toc166412921"/>
      <w:bookmarkStart w:id="1004" w:name="_Toc166914863"/>
      <w:bookmarkStart w:id="1005" w:name="_Toc167623492"/>
      <w:bookmarkStart w:id="1006" w:name="_Toc168832049"/>
      <w:r>
        <w:t xml:space="preserve">2.4.1 Проектирования </w:t>
      </w:r>
      <w:r w:rsidR="006A39B4">
        <w:t xml:space="preserve">центрального </w:t>
      </w:r>
      <w:r>
        <w:t>веб-сервера</w:t>
      </w:r>
      <w:bookmarkEnd w:id="1003"/>
      <w:bookmarkEnd w:id="1004"/>
      <w:bookmarkEnd w:id="1005"/>
      <w:bookmarkEnd w:id="100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1007" w:name="_Toc166412922"/>
      <w:bookmarkStart w:id="1008" w:name="_Toc166914864"/>
      <w:bookmarkStart w:id="1009" w:name="_Toc167623493"/>
      <w:bookmarkStart w:id="1010" w:name="_Toc168832050"/>
      <w:r>
        <w:t>2.4.2 Проектирования сервиса «</w:t>
      </w:r>
      <w:r>
        <w:rPr>
          <w:lang w:val="en-US"/>
        </w:rPr>
        <w:t>test</w:t>
      </w:r>
      <w:r w:rsidRPr="00C476E8">
        <w:t>-</w:t>
      </w:r>
      <w:r>
        <w:rPr>
          <w:lang w:val="en-US"/>
        </w:rPr>
        <w:t>runner</w:t>
      </w:r>
      <w:r>
        <w:t>»</w:t>
      </w:r>
      <w:bookmarkEnd w:id="1007"/>
      <w:bookmarkEnd w:id="1008"/>
      <w:bookmarkEnd w:id="1009"/>
      <w:bookmarkEnd w:id="1010"/>
    </w:p>
    <w:p w14:paraId="2A144B47" w14:textId="77777777" w:rsidR="00BB5A55" w:rsidRDefault="00C476E8" w:rsidP="00BB5A55">
      <w:pPr>
        <w:rPr>
          <w:ins w:id="1011" w:author="Автор"/>
        </w:rPr>
      </w:pPr>
      <w:r w:rsidRPr="00C476E8">
        <w:t xml:space="preserve">Сервис </w:t>
      </w:r>
      <w:r>
        <w:t>«</w:t>
      </w:r>
      <w:r w:rsidRPr="00C476E8">
        <w:t>test-runner</w:t>
      </w:r>
      <w:r>
        <w:t>»</w:t>
      </w:r>
      <w:r w:rsidRPr="00C476E8">
        <w:t xml:space="preserve"> отвечает за обработку запросов на проверку пользовательских решений. </w:t>
      </w:r>
      <w:commentRangeStart w:id="1012"/>
      <w:commentRangeStart w:id="1013"/>
      <w:r w:rsidRPr="00C476E8">
        <w:t xml:space="preserve">Он получает запросы </w:t>
      </w:r>
      <w:commentRangeEnd w:id="1012"/>
      <w:r w:rsidR="003341CE">
        <w:rPr>
          <w:rStyle w:val="aff9"/>
        </w:rPr>
        <w:commentReference w:id="1012"/>
      </w:r>
      <w:commentRangeEnd w:id="1013"/>
      <w:r w:rsidR="0012483E">
        <w:rPr>
          <w:rStyle w:val="aff9"/>
        </w:rPr>
        <w:commentReference w:id="1013"/>
      </w:r>
      <w:r w:rsidRPr="00C476E8">
        <w:t>из очереди сообщений</w:t>
      </w:r>
      <w:del w:id="1014" w:author="Автор">
        <w:r w:rsidRPr="00C476E8" w:rsidDel="00C7412F">
          <w:delText xml:space="preserve"> </w:delText>
        </w:r>
        <w:commentRangeStart w:id="1015"/>
        <w:r w:rsidR="002C2A22" w:rsidDel="00C7412F">
          <w:rPr>
            <w:lang w:val="en-US"/>
          </w:rPr>
          <w:delText>Apache</w:delText>
        </w:r>
        <w:r w:rsidR="002C2A22" w:rsidRPr="002C2A22" w:rsidDel="00C7412F">
          <w:delText xml:space="preserve"> </w:delText>
        </w:r>
        <w:r w:rsidRPr="00C476E8" w:rsidDel="00C7412F">
          <w:delText>Kafka</w:delText>
        </w:r>
      </w:del>
      <w:ins w:id="1016" w:author="Автор">
        <w:del w:id="1017" w:author="Автор">
          <w:r w:rsidR="002F0FFE" w:rsidDel="00C7412F">
            <w:delText xml:space="preserve"> </w:delText>
          </w:r>
        </w:del>
      </w:ins>
      <w:commentRangeEnd w:id="1015"/>
      <w:del w:id="1018" w:author="Автор">
        <w:r w:rsidR="00557E2A" w:rsidDel="00C7412F">
          <w:rPr>
            <w:rStyle w:val="aff9"/>
          </w:rPr>
          <w:commentReference w:id="1015"/>
        </w:r>
        <w:r w:rsidR="00887713" w:rsidRPr="00887713" w:rsidDel="00C7412F">
          <w:delText>[5]</w:delText>
        </w:r>
      </w:del>
      <w:r w:rsidRPr="00C476E8">
        <w:t>, что обеспечивает асинхронное взаимодействие с веб</w:t>
      </w:r>
      <w:r>
        <w:t>-</w:t>
      </w:r>
      <w:r w:rsidRPr="00C476E8">
        <w:t>сервером</w:t>
      </w:r>
      <w:del w:id="1019" w:author="Автор">
        <w:r w:rsidRPr="00C476E8" w:rsidDel="00C7412F">
          <w:delText xml:space="preserve"> и другими сервисами</w:delText>
        </w:r>
      </w:del>
      <w:r w:rsidRPr="00C476E8">
        <w:t xml:space="preserve">.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ins w:id="1020" w:author="Автор">
        <w:r w:rsidR="00C7412F">
          <w:t xml:space="preserve"> </w:t>
        </w:r>
      </w:ins>
    </w:p>
    <w:p w14:paraId="50F43F70" w14:textId="1F79E1C3" w:rsidR="00D53D68" w:rsidDel="00BB5A55" w:rsidRDefault="00C7412F" w:rsidP="00BB5A55">
      <w:pPr>
        <w:rPr>
          <w:del w:id="1021" w:author="Автор"/>
        </w:rPr>
      </w:pPr>
      <w:ins w:id="1022" w:author="Автор">
        <w:r>
          <w:t xml:space="preserve">В качестве очереди сообщений выбрана </w:t>
        </w:r>
        <w:commentRangeStart w:id="1023"/>
        <w:commentRangeStart w:id="1024"/>
        <w:r>
          <w:rPr>
            <w:lang w:val="en-US"/>
          </w:rPr>
          <w:t>Apache</w:t>
        </w:r>
        <w:r w:rsidRPr="002C2A22">
          <w:t xml:space="preserve"> </w:t>
        </w:r>
        <w:r w:rsidRPr="00C476E8">
          <w:t>Kafka</w:t>
        </w:r>
        <w:r>
          <w:t xml:space="preserve"> </w:t>
        </w:r>
        <w:commentRangeEnd w:id="1023"/>
        <w:r>
          <w:rPr>
            <w:rStyle w:val="aff9"/>
          </w:rPr>
          <w:commentReference w:id="1023"/>
        </w:r>
      </w:ins>
      <w:commentRangeEnd w:id="1024"/>
      <w:r w:rsidR="00B4787A">
        <w:rPr>
          <w:rStyle w:val="aff9"/>
        </w:rPr>
        <w:commentReference w:id="1024"/>
      </w:r>
      <w:ins w:id="1025" w:author="Автор">
        <w:r w:rsidRPr="00887713">
          <w:t>[5]</w:t>
        </w:r>
        <w:r>
          <w:t xml:space="preserve">. Очередь сообщений Kafka способна обрабатывать огромные объемы сообщений и поддерживать высокую пропускную способность. Kafka позволяет разделить темы на разные партиции,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BB5A55">
          <w:rPr>
            <w:rPrChange w:id="1026" w:author="Автор">
              <w:rPr>
                <w:lang w:val="en-US"/>
              </w:rPr>
            </w:rPrChange>
          </w:rPr>
          <w:t xml:space="preserve"> </w:t>
        </w:r>
        <w:r>
          <w:t xml:space="preserve">имеет встроенные возможности для стриминговой обработки данных через Kafka Streams.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ins>
    </w:p>
    <w:p w14:paraId="1B9B6CDB" w14:textId="524AB5CD" w:rsidR="00BB5A55" w:rsidRPr="00BB5A55" w:rsidRDefault="00BB5A55">
      <w:pPr>
        <w:rPr>
          <w:ins w:id="1027" w:author="Автор"/>
        </w:rPr>
      </w:pPr>
      <w:ins w:id="1028" w:author="Автор">
        <w:del w:id="1029" w:author="Автор">
          <w:r w:rsidDel="00E26C36">
            <w:delText xml:space="preserve">Хотя </w:delText>
          </w:r>
        </w:del>
        <w:r>
          <w:t xml:space="preserve">Kafka может быть сложнее в развертывании и требует некоторого времени для изучения, </w:t>
        </w:r>
        <w:r w:rsidR="00E26C36">
          <w:t xml:space="preserve">но </w:t>
        </w:r>
        <w:r>
          <w:t xml:space="preserve">ее мощные возможности делают ее привлекательным выбором для крупных и высоконагруженных систем. </w:t>
        </w:r>
      </w:ins>
    </w:p>
    <w:p w14:paraId="7D5E3C24" w14:textId="049B32B0" w:rsidR="00C476E8" w:rsidRDefault="00C476E8" w:rsidP="00CA703A">
      <w:r w:rsidRPr="00C476E8">
        <w:t xml:space="preserve">После получения запроса сервис </w:t>
      </w:r>
      <w:r>
        <w:t>«</w:t>
      </w:r>
      <w:r w:rsidRPr="00C476E8">
        <w:t>test-runner</w:t>
      </w:r>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Kafka для дальнейшей обработки.</w:t>
      </w:r>
    </w:p>
    <w:p w14:paraId="46251584" w14:textId="2DC62962" w:rsidR="00C476E8" w:rsidRDefault="00C476E8" w:rsidP="00CA703A">
      <w:r w:rsidRPr="00C476E8">
        <w:t xml:space="preserve">Сервис </w:t>
      </w:r>
      <w:r>
        <w:t>«</w:t>
      </w:r>
      <w:r w:rsidRPr="00C476E8">
        <w:t>test-runner</w:t>
      </w:r>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1030" w:name="_Toc166412923"/>
      <w:bookmarkStart w:id="1031" w:name="_Toc166914865"/>
      <w:bookmarkStart w:id="1032" w:name="_Toc167623494"/>
      <w:bookmarkStart w:id="1033" w:name="_Toc168832051"/>
      <w:r>
        <w:t>2.4.3 Проектирования сервиса «</w:t>
      </w:r>
      <w:r>
        <w:rPr>
          <w:lang w:val="en-US"/>
        </w:rPr>
        <w:t>task</w:t>
      </w:r>
      <w:r w:rsidRPr="00C476E8">
        <w:t>-</w:t>
      </w:r>
      <w:r>
        <w:rPr>
          <w:lang w:val="en-US"/>
        </w:rPr>
        <w:t>runner</w:t>
      </w:r>
      <w:r>
        <w:t>»</w:t>
      </w:r>
      <w:bookmarkEnd w:id="1030"/>
      <w:bookmarkEnd w:id="1031"/>
      <w:bookmarkEnd w:id="1032"/>
      <w:bookmarkEnd w:id="1033"/>
    </w:p>
    <w:p w14:paraId="68BFE158" w14:textId="56DF2510" w:rsidR="00763634" w:rsidRDefault="00763634" w:rsidP="00763634">
      <w:r>
        <w:t>Сервис «task-runner» отвечает за запуск пользовательских программ и возвращение результатов их выполнения. Он взаимодействует с веб-сервером посредством REST API</w:t>
      </w:r>
      <w:ins w:id="1034" w:author="Автор">
        <w:r w:rsidR="00C32CB3">
          <w:t xml:space="preserve"> </w:t>
        </w:r>
      </w:ins>
      <w:r w:rsidR="00887713" w:rsidRPr="00887713">
        <w:t>[6]</w:t>
      </w:r>
      <w:r>
        <w:t>, обеспечивая эффективный и упорядоченный обмен информацией. После получения запроса от веб-сервера</w:t>
      </w:r>
      <w:commentRangeStart w:id="1035"/>
      <w:commentRangeStart w:id="1036"/>
      <w:r>
        <w:t xml:space="preserve"> сервис запускает выполнение пользовательской программы в изолированном окружении</w:t>
      </w:r>
      <w:commentRangeEnd w:id="1035"/>
      <w:r w:rsidR="00060290">
        <w:rPr>
          <w:rStyle w:val="aff9"/>
        </w:rPr>
        <w:commentReference w:id="1035"/>
      </w:r>
      <w:commentRangeEnd w:id="1036"/>
      <w:r w:rsidR="00072E00">
        <w:rPr>
          <w:rStyle w:val="aff9"/>
        </w:rPr>
        <w:commentReference w:id="1036"/>
      </w:r>
      <w:r>
        <w:t xml:space="preserve">,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r w:rsidR="00763634">
        <w:t>task-runner</w:t>
      </w:r>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r>
        <w:t>task-runner</w:t>
      </w:r>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1037" w:name="_Toc168832052"/>
      <w:r>
        <w:t xml:space="preserve">2.5 Проектирования </w:t>
      </w:r>
      <w:r w:rsidR="00F220B8">
        <w:t>алгоритмов</w:t>
      </w:r>
      <w:bookmarkEnd w:id="1037"/>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1038" w:name="_Toc166412925"/>
      <w:bookmarkStart w:id="1039" w:name="_Toc166914867"/>
      <w:bookmarkStart w:id="1040" w:name="_Toc167623496"/>
      <w:bookmarkStart w:id="1041" w:name="_Toc168832053"/>
      <w:r>
        <w:t xml:space="preserve">2.5.1 Алгоритм </w:t>
      </w:r>
      <w:r w:rsidR="005827FF">
        <w:t xml:space="preserve">обработки запроса на </w:t>
      </w:r>
      <w:r>
        <w:t>проверк</w:t>
      </w:r>
      <w:r w:rsidR="005827FF">
        <w:t>у</w:t>
      </w:r>
      <w:r>
        <w:t xml:space="preserve"> решения</w:t>
      </w:r>
      <w:bookmarkEnd w:id="1038"/>
      <w:bookmarkEnd w:id="1039"/>
      <w:bookmarkEnd w:id="1040"/>
      <w:bookmarkEnd w:id="1041"/>
    </w:p>
    <w:p w14:paraId="15710FE3" w14:textId="5FACD63B" w:rsidR="00930AC8" w:rsidRDefault="00930AC8" w:rsidP="00930AC8">
      <w:r>
        <w:t>Обработка запроса на проверку пользовательского решения</w:t>
      </w:r>
      <w:ins w:id="1042" w:author="Автор">
        <w:r w:rsidR="001E3119">
          <w:t xml:space="preserve"> представляет собой</w:t>
        </w:r>
      </w:ins>
      <w:del w:id="1043" w:author="Автор">
        <w:r w:rsidDel="001E3119">
          <w:delText xml:space="preserve"> </w:delText>
        </w:r>
        <w:commentRangeStart w:id="1044"/>
        <w:r w:rsidDel="001E3119">
          <w:delText>включает</w:delText>
        </w:r>
      </w:del>
      <w:r>
        <w:t xml:space="preserve"> </w:t>
      </w:r>
      <w:commentRangeEnd w:id="1044"/>
      <w:r w:rsidR="002324BC">
        <w:rPr>
          <w:rStyle w:val="aff9"/>
        </w:rPr>
        <w:commentReference w:id="1044"/>
      </w:r>
      <w:r>
        <w:t xml:space="preserve">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w:t>
      </w:r>
      <w:commentRangeStart w:id="1045"/>
      <w:r>
        <w:t>брокера</w:t>
      </w:r>
      <w:commentRangeEnd w:id="1045"/>
      <w:r w:rsidR="00F916E6">
        <w:rPr>
          <w:rStyle w:val="aff9"/>
        </w:rPr>
        <w:commentReference w:id="1045"/>
      </w:r>
      <w:r>
        <w:t xml:space="preserve">. </w:t>
      </w:r>
      <w:commentRangeStart w:id="1046"/>
      <w:del w:id="1047" w:author="Автор">
        <w:r w:rsidDel="005C333C">
          <w:delText>Это</w:delText>
        </w:r>
        <w:commentRangeEnd w:id="1046"/>
        <w:r w:rsidR="00F916E6" w:rsidDel="005C333C">
          <w:rPr>
            <w:rStyle w:val="aff9"/>
          </w:rPr>
          <w:commentReference w:id="1046"/>
        </w:r>
        <w:r w:rsidDel="005C333C">
          <w:delText xml:space="preserve"> распределяет нагрузку между сервисами и обеспечивает асинхронную обработку.</w:delText>
        </w:r>
      </w:del>
    </w:p>
    <w:p w14:paraId="696A6E60" w14:textId="5660CE2E" w:rsidR="00930AC8" w:rsidRDefault="00930AC8" w:rsidP="00930AC8">
      <w:r>
        <w:t>Микросервис «test-runner»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522D0695" w:rsidR="00443BD5" w:rsidRDefault="00930AC8" w:rsidP="00930AC8">
      <w:r>
        <w:t xml:space="preserve">Веб-сервер обновляет базу данных и отправляет пользователю информацию о результатах. </w:t>
      </w:r>
      <w:commentRangeStart w:id="1048"/>
      <w:del w:id="1049" w:author="Автор">
        <w:r w:rsidDel="00C02DE9">
          <w:delText>Такой подход повышает производительность и надежность системы, обеспечивая стабильный процесс обработки запросов</w:delText>
        </w:r>
        <w:commentRangeEnd w:id="1048"/>
        <w:r w:rsidR="00301FEA" w:rsidDel="00C02DE9">
          <w:rPr>
            <w:rStyle w:val="aff9"/>
          </w:rPr>
          <w:commentReference w:id="1048"/>
        </w:r>
        <w:r w:rsidDel="00C02DE9">
          <w:delText>.</w:delText>
        </w:r>
      </w:del>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1050" w:name="_Toc166412926"/>
      <w:bookmarkStart w:id="1051" w:name="_Toc166914868"/>
      <w:bookmarkStart w:id="1052" w:name="_Toc167623497"/>
      <w:bookmarkStart w:id="1053" w:name="_Toc168832054"/>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1050"/>
      <w:bookmarkEnd w:id="1051"/>
      <w:bookmarkEnd w:id="1052"/>
      <w:bookmarkEnd w:id="1053"/>
    </w:p>
    <w:p w14:paraId="253B3417" w14:textId="796E1A20" w:rsidR="00E06C9B" w:rsidRDefault="006A4977" w:rsidP="006A4977">
      <w:r>
        <w:t xml:space="preserve">Для работы с контейнером с пользовательским кодом требуется свой алгоритм. </w:t>
      </w:r>
      <w:ins w:id="1054" w:author="Автор">
        <w:r w:rsidR="0096561D">
          <w:t xml:space="preserve">Контейнер самостоятельно завершает свое выполнение при выполнении всех тестов. </w:t>
        </w:r>
      </w:ins>
      <w:del w:id="1055" w:author="Автор">
        <w:r w:rsidDel="007B5B53">
          <w:delText xml:space="preserve">Такой алгоритм по своей природе асинхронен, </w:delText>
        </w:r>
        <w:commentRangeStart w:id="1056"/>
        <w:r w:rsidDel="007B5B53">
          <w:delText>поэтому сложен для понимания</w:delText>
        </w:r>
        <w:commentRangeEnd w:id="1056"/>
        <w:r w:rsidR="00886AE9" w:rsidDel="007B5B53">
          <w:rPr>
            <w:rStyle w:val="aff9"/>
          </w:rPr>
          <w:commentReference w:id="1056"/>
        </w:r>
        <w:r w:rsidDel="007B5B53">
          <w:delText>.</w:delText>
        </w:r>
        <w:r w:rsidR="00E06C9B" w:rsidDel="007B5B53">
          <w:delText xml:space="preserve"> </w:delText>
        </w:r>
      </w:del>
      <w:commentRangeStart w:id="1057"/>
      <w:commentRangeStart w:id="1058"/>
      <w:r w:rsidR="00E06C9B">
        <w:t>Завершить выполнение контейнера может выход времени выполнения за допустимые значения.</w:t>
      </w:r>
      <w:commentRangeEnd w:id="1057"/>
      <w:r w:rsidR="002E7A13">
        <w:rPr>
          <w:rStyle w:val="aff9"/>
        </w:rPr>
        <w:commentReference w:id="1057"/>
      </w:r>
      <w:commentRangeEnd w:id="1058"/>
      <w:r w:rsidR="000A3A1A">
        <w:rPr>
          <w:rStyle w:val="aff9"/>
        </w:rPr>
        <w:commentReference w:id="1058"/>
      </w:r>
      <w:r w:rsidR="00E06C9B">
        <w:t xml:space="preserve"> </w:t>
      </w:r>
    </w:p>
    <w:p w14:paraId="5730323D" w14:textId="0D75736B" w:rsidR="00E06C9B" w:rsidRDefault="00E06C9B" w:rsidP="00E06C9B">
      <w:r>
        <w:t>Применение</w:t>
      </w:r>
      <w:del w:id="1059" w:author="Автор">
        <w:r w:rsidDel="00DA6E4B">
          <w:delText xml:space="preserve"> </w:delText>
        </w:r>
        <w:commentRangeStart w:id="1060"/>
        <w:commentRangeStart w:id="1061"/>
        <w:r w:rsidDel="00DA6E4B">
          <w:delText>алгоритма для</w:delText>
        </w:r>
      </w:del>
      <w:r>
        <w:t xml:space="preserve"> ограничения времени выполнения </w:t>
      </w:r>
      <w:commentRangeEnd w:id="1060"/>
      <w:r w:rsidR="00A10671">
        <w:rPr>
          <w:rStyle w:val="aff9"/>
        </w:rPr>
        <w:commentReference w:id="1060"/>
      </w:r>
      <w:commentRangeEnd w:id="1061"/>
      <w:r w:rsidR="000A3A1A">
        <w:rPr>
          <w:rStyle w:val="aff9"/>
        </w:rPr>
        <w:commentReference w:id="1061"/>
      </w:r>
      <w:r>
        <w:t xml:space="preserve">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2506D2B6" w14:textId="6E0F3A09" w:rsidR="005C19DE" w:rsidDel="000A3A1A" w:rsidRDefault="005C19DE" w:rsidP="005C19DE">
      <w:pPr>
        <w:pStyle w:val="a"/>
        <w:rPr>
          <w:del w:id="1062" w:author="Автор"/>
        </w:rPr>
      </w:pPr>
      <w:commentRangeStart w:id="1063"/>
      <w:del w:id="1064" w:author="Автор">
        <w:r w:rsidDel="000A3A1A">
          <w:delText xml:space="preserve">приходит запрос </w:delText>
        </w:r>
        <w:commentRangeEnd w:id="1063"/>
        <w:r w:rsidR="00AC484A" w:rsidDel="000A3A1A">
          <w:rPr>
            <w:rStyle w:val="aff9"/>
            <w:lang w:eastAsia="ru-RU"/>
          </w:rPr>
          <w:commentReference w:id="1063"/>
        </w:r>
        <w:r w:rsidDel="000A3A1A">
          <w:delText>на проверку решения;</w:delText>
        </w:r>
      </w:del>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2A54048F" w:rsidR="00615552" w:rsidRDefault="006A4977" w:rsidP="00615552">
      <w:pPr>
        <w:rPr>
          <w:ins w:id="1065" w:author="Автор"/>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del w:id="1066" w:author="Автор">
        <w:r w:rsidR="00296E2D" w:rsidRPr="00296E2D" w:rsidDel="00E26C36">
          <w:delText>2</w:delText>
        </w:r>
      </w:del>
      <w:ins w:id="1067" w:author="Автор">
        <w:r w:rsidR="00E26C36">
          <w:t>3</w:t>
        </w:r>
      </w:ins>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7853" cy="7509371"/>
                    </a:xfrm>
                    <a:prstGeom prst="rect">
                      <a:avLst/>
                    </a:prstGeom>
                  </pic:spPr>
                </pic:pic>
              </a:graphicData>
            </a:graphic>
          </wp:inline>
        </w:drawing>
      </w:r>
    </w:p>
    <w:p w14:paraId="3B94C2D6" w14:textId="1F3DA26E" w:rsidR="00173C9D" w:rsidRDefault="00173C9D" w:rsidP="00173C9D">
      <w:pPr>
        <w:pStyle w:val="afb"/>
        <w:rPr>
          <w:rFonts w:eastAsia="Calibri"/>
        </w:rPr>
      </w:pPr>
      <w:r w:rsidRPr="00464637">
        <w:t>Рисунок 2.</w:t>
      </w:r>
      <w:del w:id="1068" w:author="Автор">
        <w:r w:rsidR="000C0412" w:rsidDel="00E26C36">
          <w:delText>2</w:delText>
        </w:r>
        <w:r w:rsidRPr="00464637" w:rsidDel="00E26C36">
          <w:delText xml:space="preserve"> </w:delText>
        </w:r>
      </w:del>
      <w:ins w:id="1069" w:author="Автор">
        <w:r w:rsidR="00E26C36">
          <w:t>3</w:t>
        </w:r>
        <w:r w:rsidR="00E26C36" w:rsidRPr="00464637">
          <w:t xml:space="preserve"> </w:t>
        </w:r>
      </w:ins>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1070" w:name="_Toc168832055"/>
      <w:r>
        <w:t>2.</w:t>
      </w:r>
      <w:r w:rsidR="009A40E1">
        <w:t>6</w:t>
      </w:r>
      <w:r>
        <w:t xml:space="preserve"> </w:t>
      </w:r>
      <w:r w:rsidR="009A40E1">
        <w:t>Выводы по главе</w:t>
      </w:r>
      <w:bookmarkEnd w:id="1070"/>
    </w:p>
    <w:p w14:paraId="6D1E8161" w14:textId="59FA6830" w:rsidR="00A765AC" w:rsidRDefault="00A765AC" w:rsidP="00A765AC">
      <w:r>
        <w:t>В данной главе была спроектирована онлайн-платформа «</w:t>
      </w:r>
      <w:r>
        <w:rPr>
          <w:lang w:val="en-US"/>
        </w:rPr>
        <w:t>SupremeCode</w:t>
      </w:r>
      <w:r>
        <w:t>»</w:t>
      </w:r>
      <w:r w:rsidRPr="00A765AC">
        <w:t xml:space="preserve">. </w:t>
      </w:r>
    </w:p>
    <w:p w14:paraId="767BF18B" w14:textId="5A9FCC0F" w:rsidR="00CC752C" w:rsidRDefault="00CC752C" w:rsidP="00A765AC">
      <w:r>
        <w:t xml:space="preserve">Были спроектированы и описаны такие структуры данных, как </w:t>
      </w:r>
      <w:ins w:id="1071" w:author="Автор">
        <w:r w:rsidR="00C37448">
          <w:t>З</w:t>
        </w:r>
      </w:ins>
      <w:del w:id="1072" w:author="Автор">
        <w:r w:rsidDel="00C37448">
          <w:delText>з</w:delText>
        </w:r>
      </w:del>
      <w:r>
        <w:t xml:space="preserve">адача, </w:t>
      </w:r>
      <w:del w:id="1073" w:author="Автор">
        <w:r w:rsidDel="00C37448">
          <w:delText>р</w:delText>
        </w:r>
      </w:del>
      <w:ins w:id="1074" w:author="Автор">
        <w:r w:rsidR="00C37448">
          <w:t>Р</w:t>
        </w:r>
      </w:ins>
      <w:r>
        <w:t xml:space="preserve">ешение, </w:t>
      </w:r>
      <w:del w:id="1075" w:author="Автор">
        <w:r w:rsidDel="00C37448">
          <w:delText>р</w:delText>
        </w:r>
      </w:del>
      <w:ins w:id="1076" w:author="Автор">
        <w:r w:rsidR="00C37448">
          <w:t>Р</w:t>
        </w:r>
      </w:ins>
      <w:r>
        <w:t>езультаты решения,</w:t>
      </w:r>
      <w:r w:rsidR="008A517B">
        <w:t xml:space="preserve"> </w:t>
      </w:r>
      <w:del w:id="1077" w:author="Автор">
        <w:r w:rsidR="008A517B" w:rsidDel="00C37448">
          <w:delText>п</w:delText>
        </w:r>
      </w:del>
      <w:ins w:id="1078" w:author="Автор">
        <w:r w:rsidR="00C37448">
          <w:t>П</w:t>
        </w:r>
      </w:ins>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Спроектированы микросервис</w:t>
      </w:r>
      <w:r w:rsidR="00FF1E3F">
        <w:t>ы:</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1079"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1079"/>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6913E1FE" w:rsidR="007F5527" w:rsidRPr="003C02AF" w:rsidRDefault="007F5527" w:rsidP="007F5527">
      <w:pPr>
        <w:pStyle w:val="2"/>
      </w:pPr>
      <w:bookmarkStart w:id="1080" w:name="_Toc168832057"/>
      <w:r>
        <w:t>3.1</w:t>
      </w:r>
      <w:del w:id="1081" w:author="Автор">
        <w:r w:rsidDel="00745A51">
          <w:delText xml:space="preserve"> </w:delText>
        </w:r>
        <w:commentRangeStart w:id="1082"/>
        <w:r w:rsidR="00934D17" w:rsidDel="00745A51">
          <w:delText>Обоснование</w:delText>
        </w:r>
      </w:del>
      <w:r w:rsidR="00934D17">
        <w:t xml:space="preserve"> </w:t>
      </w:r>
      <w:commentRangeEnd w:id="1082"/>
      <w:r w:rsidR="0077507B">
        <w:rPr>
          <w:rStyle w:val="aff9"/>
          <w:b w:val="0"/>
          <w:bCs w:val="0"/>
        </w:rPr>
        <w:commentReference w:id="1082"/>
      </w:r>
      <w:ins w:id="1083" w:author="Автор">
        <w:r w:rsidR="00745A51">
          <w:t>В</w:t>
        </w:r>
      </w:ins>
      <w:del w:id="1084" w:author="Автор">
        <w:r w:rsidR="00934D17" w:rsidDel="00745A51">
          <w:delText>в</w:delText>
        </w:r>
      </w:del>
      <w:r w:rsidR="00934D17">
        <w:t>ыбор</w:t>
      </w:r>
      <w:del w:id="1085" w:author="Автор">
        <w:r w:rsidR="00934D17" w:rsidDel="00745A51">
          <w:delText>а</w:delText>
        </w:r>
      </w:del>
      <w:r w:rsidR="00934D17">
        <w:t xml:space="preserve"> средств разработки</w:t>
      </w:r>
      <w:bookmarkEnd w:id="1080"/>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ins w:id="1086" w:author="Автор">
        <w:r w:rsidR="00A4266B">
          <w:t xml:space="preserve"> </w:t>
        </w:r>
      </w:ins>
      <w:r w:rsidR="00887713" w:rsidRPr="00887713">
        <w:t>[7]</w:t>
      </w:r>
      <w:r w:rsidRPr="003C02AF">
        <w:t xml:space="preserve"> на бэкенде</w:t>
      </w:r>
      <w:r>
        <w:t xml:space="preserve"> с фреймворком </w:t>
      </w:r>
      <w:r>
        <w:rPr>
          <w:lang w:val="en-US"/>
        </w:rPr>
        <w:t>Spring</w:t>
      </w:r>
      <w:ins w:id="1087" w:author="Автор">
        <w:r w:rsidR="00A21E0F">
          <w:t xml:space="preserve"> </w:t>
        </w:r>
      </w:ins>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На фронтенде используется язык программирования TypeScript</w:t>
      </w:r>
      <w:ins w:id="1088" w:author="Автор">
        <w:r w:rsidR="0010635D">
          <w:t xml:space="preserve"> </w:t>
        </w:r>
      </w:ins>
      <w:r w:rsidR="00887713" w:rsidRPr="00887713">
        <w:t>[9]</w:t>
      </w:r>
      <w:r>
        <w:t xml:space="preserve"> с библиотекой React</w:t>
      </w:r>
      <w:ins w:id="1089" w:author="Автор">
        <w:r w:rsidR="0010635D">
          <w:t xml:space="preserve"> </w:t>
        </w:r>
      </w:ins>
      <w:r w:rsidR="00887713" w:rsidRPr="00887713">
        <w:t>[10]</w:t>
      </w:r>
      <w:r>
        <w:t>. TypeScript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React — это библиотека JavaScript для создания пользовательских интерфейсов, которая позволяет строить масштабируемые и переиспользуемые компоненты интерфейса.</w:t>
      </w:r>
    </w:p>
    <w:p w14:paraId="08E3D715" w14:textId="45FD1F50" w:rsidR="003C02AF" w:rsidRDefault="003C02AF" w:rsidP="003C02AF">
      <w:r>
        <w:t>В качестве системы управления базами данных выбрана PostgreSQL</w:t>
      </w:r>
      <w:ins w:id="1090" w:author="Автор">
        <w:r w:rsidR="00C85B2B">
          <w:t> </w:t>
        </w:r>
      </w:ins>
      <w:r w:rsidR="00887713" w:rsidRPr="00887713">
        <w:t>[11]</w:t>
      </w:r>
      <w:r>
        <w:t>. PostgreSQL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Для обеспечения асинхронной коммуникации между компонентами системы используется брокер сообщений Apache Kafka. Kafka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Kafka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Для разработки программного средства также используется интегрированная среда разработки IntelliJ IDEA</w:t>
      </w:r>
      <w:r w:rsidR="00A34DC9" w:rsidRPr="00A34DC9">
        <w:t xml:space="preserve"> </w:t>
      </w:r>
      <w:r w:rsidR="00A34DC9">
        <w:rPr>
          <w:lang w:val="en-US"/>
        </w:rPr>
        <w:t>Community</w:t>
      </w:r>
      <w:r w:rsidR="00A34DC9" w:rsidRPr="00A34DC9">
        <w:t xml:space="preserve"> </w:t>
      </w:r>
      <w:r w:rsidR="00A34DC9">
        <w:rPr>
          <w:lang w:val="en-US"/>
        </w:rPr>
        <w:t>Edition</w:t>
      </w:r>
      <w:ins w:id="1091" w:author="Автор">
        <w:r w:rsidR="00330556">
          <w:t xml:space="preserve"> </w:t>
        </w:r>
      </w:ins>
      <w:r w:rsidR="00887713" w:rsidRPr="00887713">
        <w:t>[12]</w:t>
      </w:r>
      <w:r>
        <w:t xml:space="preserve">. IntelliJ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IntelliJ IDEA обеспечивает комфортное и продуктивное программирование.</w:t>
      </w:r>
    </w:p>
    <w:p w14:paraId="493B953C" w14:textId="2ECA3E91" w:rsidR="003C02AF" w:rsidRPr="003C02AF" w:rsidRDefault="003C02AF" w:rsidP="003C02AF">
      <w:r>
        <w:t>Для управления версиями и совместной разработки кода применяется система контроля версий Git</w:t>
      </w:r>
      <w:ins w:id="1092" w:author="Автор">
        <w:r w:rsidR="00AD4C8A">
          <w:t xml:space="preserve"> </w:t>
        </w:r>
      </w:ins>
      <w:r w:rsidR="00887713" w:rsidRPr="00887713">
        <w:t>[13]</w:t>
      </w:r>
      <w:r>
        <w:t xml:space="preserve">. Git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Git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1093" w:name="_Toc168832058"/>
      <w:r>
        <w:t>3.2</w:t>
      </w:r>
      <w:r w:rsidR="002857A4">
        <w:t xml:space="preserve"> Описание модульной структуры</w:t>
      </w:r>
      <w:r>
        <w:t xml:space="preserve"> программного средства</w:t>
      </w:r>
      <w:bookmarkEnd w:id="1093"/>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ins w:id="1094" w:author="Автор">
        <w:r w:rsidR="00662DB6">
          <w:t>Рассмотрим подробно каждый из них.</w:t>
        </w:r>
      </w:ins>
    </w:p>
    <w:p w14:paraId="24C8294C" w14:textId="0D261A4C" w:rsidR="002857A4" w:rsidRPr="002857A4" w:rsidRDefault="00BB45B9" w:rsidP="00BB45B9">
      <w:pPr>
        <w:pStyle w:val="3"/>
      </w:pPr>
      <w:bookmarkStart w:id="1095" w:name="_Toc166412930"/>
      <w:bookmarkStart w:id="1096" w:name="_Toc166914873"/>
      <w:bookmarkStart w:id="1097" w:name="_Toc167623502"/>
      <w:bookmarkStart w:id="1098" w:name="_Toc168832059"/>
      <w:r>
        <w:lastRenderedPageBreak/>
        <w:t xml:space="preserve">3.2.1 </w:t>
      </w:r>
      <w:r w:rsidR="002857A4">
        <w:t>Описание модуля «</w:t>
      </w:r>
      <w:r w:rsidR="002857A4">
        <w:rPr>
          <w:lang w:val="en-US"/>
        </w:rPr>
        <w:t>web</w:t>
      </w:r>
      <w:r w:rsidR="002857A4">
        <w:t>»</w:t>
      </w:r>
      <w:bookmarkEnd w:id="1095"/>
      <w:bookmarkEnd w:id="1096"/>
      <w:bookmarkEnd w:id="1097"/>
      <w:bookmarkEnd w:id="1098"/>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xml:space="preserve">. В нем содержатся классы по работе </w:t>
      </w:r>
      <w:commentRangeStart w:id="1099"/>
      <w:r>
        <w:t>с задачами</w:t>
      </w:r>
      <w:ins w:id="1100" w:author="Автор">
        <w:r w:rsidR="002B1128">
          <w:t xml:space="preserve"> и</w:t>
        </w:r>
      </w:ins>
      <w:r>
        <w:t xml:space="preserve"> их решениями</w:t>
      </w:r>
      <w:commentRangeEnd w:id="1099"/>
      <w:r w:rsidR="00A261D5">
        <w:rPr>
          <w:rStyle w:val="aff9"/>
        </w:rPr>
        <w:commentReference w:id="1099"/>
      </w:r>
      <w:r>
        <w:t xml:space="preserve">. На рисунке 3.1 представлена </w:t>
      </w:r>
      <w:commentRangeStart w:id="1101"/>
      <w:r>
        <w:t>диаграмма классов</w:t>
      </w:r>
      <w:commentRangeEnd w:id="1101"/>
      <w:r w:rsidR="00B315C1">
        <w:rPr>
          <w:rStyle w:val="aff9"/>
        </w:rPr>
        <w:commentReference w:id="1101"/>
      </w:r>
      <w:ins w:id="1102" w:author="Автор">
        <w:r w:rsidR="002C4726">
          <w:t xml:space="preserve"> пакета </w:t>
        </w:r>
        <w:r w:rsidR="002C4726">
          <w:rPr>
            <w:lang w:val="en-US"/>
          </w:rPr>
          <w:t>problem</w:t>
        </w:r>
      </w:ins>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285C1B8" w14:textId="60081C6C" w:rsidR="00917EAC" w:rsidRPr="00BE1235" w:rsidDel="00BA4527" w:rsidRDefault="00917EAC" w:rsidP="00BA4527">
      <w:pPr>
        <w:rPr>
          <w:del w:id="1103" w:author="Автор"/>
          <w:rFonts w:eastAsia="Calibri"/>
        </w:rPr>
      </w:pPr>
      <w:r>
        <w:rPr>
          <w:rFonts w:eastAsia="Calibri"/>
        </w:rPr>
        <w:t xml:space="preserve">Класс </w:t>
      </w:r>
      <w:r>
        <w:rPr>
          <w:rFonts w:eastAsia="Calibri"/>
          <w:lang w:val="en-US"/>
        </w:rPr>
        <w:t>ProblemController</w:t>
      </w:r>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r>
        <w:rPr>
          <w:rFonts w:eastAsia="Calibri"/>
          <w:lang w:val="en-US"/>
        </w:rPr>
        <w:t>TestRunnerSenderService</w:t>
      </w:r>
      <w:r>
        <w:rPr>
          <w:rFonts w:eastAsia="Calibri"/>
        </w:rPr>
        <w:t xml:space="preserve"> и подписывается к классу </w:t>
      </w:r>
      <w:r>
        <w:rPr>
          <w:rFonts w:eastAsia="Calibri"/>
          <w:lang w:val="en-US"/>
        </w:rPr>
        <w:t>TestRunnerChannelService</w:t>
      </w:r>
      <w:r w:rsidRPr="00917EAC">
        <w:rPr>
          <w:rFonts w:eastAsia="Calibri"/>
        </w:rPr>
        <w:t xml:space="preserve"> </w:t>
      </w:r>
      <w:r>
        <w:rPr>
          <w:rFonts w:eastAsia="Calibri"/>
        </w:rPr>
        <w:t xml:space="preserve">на результаты тестирования решения. </w:t>
      </w:r>
      <w:r>
        <w:rPr>
          <w:rFonts w:eastAsia="Calibri"/>
          <w:lang w:val="en-US"/>
        </w:rPr>
        <w:t>TestRunnerChannelService</w:t>
      </w:r>
      <w:r>
        <w:rPr>
          <w:rFonts w:eastAsia="Calibri"/>
        </w:rPr>
        <w:t xml:space="preserve"> слушает сообщения из очереди </w:t>
      </w:r>
      <w:r>
        <w:rPr>
          <w:rFonts w:eastAsia="Calibri"/>
          <w:lang w:val="en-US"/>
        </w:rPr>
        <w:t>Kafka</w:t>
      </w:r>
      <w:r>
        <w:rPr>
          <w:rFonts w:eastAsia="Calibri"/>
        </w:rPr>
        <w:t xml:space="preserve">. При получении сообщения с </w:t>
      </w:r>
      <w:commentRangeStart w:id="1104"/>
      <w:r>
        <w:rPr>
          <w:rFonts w:eastAsia="Calibri"/>
        </w:rPr>
        <w:t>результат</w:t>
      </w:r>
      <w:del w:id="1105" w:author="Автор">
        <w:r w:rsidDel="00FD0B16">
          <w:rPr>
            <w:rFonts w:eastAsia="Calibri"/>
          </w:rPr>
          <w:delText>ы</w:delText>
        </w:r>
      </w:del>
      <w:commentRangeEnd w:id="1104"/>
      <w:ins w:id="1106" w:author="Автор">
        <w:r w:rsidR="00FD0B16">
          <w:rPr>
            <w:rFonts w:eastAsia="Calibri"/>
          </w:rPr>
          <w:t>ами</w:t>
        </w:r>
      </w:ins>
      <w:del w:id="1107" w:author="Автор">
        <w:r w:rsidR="00057AEA" w:rsidDel="00FD0B16">
          <w:rPr>
            <w:rStyle w:val="aff9"/>
          </w:rPr>
          <w:commentReference w:id="1104"/>
        </w:r>
        <w:r w:rsidDel="00FD0B16">
          <w:rPr>
            <w:rFonts w:eastAsia="Calibri"/>
          </w:rPr>
          <w:delText>,</w:delText>
        </w:r>
      </w:del>
      <w:r>
        <w:rPr>
          <w:rFonts w:eastAsia="Calibri"/>
        </w:rPr>
        <w:t xml:space="preserve"> оно </w:t>
      </w:r>
      <w:r>
        <w:rPr>
          <w:rFonts w:eastAsia="Calibri"/>
        </w:rPr>
        <w:lastRenderedPageBreak/>
        <w:t xml:space="preserve">обрабатывается </w:t>
      </w:r>
      <w:commentRangeStart w:id="1108"/>
      <w:del w:id="1109" w:author="Автор">
        <w:r w:rsidDel="00753C78">
          <w:rPr>
            <w:rFonts w:eastAsia="Calibri"/>
          </w:rPr>
          <w:delText>классов</w:delText>
        </w:r>
        <w:commentRangeEnd w:id="1108"/>
        <w:r w:rsidR="008F508F" w:rsidDel="00753C78">
          <w:rPr>
            <w:rStyle w:val="aff9"/>
          </w:rPr>
          <w:commentReference w:id="1108"/>
        </w:r>
        <w:r w:rsidDel="00753C78">
          <w:rPr>
            <w:rFonts w:eastAsia="Calibri"/>
          </w:rPr>
          <w:delText xml:space="preserve"> </w:delText>
        </w:r>
      </w:del>
      <w:ins w:id="1110" w:author="Автор">
        <w:r w:rsidR="00753C78">
          <w:rPr>
            <w:rFonts w:eastAsia="Calibri"/>
          </w:rPr>
          <w:t xml:space="preserve">классом </w:t>
        </w:r>
      </w:ins>
      <w:r>
        <w:rPr>
          <w:rFonts w:eastAsia="Calibri"/>
          <w:lang w:val="en-US"/>
        </w:rPr>
        <w:t>TestResultAnalyzerService</w:t>
      </w:r>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r>
        <w:rPr>
          <w:rFonts w:eastAsia="Calibri"/>
          <w:lang w:val="en-US"/>
        </w:rPr>
        <w:t>SolutionResultRepository</w:t>
      </w:r>
      <w:r w:rsidRPr="00917EAC">
        <w:rPr>
          <w:rFonts w:eastAsia="Calibri"/>
        </w:rPr>
        <w:t xml:space="preserve"> </w:t>
      </w:r>
      <w:r>
        <w:rPr>
          <w:rFonts w:eastAsia="Calibri"/>
        </w:rPr>
        <w:t xml:space="preserve">и </w:t>
      </w:r>
      <w:commentRangeStart w:id="1111"/>
      <w:r>
        <w:rPr>
          <w:rFonts w:eastAsia="Calibri"/>
          <w:lang w:val="en-US"/>
        </w:rPr>
        <w:t>SolutionRepository</w:t>
      </w:r>
      <w:commentRangeEnd w:id="1111"/>
      <w:r w:rsidR="00AE2A13">
        <w:rPr>
          <w:rStyle w:val="aff9"/>
        </w:rPr>
        <w:commentReference w:id="1111"/>
      </w:r>
      <w:r>
        <w:rPr>
          <w:rFonts w:eastAsia="Calibri"/>
        </w:rPr>
        <w:t>.</w:t>
      </w:r>
    </w:p>
    <w:p w14:paraId="336D3BE9" w14:textId="072BD466" w:rsidR="00964A7E" w:rsidRPr="00917EAC" w:rsidRDefault="00964A7E">
      <w:pPr>
        <w:rPr>
          <w:rFonts w:eastAsia="Calibri"/>
        </w:rPr>
      </w:pPr>
    </w:p>
    <w:p w14:paraId="26E11E10" w14:textId="5697C758" w:rsidR="00086177" w:rsidRDefault="00262CE7" w:rsidP="00917EAC">
      <w:ins w:id="1112" w:author="Автор">
        <w:r>
          <w:t xml:space="preserve">Пакет </w:t>
        </w:r>
      </w:ins>
      <w:del w:id="1113" w:author="Автор">
        <w:r w:rsidR="008B5E39" w:rsidDel="00262CE7">
          <w:delText>Модуль</w:delText>
        </w:r>
        <w:r w:rsidR="008B5E39" w:rsidRPr="008B5E39" w:rsidDel="00262CE7">
          <w:delText xml:space="preserve"> </w:delText>
        </w:r>
      </w:del>
      <w:commentRangeStart w:id="1114"/>
      <w:r w:rsidR="008B5E39">
        <w:rPr>
          <w:lang w:val="en-US"/>
        </w:rPr>
        <w:t>user</w:t>
      </w:r>
      <w:r w:rsidR="008B5E39" w:rsidRPr="008B5E39">
        <w:t xml:space="preserve"> </w:t>
      </w:r>
      <w:commentRangeEnd w:id="1114"/>
      <w:r w:rsidR="00D53A2B">
        <w:rPr>
          <w:rStyle w:val="aff9"/>
        </w:rPr>
        <w:commentReference w:id="1114"/>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commentRangeStart w:id="1115"/>
      <w:commentRangeStart w:id="1116"/>
      <w:r w:rsidR="004F3A4A" w:rsidRPr="004F3A4A">
        <w:t>Подробное изложение</w:t>
      </w:r>
      <w:r w:rsidR="004F3A4A">
        <w:t xml:space="preserve"> пакета</w:t>
      </w:r>
      <w:r w:rsidR="004F3A4A" w:rsidRPr="004F3A4A">
        <w:t xml:space="preserve"> user не представляет актуального интереса</w:t>
      </w:r>
      <w:ins w:id="1117" w:author="Автор">
        <w:r w:rsidR="00C923B3" w:rsidRPr="00C923B3">
          <w:t xml:space="preserve"> </w:t>
        </w:r>
        <w:r w:rsidR="00C923B3" w:rsidRPr="004F3A4A">
          <w:t>и будет опущено</w:t>
        </w:r>
        <w:commentRangeStart w:id="1118"/>
        <w:commentRangeStart w:id="1119"/>
        <w:commentRangeEnd w:id="1118"/>
        <w:r w:rsidR="00C923B3">
          <w:rPr>
            <w:rStyle w:val="aff9"/>
          </w:rPr>
          <w:commentReference w:id="1118"/>
        </w:r>
      </w:ins>
      <w:commentRangeEnd w:id="1119"/>
      <w:r w:rsidR="007B02F7">
        <w:rPr>
          <w:rStyle w:val="aff9"/>
        </w:rPr>
        <w:commentReference w:id="1119"/>
      </w:r>
      <w:ins w:id="1120" w:author="Автор">
        <w:r w:rsidR="00C923B3">
          <w:t xml:space="preserve">, потому что </w:t>
        </w:r>
        <w:del w:id="1121" w:author="Автор">
          <w:r w:rsidR="00C923B3" w:rsidDel="00175FC2">
            <w:delText xml:space="preserve">является тривиальной </w:delText>
          </w:r>
        </w:del>
        <w:r w:rsidR="00C923B3">
          <w:t>реализац</w:t>
        </w:r>
        <w:r w:rsidR="00175FC2">
          <w:t>ия является тривиальной</w:t>
        </w:r>
        <w:del w:id="1122" w:author="Автор">
          <w:r w:rsidR="00C923B3" w:rsidDel="00175FC2">
            <w:delText>ией</w:delText>
          </w:r>
        </w:del>
      </w:ins>
      <w:del w:id="1123" w:author="Автор">
        <w:r w:rsidR="004F3A4A" w:rsidRPr="004F3A4A" w:rsidDel="00C923B3">
          <w:delText xml:space="preserve"> и будет опущено</w:delText>
        </w:r>
        <w:commentRangeEnd w:id="1115"/>
        <w:r w:rsidR="00B05723" w:rsidDel="00C923B3">
          <w:rPr>
            <w:rStyle w:val="aff9"/>
          </w:rPr>
          <w:commentReference w:id="1115"/>
        </w:r>
      </w:del>
      <w:commentRangeEnd w:id="1116"/>
      <w:r w:rsidR="0012483E">
        <w:rPr>
          <w:rStyle w:val="aff9"/>
        </w:rPr>
        <w:commentReference w:id="1116"/>
      </w:r>
      <w:r w:rsidR="004F3A4A" w:rsidRPr="004F3A4A">
        <w:t xml:space="preserve">. Соответствующие классы </w:t>
      </w:r>
      <w:del w:id="1124" w:author="Автор">
        <w:r w:rsidR="004F3A4A" w:rsidRPr="004F3A4A" w:rsidDel="00324A38">
          <w:delText xml:space="preserve">данного </w:delText>
        </w:r>
      </w:del>
      <w:commentRangeStart w:id="1125"/>
      <w:r w:rsidR="004F3A4A" w:rsidRPr="004F3A4A">
        <w:t xml:space="preserve">пакета </w:t>
      </w:r>
      <w:commentRangeEnd w:id="1125"/>
      <w:r w:rsidR="0001587F">
        <w:rPr>
          <w:rStyle w:val="aff9"/>
        </w:rPr>
        <w:commentReference w:id="1125"/>
      </w:r>
      <w:ins w:id="1126" w:author="Автор">
        <w:r w:rsidR="00324A38">
          <w:rPr>
            <w:lang w:val="en-US"/>
          </w:rPr>
          <w:t>user</w:t>
        </w:r>
        <w:r w:rsidR="00324A38" w:rsidRPr="00C923B3">
          <w:rPr>
            <w:rPrChange w:id="1127" w:author="Автор">
              <w:rPr>
                <w:lang w:val="en-US"/>
              </w:rPr>
            </w:rPrChange>
          </w:rPr>
          <w:t xml:space="preserve"> </w:t>
        </w:r>
      </w:ins>
      <w:r w:rsidR="004F3A4A" w:rsidRPr="004F3A4A">
        <w:t>доступны в исходных файлах проекта.</w:t>
      </w:r>
    </w:p>
    <w:p w14:paraId="2E145E51" w14:textId="573A541F" w:rsidR="00D5452D" w:rsidRDefault="00262CE7" w:rsidP="00917EAC">
      <w:ins w:id="1128" w:author="Автор">
        <w:r>
          <w:t xml:space="preserve">Пакет </w:t>
        </w:r>
      </w:ins>
      <w:commentRangeStart w:id="1129"/>
      <w:del w:id="1130" w:author="Автор">
        <w:r w:rsidR="00F4597B" w:rsidDel="00262CE7">
          <w:delText>Модуль</w:delText>
        </w:r>
        <w:r w:rsidR="00F4597B" w:rsidRPr="008B5E39" w:rsidDel="00262CE7">
          <w:delText xml:space="preserve"> </w:delText>
        </w:r>
      </w:del>
      <w:commentRangeEnd w:id="1129"/>
      <w:r w:rsidR="008D114A">
        <w:rPr>
          <w:rStyle w:val="aff9"/>
        </w:rPr>
        <w:commentReference w:id="1129"/>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 xml:space="preserve">На рисунке 3.2 представлена </w:t>
      </w:r>
      <w:commentRangeStart w:id="1131"/>
      <w:r w:rsidR="000F10D3">
        <w:t>диаграмма классов</w:t>
      </w:r>
      <w:commentRangeEnd w:id="1131"/>
      <w:r w:rsidR="00B315C1">
        <w:rPr>
          <w:rStyle w:val="aff9"/>
        </w:rPr>
        <w:commentReference w:id="1131"/>
      </w:r>
      <w:ins w:id="1132" w:author="Автор">
        <w:r w:rsidR="007B02F7">
          <w:t xml:space="preserve"> пакета </w:t>
        </w:r>
        <w:r w:rsidR="007B02F7">
          <w:rPr>
            <w:lang w:val="en-US"/>
          </w:rPr>
          <w:t>statistics</w:t>
        </w:r>
      </w:ins>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r>
        <w:rPr>
          <w:lang w:val="en-US"/>
        </w:rPr>
        <w:t>StatisticsService</w:t>
      </w:r>
      <w:r>
        <w:t>:</w:t>
      </w:r>
    </w:p>
    <w:p w14:paraId="1D282C58" w14:textId="65CE76DE" w:rsidR="000F10D3" w:rsidRPr="000F10D3" w:rsidRDefault="000F10D3" w:rsidP="000F10D3">
      <w:pPr>
        <w:pStyle w:val="a"/>
      </w:pPr>
      <w:r w:rsidRPr="000F10D3">
        <w:t>topSolved возвращает список наиболее часто решаемых задач;</w:t>
      </w:r>
    </w:p>
    <w:p w14:paraId="2939DCC0" w14:textId="3A47F0AD" w:rsidR="000F10D3" w:rsidRPr="000F10D3" w:rsidRDefault="000F10D3" w:rsidP="000F10D3">
      <w:pPr>
        <w:pStyle w:val="a"/>
      </w:pPr>
      <w:r w:rsidRPr="000F10D3">
        <w:t>topAttempted возвращает список задач, на которые пользователи пытались найти решение;</w:t>
      </w:r>
    </w:p>
    <w:p w14:paraId="2BD66EBE" w14:textId="28552F39" w:rsidR="000F10D3" w:rsidRPr="000F10D3" w:rsidRDefault="000F10D3" w:rsidP="000F10D3">
      <w:pPr>
        <w:pStyle w:val="a"/>
      </w:pPr>
      <w:r w:rsidRPr="000F10D3">
        <w:lastRenderedPageBreak/>
        <w:t>topAttemptedNotSolved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r w:rsidRPr="000F10D3">
        <w:t>difficultyCounts возвращает количество задач по каждому уровню сложности;</w:t>
      </w:r>
    </w:p>
    <w:p w14:paraId="671A6186" w14:textId="6650AEDD" w:rsidR="000F10D3" w:rsidRPr="000F10D3" w:rsidRDefault="000F10D3" w:rsidP="000F10D3">
      <w:pPr>
        <w:pStyle w:val="a"/>
      </w:pPr>
      <w:r w:rsidRPr="000F10D3">
        <w:t>languageCounts возвращает количество задач, решенных на каждом языке программирования;</w:t>
      </w:r>
    </w:p>
    <w:p w14:paraId="7A1C4F7B" w14:textId="7DE79C85" w:rsidR="000F10D3" w:rsidRPr="000F10D3" w:rsidRDefault="000F10D3" w:rsidP="000F10D3">
      <w:pPr>
        <w:pStyle w:val="a"/>
      </w:pPr>
      <w:r w:rsidRPr="000F10D3">
        <w:t>difficultyCounts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r w:rsidRPr="000F10D3">
        <w:t>languageCounts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r w:rsidRPr="000F10D3">
        <w:t>solvedAndAttempted</w:t>
      </w:r>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51ECE897" w:rsidR="00562B78" w:rsidRPr="001937FB" w:rsidRDefault="00562B78" w:rsidP="00562B78">
      <w:r w:rsidRPr="00562B78">
        <w:t xml:space="preserve">StatisticsService взаимодействует с StatisticsRepository для получения статистических данных о решенных задачах пользователей. </w:t>
      </w:r>
      <w:commentRangeStart w:id="1133"/>
      <w:commentRangeStart w:id="1134"/>
      <w:r w:rsidRPr="00562B78">
        <w:t>За каждым из этих методов стоит сложный SQL запрос к базе данных PostgreSQL.</w:t>
      </w:r>
      <w:commentRangeEnd w:id="1133"/>
      <w:r w:rsidR="00062DBF">
        <w:rPr>
          <w:rStyle w:val="aff9"/>
        </w:rPr>
        <w:commentReference w:id="1133"/>
      </w:r>
      <w:commentRangeEnd w:id="1134"/>
      <w:r w:rsidR="001937FB">
        <w:rPr>
          <w:rStyle w:val="aff9"/>
        </w:rPr>
        <w:commentReference w:id="1134"/>
      </w:r>
      <w:r w:rsidRPr="00562B78">
        <w:t xml:space="preserve"> </w:t>
      </w:r>
      <w:commentRangeStart w:id="1135"/>
      <w:del w:id="1136" w:author="Автор">
        <w:r w:rsidRPr="00562B78" w:rsidDel="00586FF0">
          <w:delText>Эти запросы можно найти в исходных файлах проекта.</w:delText>
        </w:r>
        <w:commentRangeEnd w:id="1135"/>
        <w:r w:rsidR="00062DBF" w:rsidDel="00586FF0">
          <w:rPr>
            <w:rStyle w:val="aff9"/>
          </w:rPr>
          <w:commentReference w:id="1135"/>
        </w:r>
      </w:del>
    </w:p>
    <w:p w14:paraId="5B6D6F92" w14:textId="2CF5228D" w:rsidR="00562B78" w:rsidRPr="00380D39" w:rsidRDefault="00562B78" w:rsidP="00562B78">
      <w:r w:rsidRPr="00562B78">
        <w:t xml:space="preserve">Сервисный слой (StatisticsService) </w:t>
      </w:r>
      <w:commentRangeStart w:id="1137"/>
      <w:del w:id="1138" w:author="Автор">
        <w:r w:rsidRPr="00562B78" w:rsidDel="00E72643">
          <w:delText>необходим для реализации бизнес-логики приложения</w:delText>
        </w:r>
        <w:commentRangeEnd w:id="1137"/>
        <w:r w:rsidR="00B81166" w:rsidDel="00E72643">
          <w:rPr>
            <w:rStyle w:val="aff9"/>
          </w:rPr>
          <w:commentReference w:id="1137"/>
        </w:r>
        <w:r w:rsidRPr="00562B78" w:rsidDel="00E72643">
          <w:delText xml:space="preserve">. Он </w:delText>
        </w:r>
      </w:del>
      <w:r w:rsidRPr="00562B78">
        <w:t>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r w:rsidR="00307B8F">
        <w:rPr>
          <w:lang w:val="en-US"/>
        </w:rPr>
        <w:t>StatisticsController</w:t>
      </w:r>
      <w:r w:rsidRPr="00562B78">
        <w:t>, который предоставляет информацию о userId,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1139" w:name="_Toc166412931"/>
      <w:bookmarkStart w:id="1140" w:name="_Toc166914874"/>
      <w:bookmarkStart w:id="1141" w:name="_Toc167623503"/>
      <w:bookmarkStart w:id="1142" w:name="_Toc168832060"/>
      <w:r w:rsidRPr="00D5452D">
        <w:t>3.2.2</w:t>
      </w:r>
      <w:r w:rsidR="000C60E3" w:rsidRPr="00D5452D">
        <w:t xml:space="preserve"> Описание модуля «test-runner»</w:t>
      </w:r>
      <w:bookmarkEnd w:id="1139"/>
      <w:bookmarkEnd w:id="1140"/>
      <w:bookmarkEnd w:id="1141"/>
      <w:bookmarkEnd w:id="1142"/>
      <w:r w:rsidRPr="00D5452D">
        <w:t xml:space="preserve"> </w:t>
      </w:r>
    </w:p>
    <w:p w14:paraId="3B3D9E49" w14:textId="13CA0E99" w:rsidR="00DA60C0" w:rsidRPr="00DA60C0" w:rsidRDefault="00DA60C0" w:rsidP="00DA60C0">
      <w:pPr>
        <w:rPr>
          <w:rFonts w:eastAsiaTheme="minorHAnsi"/>
        </w:rPr>
      </w:pPr>
      <w:r>
        <w:t xml:space="preserve">Модуль test-runner отвечает за выполнение тестирования пользовательских решений алгоритмических задач. </w:t>
      </w:r>
      <w:commentRangeStart w:id="1143"/>
      <w:r>
        <w:t xml:space="preserve">Он получает код решения </w:t>
      </w:r>
      <w:r>
        <w:lastRenderedPageBreak/>
        <w:t xml:space="preserve">от </w:t>
      </w:r>
      <w:ins w:id="1144" w:author="Автор">
        <w:r w:rsidR="005429C4">
          <w:t xml:space="preserve">модуля </w:t>
        </w:r>
        <w:r w:rsidR="005429C4">
          <w:rPr>
            <w:lang w:val="en-US"/>
          </w:rPr>
          <w:t>web</w:t>
        </w:r>
      </w:ins>
      <w:del w:id="1145" w:author="Автор">
        <w:r w:rsidDel="005429C4">
          <w:delText>пользователя</w:delText>
        </w:r>
      </w:del>
      <w:commentRangeEnd w:id="1143"/>
      <w:r w:rsidR="00A36E05">
        <w:rPr>
          <w:rStyle w:val="aff9"/>
        </w:rPr>
        <w:commentReference w:id="1143"/>
      </w:r>
      <w:r>
        <w:t xml:space="preserve">, создает изолированный Docker контейнер, в котором запускает </w:t>
      </w:r>
      <w:ins w:id="1146" w:author="Автор">
        <w:r w:rsidR="005429C4">
          <w:t xml:space="preserve">тестирование пользовательского </w:t>
        </w:r>
      </w:ins>
      <w:del w:id="1147" w:author="Автор">
        <w:r w:rsidDel="005429C4">
          <w:delText xml:space="preserve">пользовательский </w:delText>
        </w:r>
      </w:del>
      <w:r>
        <w:t>код</w:t>
      </w:r>
      <w:ins w:id="1148" w:author="Автор">
        <w:r w:rsidR="005429C4">
          <w:t>а</w:t>
        </w:r>
      </w:ins>
      <w:r>
        <w:t xml:space="preserve"> </w:t>
      </w:r>
      <w:del w:id="1149" w:author="Автор">
        <w:r w:rsidDel="005429C4">
          <w:delText xml:space="preserve">и </w:delText>
        </w:r>
      </w:del>
      <w:ins w:id="1150" w:author="Автор">
        <w:r w:rsidR="005429C4">
          <w:t xml:space="preserve">по </w:t>
        </w:r>
      </w:ins>
      <w:r>
        <w:t>набор</w:t>
      </w:r>
      <w:ins w:id="1151" w:author="Автор">
        <w:r w:rsidR="005429C4">
          <w:t>у</w:t>
        </w:r>
      </w:ins>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В данной иерархии классов есть три различных тестера: CppTester, JavaTester и JavascriptTester.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r>
        <w:t>Tester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r>
        <w:t xml:space="preserve">Listener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Каждый тестер имеет связь с Listener,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1152" w:name="_Toc166412932"/>
      <w:bookmarkStart w:id="1153" w:name="_Toc166914875"/>
      <w:bookmarkStart w:id="1154" w:name="_Toc167623504"/>
      <w:bookmarkStart w:id="1155"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1152"/>
      <w:bookmarkEnd w:id="1153"/>
      <w:bookmarkEnd w:id="1154"/>
      <w:bookmarkEnd w:id="1155"/>
      <w:r w:rsidRPr="00C22E50">
        <w:t xml:space="preserve"> </w:t>
      </w:r>
    </w:p>
    <w:p w14:paraId="1080C40E" w14:textId="240317A9" w:rsidR="00C22E50" w:rsidRPr="008A754F" w:rsidDel="00A77D5C" w:rsidRDefault="00C22E50" w:rsidP="00A77D5C">
      <w:pPr>
        <w:rPr>
          <w:del w:id="1156" w:author="Автор"/>
          <w:rFonts w:eastAsiaTheme="minorHAnsi"/>
        </w:rPr>
      </w:pPr>
      <w:r>
        <w:t>Модуль t</w:t>
      </w:r>
      <w:r>
        <w:rPr>
          <w:lang w:val="en-US"/>
        </w:rPr>
        <w:t>ask</w:t>
      </w:r>
      <w:r>
        <w:t xml:space="preserve">-runner отвечает за выполнение кода пользовательских программ. </w:t>
      </w:r>
      <w:commentRangeStart w:id="1157"/>
      <w:r>
        <w:t xml:space="preserve">Он получает программу от </w:t>
      </w:r>
      <w:ins w:id="1158" w:author="Автор">
        <w:r w:rsidR="005429C4">
          <w:t xml:space="preserve">модуля </w:t>
        </w:r>
        <w:r w:rsidR="005429C4">
          <w:rPr>
            <w:lang w:val="en-US"/>
          </w:rPr>
          <w:t>web</w:t>
        </w:r>
      </w:ins>
      <w:del w:id="1159" w:author="Автор">
        <w:r w:rsidDel="005429C4">
          <w:delText>пользователя</w:delText>
        </w:r>
      </w:del>
      <w:commentRangeEnd w:id="1157"/>
      <w:r w:rsidR="00C42044">
        <w:rPr>
          <w:rStyle w:val="aff9"/>
        </w:rPr>
        <w:commentReference w:id="1157"/>
      </w:r>
      <w:r>
        <w:t xml:space="preserve">, создает изолированный Docker контейнер, в котором запускает пользовательский код. На рисунке 3.4 представлена диаграмма </w:t>
      </w:r>
      <w:commentRangeStart w:id="1160"/>
      <w:r>
        <w:t>классов</w:t>
      </w:r>
      <w:commentRangeEnd w:id="1160"/>
      <w:r w:rsidR="002158EB">
        <w:rPr>
          <w:rStyle w:val="aff9"/>
        </w:rPr>
        <w:commentReference w:id="1160"/>
      </w:r>
      <w:r>
        <w:t>.</w:t>
      </w:r>
      <w:r w:rsidR="008A754F">
        <w:t xml:space="preserve"> </w:t>
      </w:r>
    </w:p>
    <w:p w14:paraId="497AF949" w14:textId="77777777" w:rsidR="00C22E50" w:rsidRPr="00C22E50" w:rsidRDefault="00C22E50" w:rsidP="00E40D12"/>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1D4E9A5D" w:rsidR="007A1528" w:rsidRDefault="007A1528" w:rsidP="007A1528">
      <w:commentRangeStart w:id="1161"/>
      <w:r>
        <w:t xml:space="preserve">В системе есть три </w:t>
      </w:r>
      <w:ins w:id="1162" w:author="Автор">
        <w:r w:rsidR="005D6907">
          <w:t xml:space="preserve">наследника </w:t>
        </w:r>
      </w:ins>
      <w:r>
        <w:t>типа Runner</w:t>
      </w:r>
      <w:commentRangeEnd w:id="1161"/>
      <w:r w:rsidR="00D3770A">
        <w:rPr>
          <w:rStyle w:val="aff9"/>
        </w:rPr>
        <w:commentReference w:id="1161"/>
      </w:r>
      <w:r>
        <w:t xml:space="preserve"> - CppRunner, JavaRunner и JavascriptRunner, каждый из которых предназначен для запуска кода на соответствующем языке программирования. У каждого </w:t>
      </w:r>
      <w:ins w:id="1163" w:author="Автор">
        <w:r w:rsidR="006B59F0">
          <w:t xml:space="preserve">наследника </w:t>
        </w:r>
      </w:ins>
      <w:r>
        <w:t>Runner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Также в системе есть классы ErrorEvent, InfoEvent и LogEvent,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00A8052B" w:rsidR="004477B7" w:rsidRPr="004477B7" w:rsidRDefault="007A1528" w:rsidP="004477B7">
      <w:r>
        <w:t xml:space="preserve">RunnerController является контроллером, который принимает запросы на запуск кода от клиентов и передает их в RunnerService для выполнения. RunnerService в свою очередь использует соответствующий Runner в зависимости от языка программирования </w:t>
      </w:r>
      <w:commentRangeStart w:id="1164"/>
      <w:commentRangeStart w:id="1165"/>
      <w:r>
        <w:t xml:space="preserve">и возвращает </w:t>
      </w:r>
      <w:del w:id="1166" w:author="Автор">
        <w:r w:rsidDel="00CF1BDD">
          <w:delText xml:space="preserve">Flux </w:delText>
        </w:r>
        <w:commentRangeEnd w:id="1164"/>
        <w:r w:rsidR="00701DF3" w:rsidDel="00CF1BDD">
          <w:rPr>
            <w:rStyle w:val="aff9"/>
          </w:rPr>
          <w:commentReference w:id="1164"/>
        </w:r>
      </w:del>
      <w:commentRangeEnd w:id="1165"/>
      <w:r w:rsidR="005540D4">
        <w:rPr>
          <w:rStyle w:val="aff9"/>
        </w:rPr>
        <w:commentReference w:id="1165"/>
      </w:r>
      <w:ins w:id="1167" w:author="Автор">
        <w:r w:rsidR="00CF1BDD">
          <w:t xml:space="preserve">поток </w:t>
        </w:r>
      </w:ins>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1168"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1168"/>
    </w:p>
    <w:p w14:paraId="7EB54971" w14:textId="4B5424D4" w:rsidR="003A1CD6" w:rsidRDefault="003A1CD6" w:rsidP="00634DE7">
      <w:pPr>
        <w:rPr>
          <w:rFonts w:eastAsiaTheme="minorHAnsi"/>
          <w:lang w:eastAsia="en-US"/>
        </w:rPr>
      </w:pPr>
      <w:r w:rsidRPr="003A1CD6">
        <w:rPr>
          <w:rFonts w:eastAsiaTheme="minorHAnsi"/>
          <w:lang w:eastAsia="en-US"/>
        </w:rPr>
        <w:t xml:space="preserve">Материалы, </w:t>
      </w:r>
      <w:ins w:id="1169" w:author="Автор">
        <w:r w:rsidR="00D83618">
          <w:rPr>
            <w:rFonts w:eastAsiaTheme="minorHAnsi"/>
            <w:lang w:eastAsia="en-US"/>
          </w:rPr>
          <w:t xml:space="preserve">с которыми </w:t>
        </w:r>
      </w:ins>
      <w:del w:id="1170" w:author="Автор">
        <w:r w:rsidRPr="003A1CD6" w:rsidDel="00D83618">
          <w:rPr>
            <w:rFonts w:eastAsiaTheme="minorHAnsi"/>
            <w:lang w:eastAsia="en-US"/>
          </w:rPr>
          <w:delText xml:space="preserve">доступные </w:delText>
        </w:r>
      </w:del>
      <w:r w:rsidRPr="003A1CD6">
        <w:rPr>
          <w:rFonts w:eastAsiaTheme="minorHAnsi"/>
          <w:lang w:eastAsia="en-US"/>
        </w:rPr>
        <w:t>пользовател</w:t>
      </w:r>
      <w:ins w:id="1171" w:author="Автор">
        <w:r w:rsidR="00D83618">
          <w:rPr>
            <w:rFonts w:eastAsiaTheme="minorHAnsi"/>
            <w:lang w:eastAsia="en-US"/>
          </w:rPr>
          <w:t>и</w:t>
        </w:r>
      </w:ins>
      <w:del w:id="1172" w:author="Автор">
        <w:r w:rsidRPr="003A1CD6" w:rsidDel="00D83618">
          <w:rPr>
            <w:rFonts w:eastAsiaTheme="minorHAnsi"/>
            <w:lang w:eastAsia="en-US"/>
          </w:rPr>
          <w:delText>ям</w:delText>
        </w:r>
      </w:del>
      <w:r w:rsidRPr="003A1CD6">
        <w:rPr>
          <w:rFonts w:eastAsiaTheme="minorHAnsi"/>
          <w:lang w:eastAsia="en-US"/>
        </w:rPr>
        <w:t xml:space="preserve"> </w:t>
      </w:r>
      <w:ins w:id="1173" w:author="Автор">
        <w:r w:rsidR="00D83618">
          <w:rPr>
            <w:rFonts w:eastAsiaTheme="minorHAnsi"/>
            <w:lang w:eastAsia="en-US"/>
          </w:rPr>
          <w:t>могут взаимодействовать</w:t>
        </w:r>
      </w:ins>
      <w:del w:id="1174" w:author="Автор">
        <w:r w:rsidRPr="003A1CD6" w:rsidDel="00D83618">
          <w:rPr>
            <w:rFonts w:eastAsiaTheme="minorHAnsi"/>
            <w:lang w:eastAsia="en-US"/>
          </w:rPr>
          <w:delText xml:space="preserve">для </w:delText>
        </w:r>
        <w:commentRangeStart w:id="1175"/>
        <w:commentRangeStart w:id="1176"/>
        <w:r w:rsidRPr="003A1CD6" w:rsidDel="00D83618">
          <w:rPr>
            <w:rFonts w:eastAsiaTheme="minorHAnsi"/>
            <w:lang w:eastAsia="en-US"/>
          </w:rPr>
          <w:delText>взаимодействия</w:delText>
        </w:r>
      </w:del>
      <w:commentRangeEnd w:id="1175"/>
      <w:r w:rsidR="0021451F">
        <w:rPr>
          <w:rStyle w:val="aff9"/>
        </w:rPr>
        <w:commentReference w:id="1175"/>
      </w:r>
      <w:commentRangeEnd w:id="1176"/>
      <w:r w:rsidR="00E40D12">
        <w:rPr>
          <w:rStyle w:val="aff9"/>
        </w:rPr>
        <w:commentReference w:id="1176"/>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Git.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2A3306E8" w:rsidR="008646CD" w:rsidRDefault="00B93DC0" w:rsidP="00634DE7">
      <w:pPr>
        <w:rPr>
          <w:rFonts w:eastAsiaTheme="minorHAnsi"/>
          <w:lang w:eastAsia="en-US"/>
        </w:rPr>
      </w:pPr>
      <w:r>
        <w:rPr>
          <w:rFonts w:eastAsiaTheme="minorHAnsi"/>
          <w:lang w:eastAsia="en-US"/>
        </w:rPr>
        <w:lastRenderedPageBreak/>
        <w:t xml:space="preserve">Применение </w:t>
      </w:r>
      <w:r w:rsidR="00D12A95" w:rsidRPr="00D12A95">
        <w:rPr>
          <w:rFonts w:eastAsiaTheme="minorHAnsi"/>
          <w:lang w:eastAsia="en-US"/>
        </w:rPr>
        <w:t>Git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ins w:id="1177" w:author="Автор">
        <w:r w:rsidR="00605F57">
          <w:t>Благодаря своей специализации на контроле версий, Git может превосходить современные CMS</w:t>
        </w:r>
        <w:r w:rsidR="00605F57" w:rsidRPr="00605F57">
          <w:rPr>
            <w:rPrChange w:id="1178" w:author="Автор">
              <w:rPr>
                <w:lang w:val="en-US"/>
              </w:rPr>
            </w:rPrChange>
          </w:rPr>
          <w:t xml:space="preserve"> [14]</w:t>
        </w:r>
        <w:r w:rsidR="00605F57">
          <w:t xml:space="preserve"> по уровню удобства и гибкости работы с контентом, особенно для опытных пользователей. </w:t>
        </w:r>
      </w:ins>
      <w:commentRangeStart w:id="1179"/>
      <w:commentRangeStart w:id="1180"/>
      <w:del w:id="1181" w:author="Автор">
        <w:r w:rsidDel="00605F57">
          <w:rPr>
            <w:rFonts w:eastAsiaTheme="minorHAnsi"/>
            <w:lang w:eastAsia="en-US"/>
          </w:rPr>
          <w:delText>Н</w:delText>
        </w:r>
        <w:r w:rsidR="00D12A95" w:rsidRPr="00D12A95" w:rsidDel="00605F57">
          <w:rPr>
            <w:rFonts w:eastAsiaTheme="minorHAnsi"/>
            <w:lang w:eastAsia="en-US"/>
          </w:rPr>
          <w:delText>и одна CMS</w:delText>
        </w:r>
      </w:del>
      <w:ins w:id="1182" w:author="Автор">
        <w:del w:id="1183" w:author="Автор">
          <w:r w:rsidR="00CC5B44" w:rsidDel="00605F57">
            <w:rPr>
              <w:rFonts w:eastAsiaTheme="minorHAnsi"/>
              <w:lang w:eastAsia="en-US"/>
            </w:rPr>
            <w:delText xml:space="preserve"> </w:delText>
          </w:r>
        </w:del>
      </w:ins>
      <w:del w:id="1184" w:author="Автор">
        <w:r w:rsidR="00C868EA" w:rsidRPr="00C868EA" w:rsidDel="00605F57">
          <w:rPr>
            <w:rFonts w:eastAsiaTheme="minorHAnsi"/>
            <w:lang w:eastAsia="en-US"/>
          </w:rPr>
          <w:delText>[14]</w:delText>
        </w:r>
        <w:r w:rsidR="00D12A95" w:rsidRPr="00D12A95" w:rsidDel="00605F57">
          <w:rPr>
            <w:rFonts w:eastAsiaTheme="minorHAnsi"/>
            <w:lang w:eastAsia="en-US"/>
          </w:rPr>
          <w:delText xml:space="preserve"> не предоставит такого уровня удобства и гибкости</w:delText>
        </w:r>
        <w:r w:rsidR="00D12A95" w:rsidDel="00605F57">
          <w:rPr>
            <w:rFonts w:eastAsiaTheme="minorHAnsi"/>
            <w:lang w:eastAsia="en-US"/>
          </w:rPr>
          <w:delText xml:space="preserve"> работы с контентом</w:delText>
        </w:r>
        <w:commentRangeEnd w:id="1179"/>
        <w:r w:rsidR="00F679D6" w:rsidDel="00605F57">
          <w:rPr>
            <w:rStyle w:val="aff9"/>
          </w:rPr>
          <w:commentReference w:id="1179"/>
        </w:r>
      </w:del>
      <w:commentRangeEnd w:id="1180"/>
      <w:r w:rsidR="00605F57">
        <w:rPr>
          <w:rStyle w:val="aff9"/>
        </w:rPr>
        <w:commentReference w:id="1180"/>
      </w:r>
      <w:del w:id="1185" w:author="Автор">
        <w:r w:rsidR="00D12A95" w:rsidRPr="00D12A95" w:rsidDel="00605F57">
          <w:rPr>
            <w:rFonts w:eastAsiaTheme="minorHAnsi"/>
            <w:lang w:eastAsia="en-US"/>
          </w:rPr>
          <w:delText xml:space="preserve">. </w:delText>
        </w:r>
      </w:del>
      <w:r w:rsidR="00D12A95" w:rsidRPr="00D12A95">
        <w:rPr>
          <w:rFonts w:eastAsiaTheme="minorHAnsi"/>
          <w:lang w:eastAsia="en-US"/>
        </w:rPr>
        <w:t xml:space="preserve">Git позволяет создавать ветки для разработки новых функций или исправлений, а также </w:t>
      </w:r>
      <w:ins w:id="1186" w:author="Автор">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ins>
      <w:del w:id="1187" w:author="Автор">
        <w:r w:rsidR="00D12A95" w:rsidRPr="00D12A95" w:rsidDel="006B47E0">
          <w:rPr>
            <w:rFonts w:eastAsiaTheme="minorHAnsi"/>
            <w:lang w:eastAsia="en-US"/>
          </w:rPr>
          <w:delText xml:space="preserve">откатывать или </w:delText>
        </w:r>
        <w:commentRangeStart w:id="1188"/>
        <w:commentRangeStart w:id="1189"/>
        <w:r w:rsidR="00D12A95" w:rsidRPr="00D12A95" w:rsidDel="006B47E0">
          <w:rPr>
            <w:rFonts w:eastAsiaTheme="minorHAnsi"/>
            <w:lang w:eastAsia="en-US"/>
          </w:rPr>
          <w:delText xml:space="preserve">накатывать </w:delText>
        </w:r>
        <w:commentRangeEnd w:id="1188"/>
        <w:r w:rsidR="005B6BD2" w:rsidDel="006B47E0">
          <w:rPr>
            <w:rStyle w:val="aff9"/>
          </w:rPr>
          <w:commentReference w:id="1188"/>
        </w:r>
        <w:commentRangeEnd w:id="1189"/>
        <w:r w:rsidR="006B47E0" w:rsidDel="006B47E0">
          <w:rPr>
            <w:rStyle w:val="aff9"/>
          </w:rPr>
          <w:commentReference w:id="1189"/>
        </w:r>
        <w:r w:rsidR="00D12A95" w:rsidRPr="00D12A95" w:rsidDel="006B47E0">
          <w:rPr>
            <w:rFonts w:eastAsiaTheme="minorHAnsi"/>
            <w:lang w:eastAsia="en-US"/>
          </w:rPr>
          <w:delText xml:space="preserve">версии контента </w:delText>
        </w:r>
      </w:del>
      <w:r w:rsidR="00D12A95" w:rsidRPr="00D12A95">
        <w:rPr>
          <w:rFonts w:eastAsiaTheme="minorHAnsi"/>
          <w:lang w:eastAsia="en-US"/>
        </w:rPr>
        <w:t xml:space="preserve">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w:t>
      </w:r>
      <w:commentRangeStart w:id="1190"/>
      <w:commentRangeStart w:id="1191"/>
      <w:r w:rsidR="00D12A95" w:rsidRPr="00D12A95">
        <w:rPr>
          <w:rFonts w:eastAsiaTheme="minorHAnsi"/>
          <w:lang w:eastAsia="en-US"/>
        </w:rPr>
        <w:t>Кроме того,</w:t>
      </w:r>
      <w:ins w:id="1192" w:author="Автор">
        <w:r w:rsidR="00DC7F02">
          <w:rPr>
            <w:rFonts w:eastAsiaTheme="minorHAnsi"/>
            <w:lang w:eastAsia="en-US"/>
          </w:rPr>
          <w:t xml:space="preserve"> сервисы хостинга </w:t>
        </w:r>
        <w:r w:rsidR="00DC7F02">
          <w:rPr>
            <w:rFonts w:eastAsiaTheme="minorHAnsi"/>
            <w:lang w:val="en-US" w:eastAsia="en-US"/>
          </w:rPr>
          <w:t>Git</w:t>
        </w:r>
        <w:r w:rsidR="00DC7F02" w:rsidRPr="00DC7F02">
          <w:rPr>
            <w:rFonts w:eastAsiaTheme="minorHAnsi"/>
            <w:lang w:eastAsia="en-US"/>
            <w:rPrChange w:id="1193" w:author="Автор">
              <w:rPr>
                <w:rFonts w:eastAsiaTheme="minorHAnsi"/>
                <w:lang w:val="en-US" w:eastAsia="en-US"/>
              </w:rPr>
            </w:rPrChange>
          </w:rPr>
          <w:t>-</w:t>
        </w:r>
        <w:r w:rsidR="00DC7F02">
          <w:rPr>
            <w:rFonts w:eastAsiaTheme="minorHAnsi"/>
            <w:lang w:eastAsia="en-US"/>
          </w:rPr>
          <w:t>репозиториев</w:t>
        </w:r>
      </w:ins>
      <w:del w:id="1194" w:author="Автор">
        <w:r w:rsidR="00D12A95" w:rsidRPr="00D12A95" w:rsidDel="00DC7F02">
          <w:rPr>
            <w:rFonts w:eastAsiaTheme="minorHAnsi"/>
            <w:lang w:eastAsia="en-US"/>
          </w:rPr>
          <w:delText xml:space="preserve"> Git</w:delText>
        </w:r>
      </w:del>
      <w:ins w:id="1195" w:author="Автор">
        <w:del w:id="1196" w:author="Автор">
          <w:r w:rsidR="00342568" w:rsidDel="00DC7F02">
            <w:rPr>
              <w:rFonts w:eastAsiaTheme="minorHAnsi"/>
              <w:lang w:val="en-US" w:eastAsia="en-US"/>
            </w:rPr>
            <w:delText>hub</w:delText>
          </w:r>
        </w:del>
      </w:ins>
      <w:r w:rsidR="00D12A95" w:rsidRPr="00D12A95">
        <w:rPr>
          <w:rFonts w:eastAsiaTheme="minorHAnsi"/>
          <w:lang w:eastAsia="en-US"/>
        </w:rPr>
        <w:t xml:space="preserve"> позволя</w:t>
      </w:r>
      <w:ins w:id="1197" w:author="Автор">
        <w:r w:rsidR="00605F57">
          <w:rPr>
            <w:rFonts w:eastAsiaTheme="minorHAnsi"/>
            <w:lang w:eastAsia="en-US"/>
          </w:rPr>
          <w:t>ю</w:t>
        </w:r>
      </w:ins>
      <w:del w:id="1198" w:author="Автор">
        <w:r w:rsidR="00D12A95" w:rsidRPr="00D12A95" w:rsidDel="00605F57">
          <w:rPr>
            <w:rFonts w:eastAsiaTheme="minorHAnsi"/>
            <w:lang w:eastAsia="en-US"/>
          </w:rPr>
          <w:delText>е</w:delText>
        </w:r>
      </w:del>
      <w:r w:rsidR="00D12A95" w:rsidRPr="00D12A95">
        <w:rPr>
          <w:rFonts w:eastAsiaTheme="minorHAnsi"/>
          <w:lang w:eastAsia="en-US"/>
        </w:rPr>
        <w:t xml:space="preserve">т управлять доступом к отдельным задачам или </w:t>
      </w:r>
      <w:ins w:id="1199" w:author="Автор">
        <w:r w:rsidR="00B007DB">
          <w:rPr>
            <w:rFonts w:eastAsiaTheme="minorHAnsi"/>
            <w:lang w:eastAsia="en-US"/>
          </w:rPr>
          <w:t xml:space="preserve">к </w:t>
        </w:r>
      </w:ins>
      <w:r w:rsidR="00D12A95" w:rsidRPr="00D12A95">
        <w:rPr>
          <w:rFonts w:eastAsiaTheme="minorHAnsi"/>
          <w:lang w:eastAsia="en-US"/>
        </w:rPr>
        <w:t>репозиторию в целом, регулируя права доступа для различных пользователей или групп.</w:t>
      </w:r>
      <w:commentRangeEnd w:id="1190"/>
      <w:r w:rsidR="00B17E27">
        <w:rPr>
          <w:rStyle w:val="aff9"/>
        </w:rPr>
        <w:commentReference w:id="1190"/>
      </w:r>
      <w:commentRangeEnd w:id="1191"/>
      <w:r w:rsidR="00E40D12">
        <w:rPr>
          <w:rStyle w:val="aff9"/>
        </w:rPr>
        <w:commentReference w:id="1191"/>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content, schemas и template.</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6313E485" w14:textId="0FDBE7D1" w:rsidR="00DF0E97" w:rsidDel="009276E9" w:rsidRDefault="00DF0E97" w:rsidP="00BF3750">
      <w:pPr>
        <w:rPr>
          <w:del w:id="1200" w:author="Автор"/>
          <w:rFonts w:eastAsia="Calibri"/>
        </w:rPr>
      </w:pPr>
    </w:p>
    <w:p w14:paraId="432684C1" w14:textId="76EFA82E" w:rsidR="00BF3750" w:rsidRDefault="00BF3750" w:rsidP="00DF0E97">
      <w:pPr>
        <w:rPr>
          <w:rFonts w:eastAsia="Calibri"/>
        </w:rPr>
      </w:pPr>
      <w:r>
        <w:rPr>
          <w:rFonts w:eastAsia="Calibri"/>
        </w:rPr>
        <w:t>Рассмотрим назначение каждой папки корневого каталога:</w:t>
      </w:r>
    </w:p>
    <w:p w14:paraId="0ADEC7ED" w14:textId="2B8F8AC4" w:rsidR="00BF3750" w:rsidRDefault="00053E76" w:rsidP="00BF3750">
      <w:pPr>
        <w:pStyle w:val="a"/>
        <w:rPr>
          <w:rFonts w:eastAsia="Calibri"/>
        </w:rPr>
      </w:pPr>
      <w:ins w:id="1201" w:author="Автор">
        <w:del w:id="1202" w:author="Автор">
          <w:r w:rsidDel="00B04851">
            <w:rPr>
              <w:rFonts w:eastAsia="Calibri"/>
            </w:rPr>
            <w:delText>П</w:delText>
          </w:r>
        </w:del>
        <w:r w:rsidR="00B04851">
          <w:rPr>
            <w:rFonts w:eastAsia="Calibri"/>
          </w:rPr>
          <w:t>п</w:t>
        </w:r>
        <w:r>
          <w:rPr>
            <w:rFonts w:eastAsia="Calibri"/>
          </w:rPr>
          <w:t xml:space="preserve">апка </w:t>
        </w:r>
      </w:ins>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ins w:id="1203" w:author="Автор">
        <w:r>
          <w:rPr>
            <w:rFonts w:eastAsia="Calibri"/>
          </w:rPr>
          <w:t xml:space="preserve">папка </w:t>
        </w:r>
      </w:ins>
      <w:r w:rsidR="00BF3750">
        <w:rPr>
          <w:rFonts w:eastAsia="Calibri"/>
          <w:lang w:val="en-US"/>
        </w:rPr>
        <w:t>content</w:t>
      </w:r>
      <w:r w:rsidR="00BF3750" w:rsidRPr="00BF3750">
        <w:rPr>
          <w:rFonts w:eastAsia="Calibri"/>
        </w:rPr>
        <w:t xml:space="preserve"> </w:t>
      </w:r>
      <w:commentRangeStart w:id="1204"/>
      <w:r w:rsidR="00BF3750">
        <w:rPr>
          <w:rFonts w:eastAsia="Calibri"/>
        </w:rPr>
        <w:t>содержит</w:t>
      </w:r>
      <w:ins w:id="1205" w:author="Автор">
        <w:r>
          <w:rPr>
            <w:rFonts w:eastAsia="Calibri"/>
          </w:rPr>
          <w:t xml:space="preserve"> файл</w:t>
        </w:r>
      </w:ins>
      <w:r w:rsidR="00BF3750" w:rsidRPr="00BF3750">
        <w:rPr>
          <w:rFonts w:eastAsia="Calibri"/>
        </w:rPr>
        <w:t xml:space="preserve"> </w:t>
      </w:r>
      <w:r w:rsidR="00BF3750">
        <w:rPr>
          <w:rFonts w:eastAsia="Calibri"/>
          <w:lang w:val="en-US"/>
        </w:rPr>
        <w:t>manifest</w:t>
      </w:r>
      <w:r w:rsidR="00BF3750" w:rsidRPr="00BF3750">
        <w:rPr>
          <w:rFonts w:eastAsia="Calibri"/>
        </w:rPr>
        <w:t>.</w:t>
      </w:r>
      <w:r w:rsidR="00BF3750">
        <w:rPr>
          <w:rFonts w:eastAsia="Calibri"/>
          <w:lang w:val="en-US"/>
        </w:rPr>
        <w:t>yaml</w:t>
      </w:r>
      <w:commentRangeEnd w:id="1204"/>
      <w:r w:rsidR="001915EE">
        <w:rPr>
          <w:rStyle w:val="aff9"/>
          <w:lang w:eastAsia="ru-RU"/>
        </w:rPr>
        <w:commentReference w:id="1204"/>
      </w:r>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ins w:id="1206" w:author="Автор">
        <w:r>
          <w:rPr>
            <w:rFonts w:eastAsia="Calibri"/>
          </w:rPr>
          <w:t xml:space="preserve">папка </w:t>
        </w:r>
      </w:ins>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1207" w:name="_Toc166412934"/>
      <w:bookmarkStart w:id="1208" w:name="_Toc166914877"/>
      <w:bookmarkStart w:id="1209" w:name="_Toc167623506"/>
      <w:bookmarkStart w:id="1210"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1207"/>
      <w:bookmarkEnd w:id="1208"/>
      <w:bookmarkEnd w:id="1209"/>
      <w:bookmarkEnd w:id="1210"/>
    </w:p>
    <w:p w14:paraId="2DAB1CB0" w14:textId="1B2E7CC2" w:rsidR="00765FDF" w:rsidRDefault="00765FDF" w:rsidP="00765FDF">
      <w:pPr>
        <w:rPr>
          <w:rFonts w:eastAsiaTheme="minorHAnsi"/>
          <w:lang w:eastAsia="en-US"/>
        </w:rPr>
      </w:pPr>
      <w:r w:rsidRPr="00634DE7">
        <w:rPr>
          <w:rFonts w:eastAsiaTheme="minorHAnsi"/>
          <w:lang w:eastAsia="en-US"/>
        </w:rPr>
        <w:t>Подкаталог content содержит информацию о задачах. Внутри него находится папка problems, в которой каждая задача представлена отдельной папкой.</w:t>
      </w:r>
      <w:r>
        <w:rPr>
          <w:rFonts w:eastAsiaTheme="minorHAnsi"/>
          <w:lang w:eastAsia="en-US"/>
        </w:rPr>
        <w:t xml:space="preserve"> Пример </w:t>
      </w:r>
      <w:ins w:id="1211" w:author="Автор">
        <w:r w:rsidR="00E60394">
          <w:rPr>
            <w:rFonts w:eastAsiaTheme="minorHAnsi"/>
            <w:lang w:eastAsia="en-US"/>
          </w:rPr>
          <w:t xml:space="preserve">хранения </w:t>
        </w:r>
      </w:ins>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23"/>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Каждая задача включает в себя файл manifest.yaml, описывающий ее параметры, и отдельные подкаталоги для каждого реализованного языка программирования: /Cpp, /Java, /Javascript.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Git позволяет отслеживать изменения в задачах и контролировать версии. Применение YAML</w:t>
      </w:r>
      <w:ins w:id="1212" w:author="Автор">
        <w:r w:rsidR="003C4CB9">
          <w:rPr>
            <w:rFonts w:eastAsiaTheme="minorHAnsi"/>
            <w:lang w:eastAsia="en-US"/>
          </w:rPr>
          <w:t xml:space="preserve"> </w:t>
        </w:r>
      </w:ins>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1213" w:name="_Toc166412935"/>
      <w:bookmarkStart w:id="1214" w:name="_Toc166914878"/>
      <w:bookmarkStart w:id="1215" w:name="_Toc167623507"/>
      <w:bookmarkStart w:id="1216" w:name="_Toc168832064"/>
      <w:r w:rsidRPr="00385AD6">
        <w:rPr>
          <w:rFonts w:eastAsiaTheme="minorHAnsi"/>
          <w:lang w:eastAsia="en-US"/>
        </w:rPr>
        <w:t>3.</w:t>
      </w:r>
      <w:r>
        <w:rPr>
          <w:rFonts w:eastAsiaTheme="minorHAnsi"/>
          <w:lang w:eastAsia="en-US"/>
        </w:rPr>
        <w:t>3.2 Описание схемы валидации данных</w:t>
      </w:r>
      <w:bookmarkEnd w:id="1213"/>
      <w:bookmarkEnd w:id="1214"/>
      <w:bookmarkEnd w:id="1215"/>
      <w:bookmarkEnd w:id="1216"/>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ins w:id="1217" w:author="Автор">
        <w:r w:rsidR="008E2DBB">
          <w:rPr>
            <w:rFonts w:eastAsiaTheme="minorHAnsi"/>
            <w:lang w:eastAsia="en-US"/>
          </w:rPr>
          <w:t xml:space="preserve"> </w:t>
        </w:r>
      </w:ins>
      <w:r w:rsidR="00C868EA" w:rsidRPr="00C868EA">
        <w:rPr>
          <w:rFonts w:eastAsiaTheme="minorHAnsi"/>
          <w:lang w:eastAsia="en-US"/>
        </w:rPr>
        <w:t>[16]</w:t>
      </w:r>
      <w:r w:rsidR="0009330C">
        <w:rPr>
          <w:rFonts w:eastAsiaTheme="minorHAnsi"/>
          <w:lang w:eastAsia="en-US"/>
        </w:rPr>
        <w:t xml:space="preserve">. </w:t>
      </w:r>
    </w:p>
    <w:p w14:paraId="554D2D75" w14:textId="611999B6"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Schema файлы YAML обеспечивает надежность и консистентность данных, сохраненных в YAML формате. JSON Schema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w:t>
      </w:r>
      <w:del w:id="1218" w:author="Автор">
        <w:r w:rsidRPr="0009330C" w:rsidDel="00CF5DAD">
          <w:rPr>
            <w:rFonts w:eastAsiaTheme="minorHAnsi"/>
            <w:lang w:eastAsia="en-US"/>
          </w:rPr>
          <w:delText xml:space="preserve">повышение </w:delText>
        </w:r>
      </w:del>
      <w:ins w:id="1219" w:author="Автор">
        <w:del w:id="1220" w:author="Автор">
          <w:r w:rsidR="007271DC" w:rsidDel="00CF5DAD">
            <w:rPr>
              <w:rFonts w:eastAsiaTheme="minorHAnsi"/>
              <w:lang w:eastAsia="en-US"/>
            </w:rPr>
            <w:delText xml:space="preserve">согласованности </w:delText>
          </w:r>
        </w:del>
      </w:ins>
      <w:commentRangeStart w:id="1221"/>
      <w:del w:id="1222" w:author="Автор">
        <w:r w:rsidRPr="0009330C" w:rsidDel="00CF5DAD">
          <w:rPr>
            <w:rFonts w:eastAsiaTheme="minorHAnsi"/>
            <w:lang w:eastAsia="en-US"/>
          </w:rPr>
          <w:delText>качества данных</w:delText>
        </w:r>
        <w:commentRangeEnd w:id="1221"/>
        <w:r w:rsidR="00D31E0F" w:rsidDel="00CF5DAD">
          <w:rPr>
            <w:rStyle w:val="aff9"/>
          </w:rPr>
          <w:commentReference w:id="1221"/>
        </w:r>
        <w:r w:rsidRPr="0009330C" w:rsidDel="00CF5DAD">
          <w:rPr>
            <w:rFonts w:eastAsiaTheme="minorHAnsi"/>
            <w:lang w:eastAsia="en-US"/>
          </w:rPr>
          <w:delText xml:space="preserve">, </w:delText>
        </w:r>
      </w:del>
      <w:r w:rsidRPr="0009330C">
        <w:rPr>
          <w:rFonts w:eastAsiaTheme="minorHAnsi"/>
          <w:lang w:eastAsia="en-US"/>
        </w:rPr>
        <w:t>уменьшение вероятности ошибок и обеспечение согласованности формата данных.</w:t>
      </w:r>
    </w:p>
    <w:p w14:paraId="5952BAB7" w14:textId="6EB91063"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Schema в файлах YAML поддерживается </w:t>
      </w:r>
      <w:ins w:id="1223" w:author="Автор">
        <w:r w:rsidR="005B0BF9">
          <w:rPr>
            <w:rFonts w:eastAsiaTheme="minorHAnsi"/>
            <w:lang w:eastAsia="en-US"/>
          </w:rPr>
          <w:t xml:space="preserve">современными </w:t>
        </w:r>
      </w:ins>
      <w:commentRangeStart w:id="1224"/>
      <w:r w:rsidRPr="002F457B">
        <w:rPr>
          <w:rFonts w:eastAsiaTheme="minorHAnsi"/>
          <w:lang w:eastAsia="en-US"/>
        </w:rPr>
        <w:t>сред</w:t>
      </w:r>
      <w:ins w:id="1225" w:author="Автор">
        <w:r w:rsidR="005B0BF9">
          <w:rPr>
            <w:rFonts w:eastAsiaTheme="minorHAnsi"/>
            <w:lang w:eastAsia="en-US"/>
          </w:rPr>
          <w:t>ами</w:t>
        </w:r>
      </w:ins>
      <w:del w:id="1226" w:author="Автор">
        <w:r w:rsidRPr="002F457B" w:rsidDel="005B0BF9">
          <w:rPr>
            <w:rFonts w:eastAsiaTheme="minorHAnsi"/>
            <w:lang w:eastAsia="en-US"/>
          </w:rPr>
          <w:delText>ой</w:delText>
        </w:r>
      </w:del>
      <w:r w:rsidRPr="002F457B">
        <w:rPr>
          <w:rFonts w:eastAsiaTheme="minorHAnsi"/>
          <w:lang w:eastAsia="en-US"/>
        </w:rPr>
        <w:t xml:space="preserve"> разработки</w:t>
      </w:r>
      <w:ins w:id="1227" w:author="Автор">
        <w:r w:rsidR="00347C8A">
          <w:rPr>
            <w:rFonts w:eastAsiaTheme="minorHAnsi"/>
            <w:lang w:eastAsia="en-US"/>
          </w:rPr>
          <w:t xml:space="preserve">, </w:t>
        </w:r>
        <w:del w:id="1228" w:author="Автор">
          <w:r w:rsidR="005B0BF9" w:rsidDel="00207B1C">
            <w:rPr>
              <w:rFonts w:eastAsiaTheme="minorHAnsi"/>
              <w:lang w:eastAsia="en-US"/>
            </w:rPr>
            <w:delText>, например</w:delText>
          </w:r>
        </w:del>
      </w:ins>
      <w:del w:id="1229" w:author="Автор">
        <w:r w:rsidRPr="002F457B" w:rsidDel="00207B1C">
          <w:rPr>
            <w:rFonts w:eastAsiaTheme="minorHAnsi"/>
            <w:lang w:eastAsia="en-US"/>
          </w:rPr>
          <w:delText xml:space="preserve"> IntelliJ IDEA, </w:delText>
        </w:r>
      </w:del>
      <w:r w:rsidRPr="002F457B">
        <w:rPr>
          <w:rFonts w:eastAsiaTheme="minorHAnsi"/>
          <w:lang w:eastAsia="en-US"/>
        </w:rPr>
        <w:t xml:space="preserve">что существенно </w:t>
      </w:r>
      <w:commentRangeEnd w:id="1224"/>
      <w:r w:rsidR="00563D35">
        <w:rPr>
          <w:rStyle w:val="aff9"/>
        </w:rPr>
        <w:commentReference w:id="1224"/>
      </w:r>
      <w:r w:rsidRPr="002F457B">
        <w:rPr>
          <w:rFonts w:eastAsiaTheme="minorHAnsi"/>
          <w:lang w:eastAsia="en-US"/>
        </w:rPr>
        <w:t xml:space="preserve">улучшает удобство разработки новых задач. </w:t>
      </w:r>
      <w:ins w:id="1230" w:author="Автор">
        <w:r w:rsidR="008D05E2">
          <w:rPr>
            <w:rFonts w:eastAsiaTheme="minorHAnsi"/>
            <w:lang w:eastAsia="en-US"/>
          </w:rPr>
          <w:t>Например, п</w:t>
        </w:r>
      </w:ins>
      <w:del w:id="1231" w:author="Автор">
        <w:r w:rsidRPr="002F457B" w:rsidDel="008D05E2">
          <w:rPr>
            <w:rFonts w:eastAsiaTheme="minorHAnsi"/>
            <w:lang w:eastAsia="en-US"/>
          </w:rPr>
          <w:delText>П</w:delText>
        </w:r>
      </w:del>
      <w:r w:rsidRPr="002F457B">
        <w:rPr>
          <w:rFonts w:eastAsiaTheme="minorHAnsi"/>
          <w:lang w:eastAsia="en-US"/>
        </w:rPr>
        <w:t xml:space="preserve">оддержка </w:t>
      </w:r>
      <w:ins w:id="1232" w:author="Автор">
        <w:r w:rsidR="008D05E2">
          <w:rPr>
            <w:rFonts w:eastAsiaTheme="minorHAnsi"/>
            <w:lang w:val="en-US" w:eastAsia="en-US"/>
          </w:rPr>
          <w:t>IntelliJ</w:t>
        </w:r>
        <w:r w:rsidR="008D05E2" w:rsidRPr="008D05E2">
          <w:rPr>
            <w:rFonts w:eastAsiaTheme="minorHAnsi"/>
            <w:lang w:eastAsia="en-US"/>
            <w:rPrChange w:id="1233" w:author="Автор">
              <w:rPr>
                <w:rFonts w:eastAsiaTheme="minorHAnsi"/>
                <w:lang w:val="en-US" w:eastAsia="en-US"/>
              </w:rPr>
            </w:rPrChange>
          </w:rPr>
          <w:t xml:space="preserve"> </w:t>
        </w:r>
      </w:ins>
      <w:r w:rsidRPr="002F457B">
        <w:rPr>
          <w:rFonts w:eastAsiaTheme="minorHAnsi"/>
          <w:lang w:eastAsia="en-US"/>
        </w:rPr>
        <w:t xml:space="preserve">IDEA обеспечивает автозаполнение (autocomplete) и другие инструменты для </w:t>
      </w:r>
      <w:r w:rsidRPr="002F457B">
        <w:rPr>
          <w:rFonts w:eastAsiaTheme="minorHAnsi"/>
          <w:lang w:eastAsia="en-US"/>
        </w:rPr>
        <w:lastRenderedPageBreak/>
        <w:t>удобной работы с валидируемыми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Отрывок из JSON Schema определяет структуру поля "languages". Это поле представляет собой массив строк, где каждая строка должна быть уникальной (параметр "uniqueItems": true). Элементы массива могут быть только строкового типа (параметр "type": "string") и должны соответствовать одному из значений: "Cpp", "Java" или "Javascript" (параметр "anyOf", содержащий константы "const" с указанными значениями). Таким образом, данный отрывок JSON Schema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ins w:id="1234" w:author="Автор"/>
          <w:rFonts w:eastAsiaTheme="minorHAnsi"/>
          <w:lang w:eastAsia="en-US"/>
        </w:rPr>
      </w:pPr>
      <w:bookmarkStart w:id="1235" w:name="_Toc168832065"/>
      <w:ins w:id="1236" w:author="Автор">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1235"/>
      </w:ins>
    </w:p>
    <w:p w14:paraId="716E0C0F" w14:textId="1628519A" w:rsidR="00636F64" w:rsidRPr="001402D6" w:rsidRDefault="00E45715" w:rsidP="00E45715">
      <w:pPr>
        <w:rPr>
          <w:ins w:id="1237" w:author="Автор"/>
        </w:rPr>
      </w:pPr>
      <w:ins w:id="1238" w:author="Автор">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r>
          <w:t>React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E45715">
          <w:rPr>
            <w:rPrChange w:id="1239" w:author="Автор">
              <w:rPr>
                <w:lang w:val="en-US"/>
              </w:rPr>
            </w:rPrChange>
          </w:rPr>
          <w:t xml:space="preserve"> </w:t>
        </w:r>
        <w:r>
          <w:rPr>
            <w:lang w:val="en-US"/>
          </w:rPr>
          <w:t>UI</w:t>
        </w:r>
        <w:r>
          <w:t xml:space="preserve"> компонентов, которые можно переиспользовать. </w:t>
        </w:r>
      </w:ins>
    </w:p>
    <w:p w14:paraId="2755FE6A" w14:textId="72AC7A40" w:rsidR="006630D7" w:rsidRDefault="006630D7" w:rsidP="007056FC">
      <w:pPr>
        <w:pStyle w:val="3"/>
        <w:rPr>
          <w:ins w:id="1240" w:author="Автор"/>
          <w:rFonts w:eastAsiaTheme="minorHAnsi"/>
          <w:lang w:eastAsia="en-US"/>
        </w:rPr>
      </w:pPr>
      <w:bookmarkStart w:id="1241" w:name="_Toc168832066"/>
      <w:ins w:id="1242" w:author="Автор">
        <w:r w:rsidRPr="00385AD6">
          <w:rPr>
            <w:rFonts w:eastAsiaTheme="minorHAnsi"/>
            <w:lang w:eastAsia="en-US"/>
          </w:rPr>
          <w:t>3.</w:t>
        </w:r>
        <w:r>
          <w:rPr>
            <w:rFonts w:eastAsiaTheme="minorHAnsi"/>
            <w:lang w:eastAsia="en-US"/>
          </w:rPr>
          <w:t>4.1 Описание страниц клиентской части</w:t>
        </w:r>
        <w:bookmarkEnd w:id="1241"/>
      </w:ins>
    </w:p>
    <w:p w14:paraId="5DDAD974" w14:textId="0F2D644D" w:rsidR="002423B3" w:rsidRPr="00CE099E" w:rsidRDefault="007056FC">
      <w:pPr>
        <w:rPr>
          <w:ins w:id="1243" w:author="Автор"/>
          <w:rFonts w:eastAsiaTheme="minorHAnsi"/>
          <w:lang w:eastAsia="en-US"/>
        </w:rPr>
        <w:pPrChange w:id="1244" w:author="Автор">
          <w:pPr>
            <w:pStyle w:val="3"/>
          </w:pPr>
        </w:pPrChange>
      </w:pPr>
      <w:ins w:id="1245" w:author="Автор">
        <w:r>
          <w:t xml:space="preserve">Для лучшего понимания структуры клиентской части </w:t>
        </w:r>
        <w:del w:id="1246" w:author="Автор">
          <w:r w:rsidDel="00D93186">
            <w:delText xml:space="preserve">рассмотрим </w:delText>
          </w:r>
        </w:del>
        <w:r w:rsidR="00D93186">
          <w:t>на рисунке 3.</w:t>
        </w:r>
        <w:r w:rsidR="008C21FF" w:rsidRPr="00D40A27">
          <w:rPr>
            <w:rPrChange w:id="1247" w:author="Автор">
              <w:rPr>
                <w:lang w:val="en-US"/>
              </w:rPr>
            </w:rPrChange>
          </w:rPr>
          <w:t>8</w:t>
        </w:r>
        <w:del w:id="1248" w:author="Автор">
          <w:r w:rsidR="00D93186" w:rsidDel="008C21FF">
            <w:delText>7</w:delText>
          </w:r>
        </w:del>
        <w:r w:rsidR="00D93186">
          <w:t xml:space="preserve"> представлена </w:t>
        </w:r>
        <w:del w:id="1249" w:author="Автор">
          <w:r w:rsidDel="00D93186">
            <w:delText xml:space="preserve">диаграмму </w:delText>
          </w:r>
        </w:del>
        <w:r>
          <w:t>карт</w:t>
        </w:r>
        <w:r w:rsidR="00D93186">
          <w:t>а</w:t>
        </w:r>
        <w:del w:id="1250" w:author="Автор">
          <w:r w:rsidDel="00D93186">
            <w:delText>ы</w:delText>
          </w:r>
        </w:del>
        <w:r>
          <w:t xml:space="preserve"> сайта </w:t>
        </w:r>
        <w:r w:rsidRPr="007056FC">
          <w:rPr>
            <w:rPrChange w:id="1251" w:author="Автор">
              <w:rPr>
                <w:lang w:val="en-US"/>
              </w:rPr>
            </w:rPrChange>
          </w:rPr>
          <w:t>[</w:t>
        </w:r>
        <w:r w:rsidR="008C21FF">
          <w:t>17</w:t>
        </w:r>
        <w:del w:id="1252" w:author="Автор">
          <w:r w:rsidDel="008C21FF">
            <w:rPr>
              <w:lang w:val="en-US"/>
            </w:rPr>
            <w:delText>SITEMAP</w:delText>
          </w:r>
        </w:del>
        <w:r w:rsidRPr="007056FC">
          <w:rPr>
            <w:rPrChange w:id="1253" w:author="Автор">
              <w:rPr>
                <w:lang w:val="en-US"/>
              </w:rPr>
            </w:rPrChange>
          </w:rPr>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ins>
      <w:moveFromRangeStart w:id="1254" w:author="Автор" w:name="move168826600"/>
      <w:moveFrom w:id="1255" w:author="Автор">
        <w:ins w:id="1256" w:author="Автор">
          <w:r w:rsidDel="00B4275B">
            <w:t>Переходы между страницами реализованы с помощью библиотеки</w:t>
          </w:r>
          <w:r w:rsidRPr="007056FC" w:rsidDel="00B4275B">
            <w:rPr>
              <w:rPrChange w:id="1257" w:author="Автор">
                <w:rPr>
                  <w:lang w:val="en-US"/>
                </w:rPr>
              </w:rPrChange>
            </w:rPr>
            <w:t xml:space="preserve"> </w:t>
          </w:r>
          <w:r w:rsidDel="00B4275B">
            <w:rPr>
              <w:lang w:val="en-US"/>
            </w:rPr>
            <w:t>react</w:t>
          </w:r>
          <w:r w:rsidRPr="007056FC" w:rsidDel="00B4275B">
            <w:rPr>
              <w:rPrChange w:id="1258" w:author="Автор">
                <w:rPr>
                  <w:lang w:val="en-US"/>
                </w:rPr>
              </w:rPrChange>
            </w:rPr>
            <w:t>-</w:t>
          </w:r>
          <w:r w:rsidDel="00B4275B">
            <w:rPr>
              <w:lang w:val="en-US"/>
            </w:rPr>
            <w:t>router</w:t>
          </w:r>
          <w:r w:rsidR="008C21FF" w:rsidDel="00B4275B">
            <w:t xml:space="preserve"> </w:t>
          </w:r>
          <w:r w:rsidR="008C21FF" w:rsidRPr="001402D6" w:rsidDel="00B4275B">
            <w:rPr>
              <w:rPrChange w:id="1259" w:author="Автор">
                <w:rPr>
                  <w:b w:val="0"/>
                  <w:bCs w:val="0"/>
                  <w:lang w:val="en-US"/>
                </w:rPr>
              </w:rPrChange>
            </w:rPr>
            <w:t>[18]</w:t>
          </w:r>
          <w:r w:rsidDel="00B4275B">
            <w:t>.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пользовательский опыт и оптимизировать загрузку контента.</w:t>
          </w:r>
          <w:r w:rsidR="00D93186" w:rsidDel="00B4275B">
            <w:t xml:space="preserve"> На карте </w:t>
          </w:r>
          <w:r w:rsidR="00CE099E" w:rsidDel="00B4275B">
            <w:t xml:space="preserve">сайта розовым цветом отмечены общедоступные страницы, а голубым доступные только после авторизации. Далее подробно рассмотрим каждую из страниц. </w:t>
          </w:r>
        </w:ins>
      </w:moveFrom>
      <w:moveFromRangeEnd w:id="1254"/>
    </w:p>
    <w:p w14:paraId="5BA0EAAC" w14:textId="774F3AFB" w:rsidR="006630D7" w:rsidRDefault="002423B3" w:rsidP="007056FC">
      <w:pPr>
        <w:pStyle w:val="afa"/>
        <w:rPr>
          <w:ins w:id="1260" w:author="Автор"/>
          <w:rFonts w:eastAsiaTheme="minorHAnsi"/>
          <w:lang w:eastAsia="en-US"/>
        </w:rPr>
      </w:pPr>
      <w:ins w:id="1261" w:author="Автор">
        <w:r w:rsidRPr="002423B3">
          <w:rPr>
            <w:rFonts w:eastAsiaTheme="minorHAnsi"/>
            <w:lang w:eastAsia="en-US"/>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4772" cy="2452241"/>
                      </a:xfrm>
                      <a:prstGeom prst="rect">
                        <a:avLst/>
                      </a:prstGeom>
                    </pic:spPr>
                  </pic:pic>
                </a:graphicData>
              </a:graphic>
            </wp:inline>
          </w:drawing>
        </w:r>
      </w:ins>
    </w:p>
    <w:p w14:paraId="70D05AEA" w14:textId="713811E6" w:rsidR="002423B3" w:rsidRPr="00BB52D3" w:rsidRDefault="002423B3" w:rsidP="002423B3">
      <w:pPr>
        <w:pStyle w:val="afb"/>
        <w:rPr>
          <w:ins w:id="1262" w:author="Автор"/>
          <w:rFonts w:eastAsia="Calibri"/>
          <w:rPrChange w:id="1263" w:author="Автор">
            <w:rPr>
              <w:ins w:id="1264" w:author="Автор"/>
              <w:rFonts w:eastAsia="Calibri"/>
              <w:lang w:val="en-US"/>
            </w:rPr>
          </w:rPrChange>
        </w:rPr>
      </w:pPr>
      <w:ins w:id="1265" w:author="Автор">
        <w:r w:rsidRPr="00086177">
          <w:t>Рисунок 3</w:t>
        </w:r>
        <w:r>
          <w:t>.</w:t>
        </w:r>
        <w:r w:rsidR="008C21FF" w:rsidRPr="001402D6">
          <w:rPr>
            <w:rPrChange w:id="1266" w:author="Автор">
              <w:rPr>
                <w:lang w:val="en-US"/>
              </w:rPr>
            </w:rPrChange>
          </w:rPr>
          <w:t>8</w:t>
        </w:r>
        <w:del w:id="1267" w:author="Автор">
          <w:r w:rsidDel="008C21FF">
            <w:delText>7</w:delText>
          </w:r>
        </w:del>
        <w:r w:rsidRPr="00086177">
          <w:t xml:space="preserve"> </w:t>
        </w:r>
        <w:r w:rsidRPr="00086177">
          <w:rPr>
            <w:rFonts w:eastAsia="Calibri"/>
          </w:rPr>
          <w:t>–</w:t>
        </w:r>
        <w:r>
          <w:rPr>
            <w:rFonts w:eastAsia="Calibri"/>
          </w:rPr>
          <w:t xml:space="preserve"> Карта сайта</w:t>
        </w:r>
        <w:r w:rsidR="00D93186">
          <w:rPr>
            <w:rFonts w:eastAsia="Calibri"/>
          </w:rPr>
          <w:t xml:space="preserve"> </w:t>
        </w:r>
        <w:r w:rsidR="00D93186">
          <w:rPr>
            <w:rFonts w:eastAsia="Calibri"/>
            <w:lang w:val="en-US"/>
          </w:rPr>
          <w:t>SupremeCode</w:t>
        </w:r>
      </w:ins>
    </w:p>
    <w:p w14:paraId="7C296050" w14:textId="5060085B" w:rsidR="00B4275B" w:rsidRPr="00CE099E" w:rsidDel="00CD23E1" w:rsidRDefault="00B4275B" w:rsidP="00A62234">
      <w:pPr>
        <w:rPr>
          <w:del w:id="1268" w:author="Автор"/>
          <w:moveTo w:id="1269" w:author="Автор"/>
          <w:rFonts w:eastAsiaTheme="minorHAnsi"/>
          <w:lang w:eastAsia="en-US"/>
        </w:rPr>
      </w:pPr>
      <w:moveToRangeStart w:id="1270" w:author="Автор" w:name="move168826600"/>
      <w:moveTo w:id="1271" w:author="Автор">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w:t>
        </w:r>
        <w:del w:id="1272" w:author="Автор">
          <w:r w:rsidDel="00CD23E1">
            <w:delText xml:space="preserve">На карте сайта розовым цветом отмечены общедоступные страницы, а голубым доступные только после авторизации. </w:delText>
          </w:r>
        </w:del>
        <w:r>
          <w:t xml:space="preserve">Далее подробно рассмотрим каждую из страниц. </w:t>
        </w:r>
      </w:moveTo>
    </w:p>
    <w:moveToRangeEnd w:id="1270"/>
    <w:p w14:paraId="0F138D88" w14:textId="77777777" w:rsidR="00B4275B" w:rsidRPr="00BB52D3" w:rsidRDefault="00B4275B">
      <w:pPr>
        <w:rPr>
          <w:ins w:id="1273" w:author="Автор"/>
          <w:rFonts w:eastAsia="Calibri"/>
        </w:rPr>
        <w:pPrChange w:id="1274" w:author="Автор">
          <w:pPr>
            <w:pStyle w:val="afb"/>
          </w:pPr>
        </w:pPrChange>
      </w:pPr>
    </w:p>
    <w:p w14:paraId="51191F67" w14:textId="75E337E2" w:rsidR="00CE099E" w:rsidRDefault="00CE099E" w:rsidP="00CE099E">
      <w:pPr>
        <w:pStyle w:val="3"/>
        <w:rPr>
          <w:ins w:id="1275" w:author="Автор"/>
          <w:rFonts w:eastAsiaTheme="minorHAnsi"/>
          <w:lang w:eastAsia="en-US"/>
        </w:rPr>
      </w:pPr>
      <w:bookmarkStart w:id="1276" w:name="_Toc168832067"/>
      <w:ins w:id="1277" w:author="Автор">
        <w:r w:rsidRPr="00385AD6">
          <w:rPr>
            <w:rFonts w:eastAsiaTheme="minorHAnsi"/>
            <w:lang w:eastAsia="en-US"/>
          </w:rPr>
          <w:t>3.</w:t>
        </w:r>
        <w:r>
          <w:rPr>
            <w:rFonts w:eastAsiaTheme="minorHAnsi"/>
            <w:lang w:eastAsia="en-US"/>
          </w:rPr>
          <w:t>4.1 Описание главной страницы</w:t>
        </w:r>
        <w:bookmarkEnd w:id="1276"/>
      </w:ins>
    </w:p>
    <w:p w14:paraId="3596AF50" w14:textId="79B08C4E" w:rsidR="002423B3" w:rsidRDefault="00CE099E" w:rsidP="00991D44">
      <w:pPr>
        <w:rPr>
          <w:ins w:id="1278" w:author="Автор"/>
        </w:rPr>
      </w:pPr>
      <w:ins w:id="1279" w:author="Автор">
        <w:r>
          <w:t>Главная страница является входной точкой приложения и содержит обзорные данные о платформе. Здесь используются компоненты из библиотеки Mantine</w:t>
        </w:r>
        <w:r w:rsidRPr="00991D44">
          <w:rPr>
            <w:rPrChange w:id="1280" w:author="Автор">
              <w:rPr>
                <w:lang w:val="en-US"/>
              </w:rPr>
            </w:rPrChange>
          </w:rPr>
          <w:t xml:space="preserve"> [</w:t>
        </w:r>
        <w:del w:id="1281" w:author="Автор">
          <w:r w:rsidDel="008C21FF">
            <w:rPr>
              <w:lang w:val="en-US"/>
            </w:rPr>
            <w:delText>MANTINE</w:delText>
          </w:r>
        </w:del>
        <w:r w:rsidR="008C21FF" w:rsidRPr="00D40A27">
          <w:rPr>
            <w:rPrChange w:id="1282" w:author="Автор">
              <w:rPr>
                <w:lang w:val="en-US"/>
              </w:rPr>
            </w:rPrChange>
          </w:rPr>
          <w:t>19</w:t>
        </w:r>
        <w:r w:rsidRPr="00991D44">
          <w:rPr>
            <w:rPrChange w:id="1283" w:author="Автор">
              <w:rPr>
                <w:lang w:val="en-US"/>
              </w:rPr>
            </w:rPrChange>
          </w:rPr>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Tailwind CSS </w:t>
        </w:r>
        <w:r w:rsidRPr="00991D44">
          <w:rPr>
            <w:rPrChange w:id="1284" w:author="Автор">
              <w:rPr>
                <w:lang w:val="en-US"/>
              </w:rPr>
            </w:rPrChange>
          </w:rPr>
          <w:t>[</w:t>
        </w:r>
        <w:del w:id="1285" w:author="Автор">
          <w:r w:rsidDel="008C21FF">
            <w:rPr>
              <w:lang w:val="en-US"/>
            </w:rPr>
            <w:delText>TWCSS</w:delText>
          </w:r>
        </w:del>
        <w:r w:rsidR="008C21FF" w:rsidRPr="00D40A27">
          <w:rPr>
            <w:rPrChange w:id="1286" w:author="Автор">
              <w:rPr>
                <w:lang w:val="en-US"/>
              </w:rPr>
            </w:rPrChange>
          </w:rPr>
          <w:t>20</w:t>
        </w:r>
        <w:r w:rsidRPr="00991D44">
          <w:rPr>
            <w:rPrChange w:id="1287" w:author="Автор">
              <w:rPr>
                <w:lang w:val="en-US"/>
              </w:rPr>
            </w:rPrChange>
          </w:rPr>
          <w:t>]</w:t>
        </w:r>
        <w:r>
          <w:t>, что позволяет быстро и эффективно применять стили, поддерживая единый дизайн.</w:t>
        </w:r>
        <w:r w:rsidRPr="00991D44">
          <w:rPr>
            <w:rPrChange w:id="1288" w:author="Автор">
              <w:rPr>
                <w:lang w:val="en-US"/>
              </w:rPr>
            </w:rPrChange>
          </w:rPr>
          <w:t xml:space="preserve"> </w:t>
        </w:r>
      </w:ins>
    </w:p>
    <w:p w14:paraId="4C1D6A6A" w14:textId="140A3B48" w:rsidR="00CE099E" w:rsidRDefault="00CE099E" w:rsidP="00CE099E">
      <w:pPr>
        <w:pStyle w:val="3"/>
        <w:rPr>
          <w:ins w:id="1289" w:author="Автор"/>
          <w:rFonts w:eastAsiaTheme="minorHAnsi"/>
          <w:lang w:eastAsia="en-US"/>
        </w:rPr>
      </w:pPr>
      <w:bookmarkStart w:id="1290" w:name="_Toc168832068"/>
      <w:ins w:id="1291" w:author="Автор">
        <w:r w:rsidRPr="00385AD6">
          <w:rPr>
            <w:rFonts w:eastAsiaTheme="minorHAnsi"/>
            <w:lang w:eastAsia="en-US"/>
          </w:rPr>
          <w:t>3.</w:t>
        </w:r>
        <w:r>
          <w:rPr>
            <w:rFonts w:eastAsiaTheme="minorHAnsi"/>
            <w:lang w:eastAsia="en-US"/>
          </w:rPr>
          <w:t>4.2 Описание страницы авторизации</w:t>
        </w:r>
        <w:bookmarkEnd w:id="1290"/>
      </w:ins>
    </w:p>
    <w:p w14:paraId="22FAC6F4" w14:textId="47C4376F" w:rsidR="00003362" w:rsidRPr="00003362" w:rsidRDefault="00003362" w:rsidP="008C21FF">
      <w:pPr>
        <w:rPr>
          <w:ins w:id="1292" w:author="Автор"/>
          <w:rFonts w:eastAsiaTheme="minorHAnsi"/>
          <w:lang w:eastAsia="en-US"/>
        </w:rPr>
      </w:pPr>
      <w:ins w:id="1293" w:author="Автор">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ins>
    </w:p>
    <w:p w14:paraId="6844FC85" w14:textId="77777777" w:rsidR="00003362" w:rsidRDefault="00003362" w:rsidP="00991D44">
      <w:pPr>
        <w:rPr>
          <w:ins w:id="1294" w:author="Автор"/>
          <w:rFonts w:eastAsiaTheme="minorHAnsi"/>
          <w:lang w:eastAsia="en-US"/>
        </w:rPr>
      </w:pPr>
      <w:ins w:id="1295" w:author="Автор">
        <w:r w:rsidRPr="00003362">
          <w:rPr>
            <w:rFonts w:eastAsiaTheme="minorHAnsi"/>
            <w:lang w:eastAsia="en-US"/>
          </w:rPr>
          <w:t xml:space="preserve">Для создания форм входа и регистрации используются готовые компоненты из библиотеки Mantine. </w:t>
        </w:r>
        <w:r>
          <w:rPr>
            <w:rFonts w:eastAsiaTheme="minorHAnsi"/>
            <w:lang w:eastAsia="en-US"/>
          </w:rPr>
          <w:t xml:space="preserve">Библиотека </w:t>
        </w:r>
        <w:r w:rsidRPr="00003362">
          <w:rPr>
            <w:rFonts w:eastAsiaTheme="minorHAnsi"/>
            <w:lang w:eastAsia="en-US"/>
          </w:rPr>
          <w:t>Mantine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ins>
    </w:p>
    <w:p w14:paraId="123F4441" w14:textId="1B9695F1" w:rsidR="00003362" w:rsidRPr="00003362" w:rsidRDefault="00003362" w:rsidP="008C21FF">
      <w:pPr>
        <w:rPr>
          <w:ins w:id="1296" w:author="Автор"/>
          <w:rFonts w:eastAsiaTheme="minorHAnsi"/>
          <w:lang w:eastAsia="en-US"/>
        </w:rPr>
      </w:pPr>
      <w:ins w:id="1297" w:author="Автор">
        <w:r w:rsidRPr="00003362">
          <w:rPr>
            <w:rFonts w:eastAsiaTheme="minorHAnsi"/>
            <w:lang w:eastAsia="en-US"/>
          </w:rPr>
          <w:t>Аутентификация пользователей осуществляется с помощью JSON Web Token (JWT)</w:t>
        </w:r>
        <w:r w:rsidRPr="00991D44">
          <w:rPr>
            <w:rFonts w:eastAsiaTheme="minorHAnsi"/>
            <w:lang w:eastAsia="en-US"/>
            <w:rPrChange w:id="1298" w:author="Автор">
              <w:rPr>
                <w:rFonts w:eastAsiaTheme="minorHAnsi"/>
                <w:lang w:val="en-US" w:eastAsia="en-US"/>
              </w:rPr>
            </w:rPrChange>
          </w:rPr>
          <w:t xml:space="preserve"> [</w:t>
        </w:r>
        <w:r w:rsidR="008C21FF" w:rsidRPr="00D40A27">
          <w:rPr>
            <w:rFonts w:eastAsiaTheme="minorHAnsi"/>
            <w:lang w:eastAsia="en-US"/>
            <w:rPrChange w:id="1299" w:author="Автор">
              <w:rPr>
                <w:rFonts w:eastAsiaTheme="minorHAnsi"/>
                <w:lang w:val="en-US" w:eastAsia="en-US"/>
              </w:rPr>
            </w:rPrChange>
          </w:rPr>
          <w:t>21</w:t>
        </w:r>
        <w:del w:id="1300" w:author="Автор">
          <w:r w:rsidDel="008C21FF">
            <w:rPr>
              <w:rFonts w:eastAsiaTheme="minorHAnsi"/>
              <w:lang w:val="en-US" w:eastAsia="en-US"/>
            </w:rPr>
            <w:delText>JWT</w:delText>
          </w:r>
        </w:del>
        <w:r w:rsidR="00991D44" w:rsidRPr="00991D44">
          <w:rPr>
            <w:rFonts w:eastAsiaTheme="minorHAnsi"/>
            <w:lang w:eastAsia="en-US"/>
            <w:rPrChange w:id="1301" w:author="Автор">
              <w:rPr>
                <w:rFonts w:eastAsiaTheme="minorHAnsi"/>
                <w:lang w:val="en-US" w:eastAsia="en-US"/>
              </w:rPr>
            </w:rPrChange>
          </w:rPr>
          <w:t>]</w:t>
        </w:r>
        <w:r w:rsidRPr="00003362">
          <w:rPr>
            <w:rFonts w:eastAsiaTheme="minorHAnsi"/>
            <w:lang w:eastAsia="en-US"/>
          </w:rPr>
          <w:t>. В целях безопасности токен не хранится в localStorage</w:t>
        </w:r>
        <w:r w:rsidR="00991D44" w:rsidRPr="00991D44">
          <w:rPr>
            <w:rFonts w:eastAsiaTheme="minorHAnsi"/>
            <w:lang w:eastAsia="en-US"/>
            <w:rPrChange w:id="1302" w:author="Автор">
              <w:rPr>
                <w:rFonts w:eastAsiaTheme="minorHAnsi"/>
                <w:lang w:val="en-US" w:eastAsia="en-US"/>
              </w:rPr>
            </w:rPrChange>
          </w:rPr>
          <w:t xml:space="preserve"> [</w:t>
        </w:r>
        <w:r w:rsidR="008C21FF" w:rsidRPr="00D40A27">
          <w:rPr>
            <w:rFonts w:eastAsiaTheme="minorHAnsi"/>
            <w:lang w:eastAsia="en-US"/>
            <w:rPrChange w:id="1303" w:author="Автор">
              <w:rPr>
                <w:rFonts w:eastAsiaTheme="minorHAnsi"/>
                <w:lang w:val="en-US" w:eastAsia="en-US"/>
              </w:rPr>
            </w:rPrChange>
          </w:rPr>
          <w:t>22</w:t>
        </w:r>
        <w:del w:id="1304" w:author="Автор">
          <w:r w:rsidR="00991D44" w:rsidDel="008C21FF">
            <w:rPr>
              <w:rFonts w:eastAsiaTheme="minorHAnsi"/>
              <w:lang w:val="en-US" w:eastAsia="en-US"/>
            </w:rPr>
            <w:delText>LOCALSTORAGE</w:delText>
          </w:r>
        </w:del>
        <w:r w:rsidR="00991D44" w:rsidRPr="00991D44">
          <w:rPr>
            <w:rFonts w:eastAsiaTheme="minorHAnsi"/>
            <w:lang w:eastAsia="en-US"/>
            <w:rPrChange w:id="1305" w:author="Автор">
              <w:rPr>
                <w:rFonts w:eastAsiaTheme="minorHAnsi"/>
                <w:lang w:val="en-US" w:eastAsia="en-US"/>
              </w:rPr>
            </w:rPrChange>
          </w:rPr>
          <w:t>]</w:t>
        </w:r>
        <w:r w:rsidRPr="00003362">
          <w:rPr>
            <w:rFonts w:eastAsiaTheme="minorHAnsi"/>
            <w:lang w:eastAsia="en-US"/>
          </w:rPr>
          <w:t xml:space="preserve">, а сохраняется в </w:t>
        </w:r>
        <w:r w:rsidRPr="00A62234">
          <w:rPr>
            <w:rFonts w:eastAsiaTheme="minorHAnsi"/>
            <w:rPrChange w:id="1306" w:author="Автор">
              <w:rPr>
                <w:rFonts w:eastAsiaTheme="minorHAnsi"/>
                <w:lang w:eastAsia="en-US"/>
              </w:rPr>
            </w:rPrChange>
          </w:rPr>
          <w:t>http-only cookies</w:t>
        </w:r>
        <w:r w:rsidRPr="00991D44">
          <w:rPr>
            <w:rFonts w:eastAsiaTheme="minorHAnsi"/>
            <w:lang w:eastAsia="en-US"/>
            <w:rPrChange w:id="1307" w:author="Автор">
              <w:rPr>
                <w:rFonts w:eastAsiaTheme="minorHAnsi"/>
                <w:lang w:val="en-US" w:eastAsia="en-US"/>
              </w:rPr>
            </w:rPrChange>
          </w:rPr>
          <w:t xml:space="preserve"> [</w:t>
        </w:r>
        <w:del w:id="1308" w:author="Автор">
          <w:r w:rsidDel="008C21FF">
            <w:rPr>
              <w:rFonts w:eastAsiaTheme="minorHAnsi"/>
              <w:lang w:val="en-US" w:eastAsia="en-US"/>
            </w:rPr>
            <w:delText>COOKIES</w:delText>
          </w:r>
        </w:del>
        <w:r w:rsidR="008C21FF" w:rsidRPr="00D40A27">
          <w:rPr>
            <w:rFonts w:eastAsiaTheme="minorHAnsi"/>
            <w:lang w:eastAsia="en-US"/>
            <w:rPrChange w:id="1309" w:author="Автор">
              <w:rPr>
                <w:rFonts w:eastAsiaTheme="minorHAnsi"/>
                <w:lang w:val="en-US" w:eastAsia="en-US"/>
              </w:rPr>
            </w:rPrChange>
          </w:rPr>
          <w:t>23</w:t>
        </w:r>
        <w:r w:rsidRPr="00991D44">
          <w:rPr>
            <w:rFonts w:eastAsiaTheme="minorHAnsi"/>
            <w:lang w:eastAsia="en-US"/>
            <w:rPrChange w:id="1310" w:author="Автор">
              <w:rPr>
                <w:rFonts w:eastAsiaTheme="minorHAnsi"/>
                <w:lang w:val="en-US" w:eastAsia="en-US"/>
              </w:rPr>
            </w:rPrChange>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991D44">
          <w:rPr>
            <w:rFonts w:eastAsiaTheme="minorHAnsi"/>
            <w:lang w:eastAsia="en-US"/>
            <w:rPrChange w:id="1311" w:author="Автор">
              <w:rPr>
                <w:rFonts w:eastAsiaTheme="minorHAnsi"/>
                <w:lang w:val="en-US" w:eastAsia="en-US"/>
              </w:rPr>
            </w:rPrChange>
          </w:rPr>
          <w:t>[</w:t>
        </w:r>
        <w:r w:rsidR="008C21FF" w:rsidRPr="00D40A27">
          <w:rPr>
            <w:rFonts w:eastAsiaTheme="minorHAnsi"/>
            <w:lang w:eastAsia="en-US"/>
            <w:rPrChange w:id="1312" w:author="Автор">
              <w:rPr>
                <w:rFonts w:eastAsiaTheme="minorHAnsi"/>
                <w:lang w:val="en-US" w:eastAsia="en-US"/>
              </w:rPr>
            </w:rPrChange>
          </w:rPr>
          <w:t>24</w:t>
        </w:r>
        <w:del w:id="1313" w:author="Автор">
          <w:r w:rsidDel="008C21FF">
            <w:rPr>
              <w:rFonts w:eastAsiaTheme="minorHAnsi"/>
              <w:lang w:val="en-US" w:eastAsia="en-US"/>
            </w:rPr>
            <w:delText>XSS</w:delText>
          </w:r>
        </w:del>
        <w:r w:rsidRPr="00991D44">
          <w:rPr>
            <w:rFonts w:eastAsiaTheme="minorHAnsi"/>
            <w:lang w:eastAsia="en-US"/>
            <w:rPrChange w:id="1314" w:author="Автор">
              <w:rPr>
                <w:rFonts w:eastAsiaTheme="minorHAnsi"/>
                <w:lang w:val="en-US" w:eastAsia="en-US"/>
              </w:rPr>
            </w:rPrChange>
          </w:rPr>
          <w:t>]</w:t>
        </w:r>
        <w:r w:rsidRPr="00003362">
          <w:rPr>
            <w:rFonts w:eastAsiaTheme="minorHAnsi"/>
            <w:lang w:eastAsia="en-US"/>
          </w:rPr>
          <w:t>.</w:t>
        </w:r>
      </w:ins>
    </w:p>
    <w:p w14:paraId="0D8A01C3" w14:textId="14B4DD99" w:rsidR="00003362" w:rsidDel="002578AA" w:rsidRDefault="00003362" w:rsidP="002578AA">
      <w:pPr>
        <w:rPr>
          <w:del w:id="1315" w:author="Автор"/>
          <w:rFonts w:eastAsiaTheme="minorHAnsi"/>
          <w:lang w:eastAsia="en-US"/>
        </w:rPr>
      </w:pPr>
      <w:ins w:id="1316" w:author="Автор">
        <w:r w:rsidRPr="00003362">
          <w:rPr>
            <w:rFonts w:eastAsiaTheme="minorHAnsi"/>
            <w:lang w:eastAsia="en-US"/>
          </w:rPr>
          <w:t>Для отправки запросов на сервер используется библиотека Axios</w:t>
        </w:r>
        <w:r w:rsidR="002578AA" w:rsidRPr="002578AA">
          <w:rPr>
            <w:rFonts w:eastAsiaTheme="minorHAnsi"/>
            <w:lang w:eastAsia="en-US"/>
            <w:rPrChange w:id="1317" w:author="Автор">
              <w:rPr>
                <w:rFonts w:eastAsiaTheme="minorHAnsi"/>
                <w:lang w:val="en-US" w:eastAsia="en-US"/>
              </w:rPr>
            </w:rPrChange>
          </w:rPr>
          <w:t xml:space="preserve"> </w:t>
        </w:r>
        <w:r w:rsidR="00991D44" w:rsidRPr="00991D44">
          <w:rPr>
            <w:rFonts w:eastAsiaTheme="minorHAnsi"/>
            <w:lang w:eastAsia="en-US"/>
            <w:rPrChange w:id="1318" w:author="Автор">
              <w:rPr>
                <w:rFonts w:eastAsiaTheme="minorHAnsi"/>
                <w:lang w:val="en-US" w:eastAsia="en-US"/>
              </w:rPr>
            </w:rPrChange>
          </w:rPr>
          <w:t>[</w:t>
        </w:r>
        <w:del w:id="1319" w:author="Автор">
          <w:r w:rsidR="00991D44" w:rsidDel="008C21FF">
            <w:rPr>
              <w:rFonts w:eastAsiaTheme="minorHAnsi"/>
              <w:lang w:val="en-US" w:eastAsia="en-US"/>
            </w:rPr>
            <w:delText>AXIOS</w:delText>
          </w:r>
        </w:del>
        <w:r w:rsidR="008C21FF" w:rsidRPr="00D40A27">
          <w:rPr>
            <w:rFonts w:eastAsiaTheme="minorHAnsi"/>
            <w:lang w:eastAsia="en-US"/>
            <w:rPrChange w:id="1320" w:author="Автор">
              <w:rPr>
                <w:rFonts w:eastAsiaTheme="minorHAnsi"/>
                <w:lang w:val="en-US" w:eastAsia="en-US"/>
              </w:rPr>
            </w:rPrChange>
          </w:rPr>
          <w:t>25</w:t>
        </w:r>
        <w:r w:rsidR="00991D44" w:rsidRPr="00991D44">
          <w:rPr>
            <w:rFonts w:eastAsiaTheme="minorHAnsi"/>
            <w:lang w:eastAsia="en-US"/>
            <w:rPrChange w:id="1321" w:author="Автор">
              <w:rPr>
                <w:rFonts w:eastAsiaTheme="minorHAnsi"/>
                <w:lang w:val="en-US" w:eastAsia="en-US"/>
              </w:rPr>
            </w:rPrChange>
          </w:rPr>
          <w:t>]</w:t>
        </w:r>
        <w:r w:rsidRPr="00003362">
          <w:rPr>
            <w:rFonts w:eastAsiaTheme="minorHAnsi"/>
            <w:lang w:eastAsia="en-US"/>
          </w:rPr>
          <w:t xml:space="preserve">. </w:t>
        </w:r>
        <w:r w:rsidR="00991D44">
          <w:rPr>
            <w:rFonts w:eastAsiaTheme="minorHAnsi"/>
            <w:lang w:eastAsia="en-US"/>
          </w:rPr>
          <w:t xml:space="preserve">Библиотека </w:t>
        </w:r>
        <w:r w:rsidRPr="00003362">
          <w:rPr>
            <w:rFonts w:eastAsiaTheme="minorHAnsi"/>
            <w:lang w:eastAsia="en-US"/>
          </w:rPr>
          <w:t>Axios обрабатывает запросы для аутентификации и регистрации пользователей, обеспечивая простоту и гибкость в настройке HTTP-запросов.</w:t>
        </w:r>
      </w:ins>
    </w:p>
    <w:p w14:paraId="31FE824E" w14:textId="77777777" w:rsidR="002578AA" w:rsidRPr="00003362" w:rsidRDefault="002578AA" w:rsidP="008C21FF">
      <w:pPr>
        <w:rPr>
          <w:ins w:id="1322" w:author="Автор"/>
          <w:rFonts w:eastAsiaTheme="minorHAnsi"/>
          <w:lang w:eastAsia="en-US"/>
        </w:rPr>
      </w:pPr>
    </w:p>
    <w:p w14:paraId="027248A5" w14:textId="5B246C66" w:rsidR="00003362" w:rsidRPr="00003362" w:rsidDel="004C1518" w:rsidRDefault="00991D44">
      <w:pPr>
        <w:rPr>
          <w:ins w:id="1323" w:author="Автор"/>
          <w:del w:id="1324" w:author="Автор"/>
          <w:rFonts w:eastAsiaTheme="minorHAnsi"/>
          <w:lang w:eastAsia="en-US"/>
        </w:rPr>
      </w:pPr>
      <w:ins w:id="1325" w:author="Автор">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с помощью библиотеки Zustand</w:t>
        </w:r>
        <w:r w:rsidR="004C1518" w:rsidRPr="004C1518">
          <w:rPr>
            <w:rFonts w:eastAsiaTheme="minorHAnsi"/>
            <w:lang w:eastAsia="en-US"/>
            <w:rPrChange w:id="1326" w:author="Автор">
              <w:rPr>
                <w:rFonts w:eastAsiaTheme="minorHAnsi"/>
                <w:lang w:val="en-US" w:eastAsia="en-US"/>
              </w:rPr>
            </w:rPrChange>
          </w:rPr>
          <w:t xml:space="preserve"> [</w:t>
        </w:r>
        <w:r w:rsidR="008C21FF" w:rsidRPr="00D40A27">
          <w:rPr>
            <w:rFonts w:eastAsiaTheme="minorHAnsi"/>
            <w:lang w:eastAsia="en-US"/>
            <w:rPrChange w:id="1327" w:author="Автор">
              <w:rPr>
                <w:rFonts w:eastAsiaTheme="minorHAnsi"/>
                <w:lang w:val="en-US" w:eastAsia="en-US"/>
              </w:rPr>
            </w:rPrChange>
          </w:rPr>
          <w:t>26</w:t>
        </w:r>
        <w:del w:id="1328" w:author="Автор">
          <w:r w:rsidR="004C1518" w:rsidDel="008C21FF">
            <w:rPr>
              <w:rFonts w:eastAsiaTheme="minorHAnsi"/>
              <w:lang w:val="en-US" w:eastAsia="en-US"/>
            </w:rPr>
            <w:delText>ZUSTAND</w:delText>
          </w:r>
        </w:del>
        <w:r w:rsidR="004C1518" w:rsidRPr="004C1518">
          <w:rPr>
            <w:rFonts w:eastAsiaTheme="minorHAnsi"/>
            <w:lang w:eastAsia="en-US"/>
            <w:rPrChange w:id="1329" w:author="Автор">
              <w:rPr>
                <w:rFonts w:eastAsiaTheme="minorHAnsi"/>
                <w:lang w:val="en-US" w:eastAsia="en-US"/>
              </w:rPr>
            </w:rPrChange>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r w:rsidR="00003362" w:rsidRPr="00003362">
          <w:rPr>
            <w:rFonts w:eastAsiaTheme="minorHAnsi"/>
            <w:lang w:eastAsia="en-US"/>
          </w:rPr>
          <w:t xml:space="preserve">Zustand </w:t>
        </w:r>
        <w:r w:rsidR="00003362" w:rsidRPr="00003362">
          <w:rPr>
            <w:rFonts w:eastAsiaTheme="minorHAnsi"/>
            <w:lang w:eastAsia="en-US"/>
          </w:rPr>
          <w:lastRenderedPageBreak/>
          <w:t>сохраняет данные о пользователе в localStorage,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r w:rsidR="00003362" w:rsidRPr="00003362">
          <w:rPr>
            <w:rFonts w:eastAsiaTheme="minorHAnsi"/>
            <w:lang w:eastAsia="en-US"/>
          </w:rPr>
          <w:t>storage</w:t>
        </w:r>
        <w:r w:rsidR="004C1518" w:rsidRPr="004C1518">
          <w:rPr>
            <w:rFonts w:eastAsiaTheme="minorHAnsi"/>
            <w:lang w:eastAsia="en-US"/>
            <w:rPrChange w:id="1330" w:author="Автор">
              <w:rPr>
                <w:rFonts w:eastAsiaTheme="minorHAnsi"/>
                <w:lang w:val="en-US" w:eastAsia="en-US"/>
              </w:rPr>
            </w:rPrChange>
          </w:rPr>
          <w:t xml:space="preserve"> [</w:t>
        </w:r>
        <w:del w:id="1331" w:author="Автор">
          <w:r w:rsidR="004C1518" w:rsidDel="008C21FF">
            <w:rPr>
              <w:rFonts w:eastAsiaTheme="minorHAnsi"/>
              <w:lang w:val="en-US" w:eastAsia="en-US"/>
            </w:rPr>
            <w:delText>STORAGE</w:delText>
          </w:r>
          <w:r w:rsidR="004C1518" w:rsidRPr="004C1518" w:rsidDel="008C21FF">
            <w:rPr>
              <w:rFonts w:eastAsiaTheme="minorHAnsi"/>
              <w:lang w:eastAsia="en-US"/>
              <w:rPrChange w:id="1332" w:author="Автор">
                <w:rPr>
                  <w:rFonts w:eastAsiaTheme="minorHAnsi"/>
                  <w:lang w:val="en-US" w:eastAsia="en-US"/>
                </w:rPr>
              </w:rPrChange>
            </w:rPr>
            <w:delText>_</w:delText>
          </w:r>
        </w:del>
        <w:r w:rsidR="008C21FF" w:rsidRPr="00D40A27">
          <w:rPr>
            <w:rFonts w:eastAsiaTheme="minorHAnsi"/>
            <w:lang w:eastAsia="en-US"/>
            <w:rPrChange w:id="1333" w:author="Автор">
              <w:rPr>
                <w:rFonts w:eastAsiaTheme="minorHAnsi"/>
                <w:lang w:val="en-US" w:eastAsia="en-US"/>
              </w:rPr>
            </w:rPrChange>
          </w:rPr>
          <w:t>27</w:t>
        </w:r>
        <w:del w:id="1334" w:author="Автор">
          <w:r w:rsidR="004C1518" w:rsidDel="008C21FF">
            <w:rPr>
              <w:rFonts w:eastAsiaTheme="minorHAnsi"/>
              <w:lang w:val="en-US" w:eastAsia="en-US"/>
            </w:rPr>
            <w:delText>EVENT</w:delText>
          </w:r>
        </w:del>
        <w:r w:rsidR="004C1518" w:rsidRPr="004C1518">
          <w:rPr>
            <w:rFonts w:eastAsiaTheme="minorHAnsi"/>
            <w:lang w:eastAsia="en-US"/>
            <w:rPrChange w:id="1335" w:author="Автор">
              <w:rPr>
                <w:rFonts w:eastAsiaTheme="minorHAnsi"/>
                <w:lang w:val="en-US" w:eastAsia="en-US"/>
              </w:rPr>
            </w:rPrChange>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ins>
    </w:p>
    <w:p w14:paraId="67910428" w14:textId="3AE46C1B" w:rsidR="00CE099E" w:rsidRPr="00991D44" w:rsidDel="004C1518" w:rsidRDefault="00003362">
      <w:pPr>
        <w:ind w:firstLine="0"/>
        <w:rPr>
          <w:ins w:id="1336" w:author="Автор"/>
          <w:del w:id="1337" w:author="Автор"/>
          <w:rFonts w:eastAsiaTheme="minorHAnsi"/>
          <w:lang w:eastAsia="en-US"/>
          <w:rPrChange w:id="1338" w:author="Автор">
            <w:rPr>
              <w:ins w:id="1339" w:author="Автор"/>
              <w:del w:id="1340" w:author="Автор"/>
              <w:rFonts w:eastAsiaTheme="minorHAnsi"/>
              <w:lang w:eastAsia="en-US"/>
            </w:rPr>
          </w:rPrChange>
        </w:rPr>
        <w:pPrChange w:id="1341" w:author="Автор">
          <w:pPr>
            <w:pStyle w:val="3"/>
          </w:pPr>
        </w:pPrChange>
      </w:pPr>
      <w:ins w:id="1342" w:author="Автор">
        <w:del w:id="1343" w:author="Автор">
          <w:r w:rsidRPr="00003362" w:rsidDel="004C1518">
            <w:rPr>
              <w:rFonts w:eastAsiaTheme="minorHAnsi"/>
              <w:lang w:eastAsia="en-US"/>
            </w:rPr>
            <w:delText>Таким образом, страница авторизации использует комбинацию современных библиотек и подходов для обеспечения безопасности, удобства и надежности работы с пользователями.</w:delText>
          </w:r>
        </w:del>
      </w:ins>
    </w:p>
    <w:p w14:paraId="5AC827E0" w14:textId="4D6C0531" w:rsidR="00CE099E" w:rsidRPr="005B7341" w:rsidDel="004C1518" w:rsidRDefault="002578AA">
      <w:pPr>
        <w:rPr>
          <w:ins w:id="1344" w:author="Автор"/>
          <w:del w:id="1345" w:author="Автор"/>
          <w:rFonts w:eastAsiaTheme="minorHAnsi"/>
          <w:lang w:eastAsia="en-US"/>
          <w:rPrChange w:id="1346" w:author="Автор">
            <w:rPr>
              <w:ins w:id="1347" w:author="Автор"/>
              <w:del w:id="1348" w:author="Автор"/>
              <w:rFonts w:eastAsiaTheme="minorHAnsi"/>
              <w:lang w:eastAsia="en-US"/>
            </w:rPr>
          </w:rPrChange>
        </w:rPr>
        <w:pPrChange w:id="1349" w:author="Автор">
          <w:pPr>
            <w:pStyle w:val="2"/>
          </w:pPr>
        </w:pPrChange>
      </w:pPr>
      <w:ins w:id="1350" w:author="Автор">
        <w:r w:rsidRPr="005B7341">
          <w:rPr>
            <w:rFonts w:eastAsiaTheme="minorHAnsi"/>
            <w:lang w:eastAsia="en-US"/>
            <w:rPrChange w:id="1351" w:author="Автор">
              <w:rPr>
                <w:rFonts w:eastAsiaTheme="minorHAnsi"/>
                <w:lang w:val="en-US" w:eastAsia="en-US"/>
              </w:rPr>
            </w:rPrChange>
          </w:rPr>
          <w:t xml:space="preserve"> </w:t>
        </w:r>
      </w:ins>
    </w:p>
    <w:p w14:paraId="23CF45BB" w14:textId="77777777" w:rsidR="006630D7" w:rsidRPr="00E45715" w:rsidRDefault="006630D7">
      <w:pPr>
        <w:rPr>
          <w:ins w:id="1352" w:author="Автор"/>
          <w:rFonts w:eastAsiaTheme="minorHAnsi"/>
          <w:lang w:eastAsia="en-US"/>
          <w:rPrChange w:id="1353" w:author="Автор">
            <w:rPr>
              <w:ins w:id="1354" w:author="Автор"/>
              <w:rFonts w:eastAsiaTheme="minorHAnsi"/>
              <w:lang w:eastAsia="en-US"/>
            </w:rPr>
          </w:rPrChange>
        </w:rPr>
        <w:pPrChange w:id="1355" w:author="Автор">
          <w:pPr>
            <w:pStyle w:val="2"/>
          </w:pPr>
        </w:pPrChange>
      </w:pPr>
    </w:p>
    <w:p w14:paraId="572E550A" w14:textId="1BD18A9A" w:rsidR="001357EA" w:rsidRDefault="001357EA" w:rsidP="005B7341">
      <w:pPr>
        <w:pStyle w:val="3"/>
        <w:rPr>
          <w:ins w:id="1356" w:author="Автор"/>
          <w:rFonts w:eastAsiaTheme="minorHAnsi"/>
          <w:lang w:eastAsia="en-US"/>
        </w:rPr>
      </w:pPr>
      <w:bookmarkStart w:id="1357" w:name="_Toc168832069"/>
      <w:ins w:id="1358" w:author="Автор">
        <w:r w:rsidRPr="00385AD6">
          <w:rPr>
            <w:rFonts w:eastAsiaTheme="minorHAnsi"/>
            <w:lang w:eastAsia="en-US"/>
          </w:rPr>
          <w:t>3.</w:t>
        </w:r>
        <w:r>
          <w:rPr>
            <w:rFonts w:eastAsiaTheme="minorHAnsi"/>
            <w:lang w:eastAsia="en-US"/>
          </w:rPr>
          <w:t>4.</w:t>
        </w:r>
        <w:r w:rsidRPr="005B7341">
          <w:rPr>
            <w:rFonts w:eastAsiaTheme="minorHAnsi"/>
            <w:lang w:eastAsia="en-US"/>
            <w:rPrChange w:id="1359" w:author="Автор">
              <w:rPr>
                <w:rFonts w:eastAsiaTheme="minorHAnsi"/>
                <w:lang w:val="en-US" w:eastAsia="en-US"/>
              </w:rPr>
            </w:rPrChange>
          </w:rPr>
          <w:t>3</w:t>
        </w:r>
        <w:r>
          <w:rPr>
            <w:rFonts w:eastAsiaTheme="minorHAnsi"/>
            <w:lang w:eastAsia="en-US"/>
          </w:rPr>
          <w:t xml:space="preserve"> Описание страницы со списком задач</w:t>
        </w:r>
        <w:bookmarkEnd w:id="1357"/>
      </w:ins>
    </w:p>
    <w:p w14:paraId="06CB5508" w14:textId="39A58886" w:rsidR="001357EA" w:rsidRPr="001402D6" w:rsidRDefault="001357EA" w:rsidP="005B7341">
      <w:pPr>
        <w:rPr>
          <w:ins w:id="1360" w:author="Автор"/>
        </w:rPr>
      </w:pPr>
      <w:ins w:id="1361" w:author="Автор">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механизма loader из</w:t>
        </w:r>
        <w:r w:rsidR="005B7341" w:rsidRPr="00AD2EEB">
          <w:t xml:space="preserve"> </w:t>
        </w:r>
        <w:r>
          <w:rPr>
            <w:lang w:val="en-US"/>
          </w:rPr>
          <w:t>r</w:t>
        </w:r>
        <w:r>
          <w:t>eact</w:t>
        </w:r>
        <w:r w:rsidRPr="005B7341">
          <w:rPr>
            <w:rPrChange w:id="1362" w:author="Автор">
              <w:rPr>
                <w:lang w:val="en-US"/>
              </w:rPr>
            </w:rPrChange>
          </w:rPr>
          <w:t>-</w:t>
        </w:r>
        <w:r>
          <w:rPr>
            <w:lang w:val="en-US"/>
          </w:rPr>
          <w:t>r</w:t>
        </w:r>
        <w:r>
          <w:t xml:space="preserve">outer </w:t>
        </w:r>
        <w:r w:rsidRPr="005B7341">
          <w:rPr>
            <w:rPrChange w:id="1363" w:author="Автор">
              <w:rPr>
                <w:lang w:val="en-US"/>
              </w:rPr>
            </w:rPrChange>
          </w:rPr>
          <w:t>[</w:t>
        </w:r>
        <w:r w:rsidR="00D40A27" w:rsidRPr="00D40A27">
          <w:rPr>
            <w:rPrChange w:id="1364" w:author="Автор">
              <w:rPr>
                <w:lang w:val="en-US"/>
              </w:rPr>
            </w:rPrChange>
          </w:rPr>
          <w:t>28</w:t>
        </w:r>
        <w:del w:id="1365" w:author="Автор">
          <w:r w:rsidDel="00D40A27">
            <w:rPr>
              <w:lang w:val="en-US"/>
            </w:rPr>
            <w:delText>RR</w:delText>
          </w:r>
          <w:r w:rsidRPr="005B7341" w:rsidDel="00D40A27">
            <w:rPr>
              <w:rPrChange w:id="1366" w:author="Автор">
                <w:rPr>
                  <w:lang w:val="en-US"/>
                </w:rPr>
              </w:rPrChange>
            </w:rPr>
            <w:delText>-</w:delText>
          </w:r>
          <w:r w:rsidDel="00D40A27">
            <w:rPr>
              <w:lang w:val="en-US"/>
            </w:rPr>
            <w:delText>LOADER</w:delText>
          </w:r>
        </w:del>
        <w:r w:rsidRPr="005B7341">
          <w:rPr>
            <w:rPrChange w:id="1367" w:author="Автор">
              <w:rPr>
                <w:lang w:val="en-US"/>
              </w:rPr>
            </w:rPrChange>
          </w:rPr>
          <w:t>]</w:t>
        </w:r>
        <w:r>
          <w:t>, который запускает процесс загрузки данных параллельно с подгрузкой самой страницы. Это позволяет оптимизировать время загрузки и улучшить пользовательский опыт.</w:t>
        </w:r>
      </w:ins>
    </w:p>
    <w:p w14:paraId="557DFAE5" w14:textId="526504BC" w:rsidR="005B7341" w:rsidRDefault="005B7341" w:rsidP="005B7341">
      <w:pPr>
        <w:rPr>
          <w:ins w:id="1368" w:author="Автор"/>
        </w:rPr>
      </w:pPr>
      <w:ins w:id="1369" w:author="Автор">
        <w:r>
          <w:t>Для выполнения HTTP-запросов используется библиотека Axios, которая отправляет запросы на сервер для получения списка задач. Полученные данные кешируются с помощью библиотеки</w:t>
        </w:r>
        <w:r w:rsidRPr="005B7341">
          <w:rPr>
            <w:rPrChange w:id="1370" w:author="Автор">
              <w:rPr>
                <w:lang w:val="en-US"/>
              </w:rPr>
            </w:rPrChange>
          </w:rPr>
          <w:t xml:space="preserve"> </w:t>
        </w:r>
        <w:r>
          <w:rPr>
            <w:lang w:val="en-US"/>
          </w:rPr>
          <w:t>TanStack</w:t>
        </w:r>
        <w:r w:rsidRPr="005B7341">
          <w:rPr>
            <w:rPrChange w:id="1371" w:author="Автор">
              <w:rPr>
                <w:lang w:val="en-US"/>
              </w:rPr>
            </w:rPrChange>
          </w:rPr>
          <w:t xml:space="preserve"> </w:t>
        </w:r>
        <w:r>
          <w:rPr>
            <w:lang w:val="en-US"/>
          </w:rPr>
          <w:t>Query</w:t>
        </w:r>
        <w:r w:rsidRPr="005B7341">
          <w:rPr>
            <w:rPrChange w:id="1372" w:author="Автор">
              <w:rPr>
                <w:lang w:val="en-US"/>
              </w:rPr>
            </w:rPrChange>
          </w:rPr>
          <w:t xml:space="preserve"> [</w:t>
        </w:r>
        <w:del w:id="1373" w:author="Автор">
          <w:r w:rsidDel="00D40A27">
            <w:rPr>
              <w:lang w:val="en-US"/>
            </w:rPr>
            <w:delText>QUERY</w:delText>
          </w:r>
        </w:del>
        <w:r w:rsidR="00D40A27" w:rsidRPr="001402D6">
          <w:rPr>
            <w:rPrChange w:id="1374" w:author="Автор">
              <w:rPr>
                <w:lang w:val="en-US"/>
              </w:rPr>
            </w:rPrChange>
          </w:rPr>
          <w:t>29</w:t>
        </w:r>
        <w:r w:rsidRPr="001402D6">
          <w:rPr>
            <w:rPrChange w:id="1375" w:author="Автор">
              <w:rPr>
                <w:lang w:val="en-US"/>
              </w:rPr>
            </w:rPrChange>
          </w:rPr>
          <w:t>]</w:t>
        </w:r>
        <w:r>
          <w:t xml:space="preserve">. Результаты запросов сохраняются в кеше на 2 минуты, что позволяет минимизировать количество запросов к серверу и ускорить повторную загрузку данных. </w:t>
        </w:r>
      </w:ins>
    </w:p>
    <w:p w14:paraId="44B3EEC8" w14:textId="1545B486" w:rsidR="005B7341" w:rsidRDefault="005B7341" w:rsidP="005B7341">
      <w:pPr>
        <w:rPr>
          <w:ins w:id="1376" w:author="Автор"/>
        </w:rPr>
      </w:pPr>
      <w:ins w:id="1377" w:author="Автор">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ins>
    </w:p>
    <w:p w14:paraId="484FB774" w14:textId="17E6EFF9" w:rsidR="005F3F04" w:rsidRDefault="005F3F04" w:rsidP="005F3F04">
      <w:pPr>
        <w:pStyle w:val="3"/>
        <w:rPr>
          <w:ins w:id="1378" w:author="Автор"/>
          <w:rFonts w:eastAsiaTheme="minorHAnsi"/>
          <w:lang w:eastAsia="en-US"/>
        </w:rPr>
      </w:pPr>
      <w:bookmarkStart w:id="1379" w:name="_Toc168832070"/>
      <w:ins w:id="1380" w:author="Автор">
        <w:r w:rsidRPr="00385AD6">
          <w:rPr>
            <w:rFonts w:eastAsiaTheme="minorHAnsi"/>
            <w:lang w:eastAsia="en-US"/>
          </w:rPr>
          <w:lastRenderedPageBreak/>
          <w:t>3.</w:t>
        </w:r>
        <w:r>
          <w:rPr>
            <w:rFonts w:eastAsiaTheme="minorHAnsi"/>
            <w:lang w:eastAsia="en-US"/>
          </w:rPr>
          <w:t>4.</w:t>
        </w:r>
        <w:r w:rsidRPr="006559B5">
          <w:rPr>
            <w:rFonts w:eastAsiaTheme="minorHAnsi"/>
            <w:lang w:eastAsia="en-US"/>
            <w:rPrChange w:id="1381" w:author="Автор">
              <w:rPr>
                <w:rFonts w:eastAsiaTheme="minorHAnsi"/>
                <w:lang w:val="en-US" w:eastAsia="en-US"/>
              </w:rPr>
            </w:rPrChange>
          </w:rPr>
          <w:t>4</w:t>
        </w:r>
        <w:r>
          <w:rPr>
            <w:rFonts w:eastAsiaTheme="minorHAnsi"/>
            <w:lang w:eastAsia="en-US"/>
          </w:rPr>
          <w:t xml:space="preserve"> Описание страницы решения задачи</w:t>
        </w:r>
        <w:bookmarkEnd w:id="1379"/>
      </w:ins>
    </w:p>
    <w:p w14:paraId="501391BC" w14:textId="154FC757" w:rsidR="005F3F04" w:rsidRPr="008C21FF" w:rsidRDefault="005F3F04" w:rsidP="008C21FF">
      <w:pPr>
        <w:rPr>
          <w:ins w:id="1382" w:author="Автор"/>
          <w:rFonts w:eastAsiaTheme="minorHAnsi"/>
          <w:lang w:eastAsia="en-US"/>
        </w:rPr>
      </w:pPr>
      <w:ins w:id="1383" w:author="Автор">
        <w:r w:rsidRPr="005F3F04">
          <w:rPr>
            <w:rFonts w:eastAsiaTheme="minorHAnsi"/>
            <w:lang w:eastAsia="en-US"/>
          </w:rPr>
          <w:t>Для отображения описания задачи в формате Markdown</w:t>
        </w:r>
        <w:r>
          <w:rPr>
            <w:rFonts w:eastAsiaTheme="minorHAnsi"/>
            <w:lang w:eastAsia="en-US"/>
          </w:rPr>
          <w:t xml:space="preserve"> </w:t>
        </w:r>
        <w:r w:rsidRPr="006559B5">
          <w:rPr>
            <w:rFonts w:eastAsiaTheme="minorHAnsi"/>
            <w:lang w:eastAsia="en-US"/>
            <w:rPrChange w:id="1384" w:author="Автор">
              <w:rPr>
                <w:rFonts w:eastAsiaTheme="minorHAnsi"/>
                <w:lang w:val="en-US" w:eastAsia="en-US"/>
              </w:rPr>
            </w:rPrChange>
          </w:rPr>
          <w:t>[</w:t>
        </w:r>
        <w:r w:rsidR="00D40A27" w:rsidRPr="00D40A27">
          <w:rPr>
            <w:rFonts w:eastAsiaTheme="minorHAnsi"/>
            <w:lang w:eastAsia="en-US"/>
            <w:rPrChange w:id="1385" w:author="Автор">
              <w:rPr>
                <w:rFonts w:eastAsiaTheme="minorHAnsi"/>
                <w:lang w:val="en-US" w:eastAsia="en-US"/>
              </w:rPr>
            </w:rPrChange>
          </w:rPr>
          <w:t>30</w:t>
        </w:r>
        <w:del w:id="1386" w:author="Автор">
          <w:r w:rsidDel="00D40A27">
            <w:rPr>
              <w:rFonts w:eastAsiaTheme="minorHAnsi"/>
              <w:lang w:val="en-US" w:eastAsia="en-US"/>
            </w:rPr>
            <w:delText>MD</w:delText>
          </w:r>
        </w:del>
        <w:r w:rsidRPr="006559B5">
          <w:rPr>
            <w:rFonts w:eastAsiaTheme="minorHAnsi"/>
            <w:lang w:eastAsia="en-US"/>
            <w:rPrChange w:id="1387" w:author="Автор">
              <w:rPr>
                <w:rFonts w:eastAsiaTheme="minorHAnsi"/>
                <w:lang w:val="en-US" w:eastAsia="en-US"/>
              </w:rPr>
            </w:rPrChange>
          </w:rPr>
          <w:t>]</w:t>
        </w:r>
        <w:r w:rsidRPr="005F3F04">
          <w:rPr>
            <w:rFonts w:eastAsiaTheme="minorHAnsi"/>
            <w:lang w:eastAsia="en-US"/>
          </w:rPr>
          <w:t xml:space="preserve"> и написания кода применяется библиотека Monaco Editor</w:t>
        </w:r>
        <w:r w:rsidR="000C14A5" w:rsidRPr="006559B5">
          <w:rPr>
            <w:rFonts w:eastAsiaTheme="minorHAnsi"/>
            <w:lang w:eastAsia="en-US"/>
            <w:rPrChange w:id="1388" w:author="Автор">
              <w:rPr>
                <w:rFonts w:eastAsiaTheme="minorHAnsi"/>
                <w:lang w:val="en-US" w:eastAsia="en-US"/>
              </w:rPr>
            </w:rPrChange>
          </w:rPr>
          <w:t xml:space="preserve"> [</w:t>
        </w:r>
        <w:r w:rsidR="00D40A27" w:rsidRPr="00D40A27">
          <w:rPr>
            <w:rFonts w:eastAsiaTheme="minorHAnsi"/>
            <w:lang w:eastAsia="en-US"/>
            <w:rPrChange w:id="1389" w:author="Автор">
              <w:rPr>
                <w:rFonts w:eastAsiaTheme="minorHAnsi"/>
                <w:lang w:val="en-US" w:eastAsia="en-US"/>
              </w:rPr>
            </w:rPrChange>
          </w:rPr>
          <w:t>31</w:t>
        </w:r>
        <w:del w:id="1390" w:author="Автор">
          <w:r w:rsidR="000C14A5" w:rsidDel="00D40A27">
            <w:rPr>
              <w:rFonts w:eastAsiaTheme="minorHAnsi"/>
              <w:lang w:val="en-US" w:eastAsia="en-US"/>
            </w:rPr>
            <w:delText>MEDITOR</w:delText>
          </w:r>
        </w:del>
        <w:r w:rsidR="000C14A5" w:rsidRPr="006559B5">
          <w:rPr>
            <w:rFonts w:eastAsiaTheme="minorHAnsi"/>
            <w:lang w:eastAsia="en-US"/>
            <w:rPrChange w:id="1391" w:author="Автор">
              <w:rPr>
                <w:rFonts w:eastAsiaTheme="minorHAnsi"/>
                <w:lang w:val="en-US" w:eastAsia="en-US"/>
              </w:rPr>
            </w:rPrChange>
          </w:rPr>
          <w:t>]</w:t>
        </w:r>
        <w:r w:rsidRPr="005F3F04">
          <w:rPr>
            <w:rFonts w:eastAsiaTheme="minorHAnsi"/>
            <w:lang w:eastAsia="en-US"/>
          </w:rPr>
          <w:t xml:space="preserve">. </w:t>
        </w:r>
        <w:r w:rsidR="000C14A5">
          <w:rPr>
            <w:rFonts w:eastAsiaTheme="minorHAnsi"/>
            <w:lang w:eastAsia="en-US"/>
          </w:rPr>
          <w:t xml:space="preserve">Библиотека </w:t>
        </w:r>
        <w:r w:rsidRPr="005F3F04">
          <w:rPr>
            <w:rFonts w:eastAsiaTheme="minorHAnsi"/>
            <w:lang w:eastAsia="en-US"/>
          </w:rPr>
          <w:t>Monaco Editor является частью популярного редактора кода Visual Studio Code</w:t>
        </w:r>
        <w:r w:rsidR="000C14A5" w:rsidRPr="006559B5">
          <w:rPr>
            <w:rFonts w:eastAsiaTheme="minorHAnsi"/>
            <w:lang w:eastAsia="en-US"/>
            <w:rPrChange w:id="1392" w:author="Автор">
              <w:rPr>
                <w:rFonts w:eastAsiaTheme="minorHAnsi"/>
                <w:lang w:val="en-US" w:eastAsia="en-US"/>
              </w:rPr>
            </w:rPrChange>
          </w:rPr>
          <w:t xml:space="preserve"> [</w:t>
        </w:r>
        <w:del w:id="1393" w:author="Автор">
          <w:r w:rsidR="000C14A5" w:rsidDel="00D40A27">
            <w:rPr>
              <w:rFonts w:eastAsiaTheme="minorHAnsi"/>
              <w:lang w:val="en-US" w:eastAsia="en-US"/>
            </w:rPr>
            <w:delText>CODE</w:delText>
          </w:r>
        </w:del>
        <w:r w:rsidR="00D40A27" w:rsidRPr="00D40A27">
          <w:rPr>
            <w:rFonts w:eastAsiaTheme="minorHAnsi"/>
            <w:lang w:eastAsia="en-US"/>
            <w:rPrChange w:id="1394" w:author="Автор">
              <w:rPr>
                <w:rFonts w:eastAsiaTheme="minorHAnsi"/>
                <w:lang w:val="en-US" w:eastAsia="en-US"/>
              </w:rPr>
            </w:rPrChange>
          </w:rPr>
          <w:t>32</w:t>
        </w:r>
        <w:r w:rsidR="000C14A5" w:rsidRPr="006559B5">
          <w:rPr>
            <w:rFonts w:eastAsiaTheme="minorHAnsi"/>
            <w:lang w:eastAsia="en-US"/>
            <w:rPrChange w:id="1395" w:author="Автор">
              <w:rPr>
                <w:rFonts w:eastAsiaTheme="minorHAnsi"/>
                <w:lang w:val="en-US" w:eastAsia="en-US"/>
              </w:rPr>
            </w:rPrChange>
          </w:rPr>
          <w:t>]</w:t>
        </w:r>
        <w:r w:rsidRPr="005F3F04">
          <w:rPr>
            <w:rFonts w:eastAsiaTheme="minorHAnsi"/>
            <w:lang w:eastAsia="en-US"/>
          </w:rPr>
          <w:t>, что обеспечивает пользователю знакомый и удобный интерфейс для работы с кодом.</w:t>
        </w:r>
      </w:ins>
    </w:p>
    <w:p w14:paraId="5451DD69" w14:textId="4875B1FA" w:rsidR="005F3F04" w:rsidRDefault="005F3F04" w:rsidP="005F3F04">
      <w:pPr>
        <w:rPr>
          <w:ins w:id="1396" w:author="Автор"/>
          <w:rFonts w:eastAsiaTheme="minorHAnsi"/>
          <w:lang w:eastAsia="en-US"/>
        </w:rPr>
      </w:pPr>
      <w:ins w:id="1397" w:author="Автор">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6559B5">
          <w:rPr>
            <w:rFonts w:eastAsiaTheme="minorHAnsi"/>
            <w:lang w:eastAsia="en-US"/>
            <w:rPrChange w:id="1398" w:author="Автор">
              <w:rPr>
                <w:rFonts w:eastAsiaTheme="minorHAnsi"/>
                <w:lang w:val="en-US" w:eastAsia="en-US"/>
              </w:rPr>
            </w:rPrChange>
          </w:rPr>
          <w:t xml:space="preserve"> (</w:t>
        </w:r>
        <w:r w:rsidRPr="005F3F04">
          <w:rPr>
            <w:rFonts w:eastAsiaTheme="minorHAnsi"/>
            <w:lang w:eastAsia="en-US"/>
          </w:rPr>
          <w:t>long</w:t>
        </w:r>
        <w:r w:rsidR="000C14A5" w:rsidRPr="006559B5">
          <w:rPr>
            <w:rFonts w:eastAsiaTheme="minorHAnsi"/>
            <w:lang w:eastAsia="en-US"/>
            <w:rPrChange w:id="1399" w:author="Автор">
              <w:rPr>
                <w:rFonts w:eastAsiaTheme="minorHAnsi"/>
                <w:lang w:val="en-US" w:eastAsia="en-US"/>
              </w:rPr>
            </w:rPrChange>
          </w:rPr>
          <w:t xml:space="preserve"> </w:t>
        </w:r>
        <w:r w:rsidRPr="005F3F04">
          <w:rPr>
            <w:rFonts w:eastAsiaTheme="minorHAnsi"/>
            <w:lang w:eastAsia="en-US"/>
          </w:rPr>
          <w:t>polling</w:t>
        </w:r>
        <w:r w:rsidR="000C14A5" w:rsidRPr="006559B5">
          <w:rPr>
            <w:rFonts w:eastAsiaTheme="minorHAnsi"/>
            <w:lang w:eastAsia="en-US"/>
            <w:rPrChange w:id="1400" w:author="Автор">
              <w:rPr>
                <w:rFonts w:eastAsiaTheme="minorHAnsi"/>
                <w:lang w:val="en-US" w:eastAsia="en-US"/>
              </w:rPr>
            </w:rPrChange>
          </w:rPr>
          <w:t>) [</w:t>
        </w:r>
        <w:del w:id="1401" w:author="Автор">
          <w:r w:rsidR="000C14A5" w:rsidDel="00D40A27">
            <w:rPr>
              <w:rFonts w:eastAsiaTheme="minorHAnsi"/>
              <w:lang w:val="en-US" w:eastAsia="en-US"/>
            </w:rPr>
            <w:delText>LP</w:delText>
          </w:r>
        </w:del>
        <w:r w:rsidR="00D40A27" w:rsidRPr="00D40A27">
          <w:rPr>
            <w:rFonts w:eastAsiaTheme="minorHAnsi"/>
            <w:lang w:eastAsia="en-US"/>
            <w:rPrChange w:id="1402" w:author="Автор">
              <w:rPr>
                <w:rFonts w:eastAsiaTheme="minorHAnsi"/>
                <w:lang w:val="en-US" w:eastAsia="en-US"/>
              </w:rPr>
            </w:rPrChange>
          </w:rPr>
          <w:t>33</w:t>
        </w:r>
        <w:r w:rsidR="000C14A5" w:rsidRPr="006559B5">
          <w:rPr>
            <w:rFonts w:eastAsiaTheme="minorHAnsi"/>
            <w:lang w:eastAsia="en-US"/>
            <w:rPrChange w:id="1403" w:author="Автор">
              <w:rPr>
                <w:rFonts w:eastAsiaTheme="minorHAnsi"/>
                <w:lang w:val="en-US" w:eastAsia="en-US"/>
              </w:rPr>
            </w:rPrChange>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ins>
    </w:p>
    <w:p w14:paraId="417041DC" w14:textId="77B2F6FE" w:rsidR="000C14A5" w:rsidRDefault="000C14A5" w:rsidP="005F3F04">
      <w:pPr>
        <w:rPr>
          <w:ins w:id="1404" w:author="Автор"/>
        </w:rPr>
      </w:pPr>
      <w:commentRangeStart w:id="1405"/>
      <w:ins w:id="1406" w:author="Автор">
        <w:r>
          <w:t>Для реализации функции совместного редактирования кода используется библиотека Yjs</w:t>
        </w:r>
        <w:r w:rsidRPr="006559B5">
          <w:rPr>
            <w:rPrChange w:id="1407" w:author="Автор">
              <w:rPr>
                <w:lang w:val="en-US"/>
              </w:rPr>
            </w:rPrChange>
          </w:rPr>
          <w:t xml:space="preserve"> [</w:t>
        </w:r>
        <w:del w:id="1408" w:author="Автор">
          <w:r w:rsidDel="00D40A27">
            <w:rPr>
              <w:lang w:val="en-US"/>
            </w:rPr>
            <w:delText>YJS</w:delText>
          </w:r>
        </w:del>
        <w:r w:rsidR="00D40A27" w:rsidRPr="00D40A27">
          <w:rPr>
            <w:rPrChange w:id="1409" w:author="Автор">
              <w:rPr>
                <w:lang w:val="en-US"/>
              </w:rPr>
            </w:rPrChange>
          </w:rPr>
          <w:t>34</w:t>
        </w:r>
        <w:r w:rsidRPr="006559B5">
          <w:rPr>
            <w:rPrChange w:id="1410" w:author="Автор">
              <w:rPr>
                <w:lang w:val="en-US"/>
              </w:rPr>
            </w:rPrChange>
          </w:rPr>
          <w:t>]</w:t>
        </w:r>
        <w:r>
          <w:t>, позволяющая создавать и управлять совместно используемыми структурами данных, такими как CRDT (Conflict-free Replicated Data Type)</w:t>
        </w:r>
        <w:r w:rsidRPr="006559B5">
          <w:rPr>
            <w:rPrChange w:id="1411" w:author="Автор">
              <w:rPr>
                <w:lang w:val="en-US"/>
              </w:rPr>
            </w:rPrChange>
          </w:rPr>
          <w:t xml:space="preserve"> [</w:t>
        </w:r>
        <w:r w:rsidR="00D40A27" w:rsidRPr="00D40A27">
          <w:rPr>
            <w:rPrChange w:id="1412" w:author="Автор">
              <w:rPr>
                <w:lang w:val="en-US"/>
              </w:rPr>
            </w:rPrChange>
          </w:rPr>
          <w:t>35</w:t>
        </w:r>
        <w:del w:id="1413" w:author="Автор">
          <w:r w:rsidDel="00D40A27">
            <w:rPr>
              <w:lang w:val="en-US"/>
            </w:rPr>
            <w:delText>CRDT</w:delText>
          </w:r>
        </w:del>
        <w:r w:rsidRPr="006559B5">
          <w:rPr>
            <w:rPrChange w:id="1414" w:author="Автор">
              <w:rPr>
                <w:lang w:val="en-US"/>
              </w:rPr>
            </w:rPrChange>
          </w:rPr>
          <w:t>]</w:t>
        </w:r>
        <w:r>
          <w:t xml:space="preserve">. Протокол обмена данными реализуется с помощью </w:t>
        </w:r>
        <w:r w:rsidR="00CD23E1">
          <w:t xml:space="preserve">библиотеки </w:t>
        </w:r>
        <w:r>
          <w:t>y-websocket</w:t>
        </w:r>
        <w:r w:rsidR="00D40A27" w:rsidRPr="00D40A27">
          <w:rPr>
            <w:rPrChange w:id="1415" w:author="Автор">
              <w:rPr>
                <w:lang w:val="en-US"/>
              </w:rPr>
            </w:rPrChange>
          </w:rPr>
          <w:t xml:space="preserve"> </w:t>
        </w:r>
        <w:r w:rsidRPr="006559B5">
          <w:rPr>
            <w:rPrChange w:id="1416" w:author="Автор">
              <w:rPr>
                <w:lang w:val="en-US"/>
              </w:rPr>
            </w:rPrChange>
          </w:rPr>
          <w:t>[</w:t>
        </w:r>
        <w:r w:rsidR="00D40A27" w:rsidRPr="00D40A27">
          <w:rPr>
            <w:rPrChange w:id="1417" w:author="Автор">
              <w:rPr>
                <w:lang w:val="en-US"/>
              </w:rPr>
            </w:rPrChange>
          </w:rPr>
          <w:t>36</w:t>
        </w:r>
        <w:del w:id="1418" w:author="Автор">
          <w:r w:rsidDel="00D40A27">
            <w:rPr>
              <w:lang w:val="en-US"/>
            </w:rPr>
            <w:delText>Y</w:delText>
          </w:r>
          <w:r w:rsidRPr="006559B5" w:rsidDel="00D40A27">
            <w:rPr>
              <w:rPrChange w:id="1419" w:author="Автор">
                <w:rPr>
                  <w:lang w:val="en-US"/>
                </w:rPr>
              </w:rPrChange>
            </w:rPr>
            <w:delText>-</w:delText>
          </w:r>
          <w:r w:rsidDel="00D40A27">
            <w:rPr>
              <w:lang w:val="en-US"/>
            </w:rPr>
            <w:delText>WEBSOCKET</w:delText>
          </w:r>
        </w:del>
        <w:r w:rsidRPr="006559B5">
          <w:rPr>
            <w:rPrChange w:id="1420" w:author="Автор">
              <w:rPr>
                <w:lang w:val="en-US"/>
              </w:rPr>
            </w:rPrChange>
          </w:rPr>
          <w:t>]</w:t>
        </w:r>
        <w:r>
          <w:t>, поддерживающе</w:t>
        </w:r>
        <w:del w:id="1421" w:author="Автор">
          <w:r w:rsidDel="00CD23E1">
            <w:delText>г</w:delText>
          </w:r>
        </w:del>
        <w:r w:rsidR="00CD23E1">
          <w:t>й</w:t>
        </w:r>
        <w:del w:id="1422" w:author="Автор">
          <w:r w:rsidDel="00CD23E1">
            <w:delText>о</w:delText>
          </w:r>
        </w:del>
        <w:r>
          <w:t xml:space="preserve"> синхронизацию данных в реальном времени между несколькими пользователями. Для работы с y-websocket необходим сигнальный сервер, который также предоставляется библиотекой.</w:t>
        </w:r>
      </w:ins>
      <w:commentRangeEnd w:id="1405"/>
      <w:r w:rsidR="002E7669">
        <w:rPr>
          <w:rStyle w:val="aff9"/>
        </w:rPr>
        <w:commentReference w:id="1405"/>
      </w:r>
    </w:p>
    <w:p w14:paraId="21917B9F" w14:textId="7EEE909D" w:rsidR="000C14A5" w:rsidRPr="008C21FF" w:rsidRDefault="000C14A5" w:rsidP="000C14A5">
      <w:pPr>
        <w:pStyle w:val="3"/>
        <w:rPr>
          <w:ins w:id="1423" w:author="Автор"/>
          <w:rFonts w:eastAsiaTheme="minorHAnsi"/>
          <w:lang w:eastAsia="en-US"/>
        </w:rPr>
      </w:pPr>
      <w:bookmarkStart w:id="1424" w:name="_Toc168832071"/>
      <w:ins w:id="1425" w:author="Автор">
        <w:r w:rsidRPr="00385AD6">
          <w:rPr>
            <w:rFonts w:eastAsiaTheme="minorHAnsi"/>
            <w:lang w:eastAsia="en-US"/>
          </w:rPr>
          <w:t>3.</w:t>
        </w:r>
        <w:r>
          <w:rPr>
            <w:rFonts w:eastAsiaTheme="minorHAnsi"/>
            <w:lang w:eastAsia="en-US"/>
          </w:rPr>
          <w:t>4.5 Описание страницы онлайн-компилятора</w:t>
        </w:r>
        <w:bookmarkEnd w:id="1424"/>
      </w:ins>
    </w:p>
    <w:p w14:paraId="39BDE6F4" w14:textId="3C3E5ECA" w:rsidR="000C14A5" w:rsidRPr="000C14A5" w:rsidRDefault="000C14A5" w:rsidP="008C21FF">
      <w:pPr>
        <w:rPr>
          <w:ins w:id="1426" w:author="Автор"/>
          <w:rFonts w:eastAsiaTheme="minorHAnsi"/>
          <w:lang w:eastAsia="en-US"/>
        </w:rPr>
      </w:pPr>
      <w:ins w:id="1427" w:author="Автор">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Для написания и редактирования кода используется библиотека Monaco Editor</w:t>
        </w:r>
        <w:r>
          <w:rPr>
            <w:rFonts w:eastAsiaTheme="minorHAnsi"/>
            <w:lang w:eastAsia="en-US"/>
          </w:rPr>
          <w:t>, как и на странице решения задачи.</w:t>
        </w:r>
      </w:ins>
    </w:p>
    <w:p w14:paraId="72CACE78" w14:textId="4CA51A97" w:rsidR="000C14A5" w:rsidRPr="000C14A5" w:rsidRDefault="000C14A5">
      <w:pPr>
        <w:rPr>
          <w:ins w:id="1428" w:author="Автор"/>
          <w:rFonts w:eastAsiaTheme="minorHAnsi"/>
          <w:lang w:eastAsia="en-US"/>
        </w:rPr>
      </w:pPr>
      <w:ins w:id="1429" w:author="Автор">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6559B5">
          <w:rPr>
            <w:rFonts w:eastAsiaTheme="minorHAnsi"/>
            <w:lang w:eastAsia="en-US"/>
            <w:rPrChange w:id="1430" w:author="Автор">
              <w:rPr>
                <w:rFonts w:eastAsiaTheme="minorHAnsi"/>
                <w:lang w:val="en-US" w:eastAsia="en-US"/>
              </w:rPr>
            </w:rPrChange>
          </w:rPr>
          <w:t xml:space="preserve"> </w:t>
        </w:r>
        <w:r w:rsidRPr="000C14A5">
          <w:rPr>
            <w:rFonts w:eastAsiaTheme="minorHAnsi"/>
            <w:lang w:eastAsia="en-US"/>
          </w:rPr>
          <w:t>Sent Events (SSE)</w:t>
        </w:r>
        <w:r w:rsidRPr="006559B5">
          <w:rPr>
            <w:rFonts w:eastAsiaTheme="minorHAnsi"/>
            <w:lang w:eastAsia="en-US"/>
            <w:rPrChange w:id="1431" w:author="Автор">
              <w:rPr>
                <w:rFonts w:eastAsiaTheme="minorHAnsi"/>
                <w:lang w:val="en-US" w:eastAsia="en-US"/>
              </w:rPr>
            </w:rPrChange>
          </w:rPr>
          <w:t xml:space="preserve"> [</w:t>
        </w:r>
        <w:r w:rsidR="00590012" w:rsidRPr="00590012">
          <w:rPr>
            <w:rFonts w:eastAsiaTheme="minorHAnsi"/>
            <w:lang w:eastAsia="en-US"/>
            <w:rPrChange w:id="1432" w:author="Автор">
              <w:rPr>
                <w:rFonts w:eastAsiaTheme="minorHAnsi"/>
                <w:lang w:val="en-US" w:eastAsia="en-US"/>
              </w:rPr>
            </w:rPrChange>
          </w:rPr>
          <w:t>37</w:t>
        </w:r>
        <w:del w:id="1433" w:author="Автор">
          <w:r w:rsidDel="00590012">
            <w:rPr>
              <w:rFonts w:eastAsiaTheme="minorHAnsi"/>
              <w:lang w:val="en-US" w:eastAsia="en-US"/>
            </w:rPr>
            <w:delText>SSE</w:delText>
          </w:r>
        </w:del>
        <w:r w:rsidRPr="006559B5">
          <w:rPr>
            <w:rFonts w:eastAsiaTheme="minorHAnsi"/>
            <w:lang w:eastAsia="en-US"/>
            <w:rPrChange w:id="1434" w:author="Автор">
              <w:rPr>
                <w:rFonts w:eastAsiaTheme="minorHAnsi"/>
                <w:lang w:val="en-US" w:eastAsia="en-US"/>
              </w:rPr>
            </w:rPrChange>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ins>
    </w:p>
    <w:p w14:paraId="2C7D0C7F" w14:textId="77F57769" w:rsidR="000C14A5" w:rsidRDefault="000C14A5" w:rsidP="000C14A5">
      <w:pPr>
        <w:rPr>
          <w:ins w:id="1435" w:author="Автор"/>
          <w:rFonts w:eastAsiaTheme="minorHAnsi"/>
          <w:lang w:eastAsia="en-US"/>
        </w:rPr>
      </w:pPr>
      <w:ins w:id="1436" w:author="Автор">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ins>
    </w:p>
    <w:p w14:paraId="6661AD2F" w14:textId="07876F02" w:rsidR="006A53DB" w:rsidRPr="00AD2EEB" w:rsidRDefault="006A53DB" w:rsidP="006A53DB">
      <w:pPr>
        <w:pStyle w:val="3"/>
        <w:rPr>
          <w:ins w:id="1437" w:author="Автор"/>
          <w:rFonts w:eastAsiaTheme="minorHAnsi"/>
          <w:lang w:eastAsia="en-US"/>
        </w:rPr>
      </w:pPr>
      <w:bookmarkStart w:id="1438" w:name="_Toc168832072"/>
      <w:ins w:id="1439" w:author="Автор">
        <w:r w:rsidRPr="00385AD6">
          <w:rPr>
            <w:rFonts w:eastAsiaTheme="minorHAnsi"/>
            <w:lang w:eastAsia="en-US"/>
          </w:rPr>
          <w:t>3.</w:t>
        </w:r>
        <w:r>
          <w:rPr>
            <w:rFonts w:eastAsiaTheme="minorHAnsi"/>
            <w:lang w:eastAsia="en-US"/>
          </w:rPr>
          <w:t>4.6 Описание страницы статистики платформы</w:t>
        </w:r>
        <w:bookmarkEnd w:id="1438"/>
      </w:ins>
    </w:p>
    <w:p w14:paraId="1EF2DEFF" w14:textId="4FD93527" w:rsidR="006A53DB" w:rsidRDefault="006A53DB" w:rsidP="000C14A5">
      <w:pPr>
        <w:rPr>
          <w:ins w:id="1440" w:author="Автор"/>
        </w:rPr>
      </w:pPr>
      <w:ins w:id="1441" w:author="Автор">
        <w:r>
          <w:t xml:space="preserve">Страница статистики отображает данные по результатам решения задач. Для отображения графиков и диаграмм используется библиотека React Charts </w:t>
        </w:r>
        <w:r w:rsidRPr="006559B5">
          <w:rPr>
            <w:rPrChange w:id="1442" w:author="Автор">
              <w:rPr>
                <w:lang w:val="en-US"/>
              </w:rPr>
            </w:rPrChange>
          </w:rPr>
          <w:t>[</w:t>
        </w:r>
        <w:del w:id="1443" w:author="Автор">
          <w:r w:rsidDel="00590012">
            <w:rPr>
              <w:lang w:val="en-US"/>
            </w:rPr>
            <w:delText>RC</w:delText>
          </w:r>
        </w:del>
        <w:r w:rsidR="00590012" w:rsidRPr="00590012">
          <w:rPr>
            <w:rPrChange w:id="1444" w:author="Автор">
              <w:rPr>
                <w:lang w:val="en-US"/>
              </w:rPr>
            </w:rPrChange>
          </w:rPr>
          <w:t>38</w:t>
        </w:r>
        <w:r w:rsidRPr="006559B5">
          <w:rPr>
            <w:rPrChange w:id="1445" w:author="Автор">
              <w:rPr>
                <w:lang w:val="en-US"/>
              </w:rPr>
            </w:rPrChange>
          </w:rPr>
          <w:t>]</w:t>
        </w:r>
        <w:r>
          <w:t>, входящая в состав Mantine. Это позволяет визуализировать данные и представлять результаты в удобной и понятной форме.</w:t>
        </w:r>
        <w:r w:rsidRPr="006559B5">
          <w:rPr>
            <w:rPrChange w:id="1446" w:author="Автор">
              <w:rPr>
                <w:lang w:val="en-US"/>
              </w:rPr>
            </w:rPrChange>
          </w:rPr>
          <w:t xml:space="preserve"> </w:t>
        </w:r>
      </w:ins>
    </w:p>
    <w:p w14:paraId="02AB98DC" w14:textId="4F030B45" w:rsidR="006A53DB" w:rsidRDefault="006A53DB" w:rsidP="000C14A5">
      <w:pPr>
        <w:rPr>
          <w:ins w:id="1447" w:author="Автор"/>
        </w:rPr>
      </w:pPr>
      <w:ins w:id="1448" w:author="Автор">
        <w:r>
          <w:t xml:space="preserve">На странице статистики используются три вида графиков: столбчатая диаграмма </w:t>
        </w:r>
        <w:r>
          <w:rPr>
            <w:lang w:val="en-US"/>
          </w:rPr>
          <w:t>BarChart</w:t>
        </w:r>
        <w:r>
          <w:t xml:space="preserve">, круговая диаграмма </w:t>
        </w:r>
        <w:r>
          <w:rPr>
            <w:lang w:val="en-US"/>
          </w:rPr>
          <w:t>PieChart</w:t>
        </w:r>
        <w:r>
          <w:t xml:space="preserve">, радарная диаграмма </w:t>
        </w:r>
        <w:r>
          <w:rPr>
            <w:lang w:val="en-US"/>
          </w:rPr>
          <w:t>RadarChart</w:t>
        </w:r>
        <w:r>
          <w:t xml:space="preserve">. </w:t>
        </w:r>
      </w:ins>
    </w:p>
    <w:p w14:paraId="5AFF3D1C" w14:textId="1FC381F3" w:rsidR="006559B5" w:rsidRDefault="006559B5" w:rsidP="008C21FF">
      <w:pPr>
        <w:rPr>
          <w:ins w:id="1449" w:author="Автор"/>
        </w:rPr>
      </w:pPr>
      <w:ins w:id="1450" w:author="Автор">
        <w:r>
          <w:t>Круговая диаграмма PieChart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ins>
    </w:p>
    <w:p w14:paraId="61C65419" w14:textId="01F26C7C" w:rsidR="006559B5" w:rsidRDefault="006559B5">
      <w:pPr>
        <w:rPr>
          <w:ins w:id="1451" w:author="Автор"/>
        </w:rPr>
      </w:pPr>
      <w:ins w:id="1452" w:author="Автор">
        <w:r>
          <w:t>Столбчатая диаграма BarChart применяется для отображения "Топ задач по количеству решивших", выделяя задачи, которые были успешно решены наибольшим количеством пользователей.</w:t>
        </w:r>
      </w:ins>
    </w:p>
    <w:p w14:paraId="5499E017" w14:textId="3F374755" w:rsidR="006A53DB" w:rsidRDefault="006559B5">
      <w:pPr>
        <w:rPr>
          <w:ins w:id="1453" w:author="Автор"/>
        </w:rPr>
      </w:pPr>
      <w:ins w:id="1454" w:author="Автор">
        <w:r>
          <w:t>Радарная диаграмма RadarChart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ins>
    </w:p>
    <w:p w14:paraId="6D0FF34A" w14:textId="2D11A227" w:rsidR="006A53DB" w:rsidRPr="008C21FF" w:rsidRDefault="006A53DB">
      <w:pPr>
        <w:rPr>
          <w:ins w:id="1455" w:author="Автор"/>
          <w:rFonts w:eastAsiaTheme="minorHAnsi"/>
          <w:lang w:eastAsia="en-US"/>
        </w:rPr>
        <w:pPrChange w:id="1456" w:author="Автор">
          <w:pPr>
            <w:pStyle w:val="2"/>
          </w:pPr>
        </w:pPrChange>
      </w:pPr>
      <w:ins w:id="1457" w:author="Автор">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ins>
    </w:p>
    <w:p w14:paraId="3659F824" w14:textId="371C63D3" w:rsidR="004A51CC" w:rsidRPr="0009330C" w:rsidRDefault="004A51CC" w:rsidP="002D0720">
      <w:pPr>
        <w:pStyle w:val="2"/>
        <w:rPr>
          <w:rFonts w:eastAsiaTheme="minorHAnsi"/>
          <w:lang w:eastAsia="en-US"/>
        </w:rPr>
      </w:pPr>
      <w:bookmarkStart w:id="1458" w:name="_Toc168832073"/>
      <w:r w:rsidRPr="00385AD6">
        <w:rPr>
          <w:rFonts w:eastAsiaTheme="minorHAnsi"/>
          <w:lang w:eastAsia="en-US"/>
        </w:rPr>
        <w:t>3.</w:t>
      </w:r>
      <w:del w:id="1459" w:author="Автор">
        <w:r w:rsidDel="00636F64">
          <w:rPr>
            <w:rFonts w:eastAsiaTheme="minorHAnsi"/>
            <w:lang w:eastAsia="en-US"/>
          </w:rPr>
          <w:delText xml:space="preserve">4 </w:delText>
        </w:r>
      </w:del>
      <w:ins w:id="1460" w:author="Автор">
        <w:r w:rsidR="00636F64">
          <w:rPr>
            <w:rFonts w:eastAsiaTheme="minorHAnsi"/>
            <w:lang w:eastAsia="en-US"/>
          </w:rPr>
          <w:t xml:space="preserve">5 </w:t>
        </w:r>
      </w:ins>
      <w:r>
        <w:rPr>
          <w:rFonts w:eastAsiaTheme="minorHAnsi"/>
          <w:lang w:eastAsia="en-US"/>
        </w:rPr>
        <w:t>Выводы по главе</w:t>
      </w:r>
      <w:bookmarkEnd w:id="1458"/>
    </w:p>
    <w:p w14:paraId="6CCD0629" w14:textId="77777777" w:rsidR="008C21FF" w:rsidRDefault="000B72FC" w:rsidP="00634DE7">
      <w:pPr>
        <w:rPr>
          <w:ins w:id="1461" w:author="Автор"/>
        </w:rPr>
      </w:pPr>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1621BCF3" w:rsidR="00634DE7" w:rsidRDefault="000B72FC" w:rsidP="00634DE7">
      <w:pPr>
        <w:rPr>
          <w:ins w:id="1462" w:author="Автор"/>
        </w:rPr>
      </w:pPr>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ins w:id="1463" w:author="Автор">
        <w:r w:rsidR="00BA7AB0">
          <w:t xml:space="preserve"> связей между ними. </w:t>
        </w:r>
      </w:ins>
      <w:del w:id="1464" w:author="Автор">
        <w:r w:rsidRPr="000B72FC" w:rsidDel="00BA7AB0">
          <w:delText xml:space="preserve"> </w:delText>
        </w:r>
        <w:commentRangeStart w:id="1465"/>
        <w:r w:rsidRPr="000B72FC" w:rsidDel="00BA7AB0">
          <w:delText xml:space="preserve">их методов, указаны типы входных параметров и возвращаемых </w:delText>
        </w:r>
        <w:commentRangeStart w:id="1466"/>
        <w:commentRangeStart w:id="1467"/>
        <w:r w:rsidRPr="000B72FC" w:rsidDel="00BA7AB0">
          <w:delText>значений</w:delText>
        </w:r>
        <w:commentRangeEnd w:id="1465"/>
        <w:r w:rsidR="00806EB3" w:rsidDel="00BA7AB0">
          <w:rPr>
            <w:rStyle w:val="aff9"/>
          </w:rPr>
          <w:commentReference w:id="1465"/>
        </w:r>
        <w:commentRangeEnd w:id="1466"/>
        <w:r w:rsidR="00255842" w:rsidDel="00BA7AB0">
          <w:rPr>
            <w:rStyle w:val="aff9"/>
          </w:rPr>
          <w:commentReference w:id="1466"/>
        </w:r>
        <w:commentRangeEnd w:id="1467"/>
        <w:r w:rsidR="00BA7AB0" w:rsidDel="00BA7AB0">
          <w:rPr>
            <w:rStyle w:val="aff9"/>
          </w:rPr>
          <w:commentReference w:id="1467"/>
        </w:r>
        <w:r w:rsidRPr="000B72FC" w:rsidDel="00FC7C5E">
          <w:delText>.</w:delText>
        </w:r>
      </w:del>
    </w:p>
    <w:p w14:paraId="3BC2C6CC" w14:textId="0BFFD1C9" w:rsidR="008C21FF" w:rsidRDefault="008C21FF" w:rsidP="008C21FF">
      <w:pPr>
        <w:rPr>
          <w:ins w:id="1468" w:author="Автор"/>
        </w:rPr>
      </w:pPr>
      <w:ins w:id="1469" w:author="Автор">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ins>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1470" w:name="_Toc168832074"/>
      <w:r w:rsidRPr="002E3199">
        <w:lastRenderedPageBreak/>
        <w:t>4</w:t>
      </w:r>
      <w:r w:rsidR="00356BD0">
        <w:t xml:space="preserve"> Демонстрация</w:t>
      </w:r>
      <w:r>
        <w:t xml:space="preserve"> онлайн-платформы «</w:t>
      </w:r>
      <w:r>
        <w:rPr>
          <w:lang w:val="en-US"/>
        </w:rPr>
        <w:t>SupremeCode</w:t>
      </w:r>
      <w:r>
        <w:t>»</w:t>
      </w:r>
      <w:bookmarkEnd w:id="1470"/>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r>
        <w:rPr>
          <w:lang w:val="en-US"/>
        </w:rPr>
        <w:t>SupremeCode</w:t>
      </w:r>
      <w:r>
        <w:t>».</w:t>
      </w:r>
    </w:p>
    <w:p w14:paraId="5C622359" w14:textId="38069C75" w:rsidR="001634CC" w:rsidRPr="0009330C" w:rsidRDefault="001634CC" w:rsidP="006C1B1D">
      <w:pPr>
        <w:pStyle w:val="2"/>
        <w:rPr>
          <w:rFonts w:eastAsiaTheme="minorHAnsi"/>
          <w:lang w:eastAsia="en-US"/>
        </w:rPr>
      </w:pPr>
      <w:bookmarkStart w:id="1471"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1471"/>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отображается спиннер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w:t>
      </w:r>
      <w:commentRangeStart w:id="1472"/>
      <w:commentRangeStart w:id="1473"/>
      <w:r>
        <w:rPr>
          <w:rFonts w:eastAsia="Calibri"/>
        </w:rPr>
        <w:t xml:space="preserve">Можно заметить, что у каждого из пользователей появился второй курсор оранжевого цвета </w:t>
      </w:r>
      <w:commentRangeEnd w:id="1472"/>
      <w:r w:rsidR="000F23DC">
        <w:rPr>
          <w:rStyle w:val="aff9"/>
        </w:rPr>
        <w:commentReference w:id="1472"/>
      </w:r>
      <w:commentRangeEnd w:id="1473"/>
      <w:r w:rsidR="0040244E">
        <w:rPr>
          <w:rStyle w:val="aff9"/>
        </w:rPr>
        <w:commentReference w:id="1473"/>
      </w:r>
      <w:r>
        <w:rPr>
          <w:rFonts w:eastAsia="Calibri"/>
        </w:rPr>
        <w:t xml:space="preserve">–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041E8E82"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r>
        <w:rPr>
          <w:rFonts w:eastAsia="Calibri"/>
          <w:lang w:val="en-US"/>
        </w:rPr>
        <w:t>manifest</w:t>
      </w:r>
      <w:r w:rsidRPr="001A7471">
        <w:rPr>
          <w:rFonts w:eastAsia="Calibri"/>
        </w:rPr>
        <w:t>.</w:t>
      </w:r>
      <w:r>
        <w:rPr>
          <w:rFonts w:eastAsia="Calibri"/>
          <w:lang w:val="en-US"/>
        </w:rPr>
        <w:t>yaml</w:t>
      </w:r>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del w:id="1474" w:author="Автор">
        <w:r w:rsidR="00C868EA" w:rsidRPr="00C868EA" w:rsidDel="00367666">
          <w:rPr>
            <w:rFonts w:eastAsia="Calibri"/>
          </w:rPr>
          <w:delText>[17]</w:delText>
        </w:r>
      </w:del>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r>
        <w:rPr>
          <w:rFonts w:eastAsia="Calibri"/>
          <w:lang w:val="en-US"/>
        </w:rPr>
        <w:t>JunitTest</w:t>
      </w:r>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475"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475"/>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r>
        <w:rPr>
          <w:lang w:val="en-US"/>
        </w:rPr>
        <w:t>SupremeCode</w:t>
      </w:r>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476"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r>
        <w:rPr>
          <w:lang w:val="en-US"/>
        </w:rPr>
        <w:t>SupremeCode</w:t>
      </w:r>
      <w:r>
        <w:t>»</w:t>
      </w:r>
      <w:bookmarkEnd w:id="1476"/>
    </w:p>
    <w:p w14:paraId="0CACBD4B" w14:textId="77777777" w:rsidR="00F13179" w:rsidRDefault="00F13179" w:rsidP="00F13179">
      <w:pPr>
        <w:pStyle w:val="2"/>
        <w:rPr>
          <w:rFonts w:eastAsia="Calibri"/>
        </w:rPr>
      </w:pPr>
      <w:bookmarkStart w:id="1477" w:name="_Toc168832078"/>
      <w:r>
        <w:rPr>
          <w:rFonts w:eastAsia="Calibri"/>
        </w:rPr>
        <w:t>5.1 Основные аспекты реализации работы</w:t>
      </w:r>
      <w:bookmarkEnd w:id="1477"/>
    </w:p>
    <w:p w14:paraId="59E6ACAD" w14:textId="77777777" w:rsidR="00F13179" w:rsidRPr="00CA268B" w:rsidRDefault="00F13179" w:rsidP="00F13179">
      <w:r>
        <w:t>Цель данной работы – создать онлайн-платформу «</w:t>
      </w:r>
      <w:r>
        <w:rPr>
          <w:lang w:val="en-US"/>
        </w:rPr>
        <w:t>SupremeCode</w:t>
      </w:r>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478" w:name="_Toc168832079"/>
      <w:r w:rsidRPr="006D14BE">
        <w:t>5.2 Характеристика</w:t>
      </w:r>
      <w:r>
        <w:t xml:space="preserve"> программного продукта</w:t>
      </w:r>
      <w:r w:rsidRPr="006D14BE">
        <w:t xml:space="preserve"> с позиции маркетинга</w:t>
      </w:r>
      <w:bookmarkEnd w:id="1478"/>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479" w:name="_Toc168832080"/>
      <w:r>
        <w:lastRenderedPageBreak/>
        <w:t>5.3 Стратегический маркетинговый анализ целесообразности применения программного продукта</w:t>
      </w:r>
      <w:bookmarkEnd w:id="1479"/>
    </w:p>
    <w:p w14:paraId="2F863688" w14:textId="77777777" w:rsidR="00F13179" w:rsidRDefault="00F13179" w:rsidP="00F13179">
      <w:r>
        <w:t>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strengths (сильные стороны), weaknesses (слабые стороны), opportunities (возможности) и threats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B732A4">
        <w:tc>
          <w:tcPr>
            <w:tcW w:w="4672" w:type="dxa"/>
          </w:tcPr>
          <w:p w14:paraId="131B0F3A" w14:textId="77777777" w:rsidR="00F13179" w:rsidRPr="00F26EDD" w:rsidRDefault="00F13179" w:rsidP="00B732A4">
            <w:pPr>
              <w:pStyle w:val="aff0"/>
              <w:jc w:val="center"/>
            </w:pPr>
            <w:r w:rsidRPr="00F26EDD">
              <w:t>Возможности</w:t>
            </w:r>
          </w:p>
        </w:tc>
        <w:tc>
          <w:tcPr>
            <w:tcW w:w="4673" w:type="dxa"/>
          </w:tcPr>
          <w:p w14:paraId="1023F05A" w14:textId="77777777" w:rsidR="00F13179" w:rsidRPr="00F26EDD" w:rsidRDefault="00F13179" w:rsidP="00B732A4">
            <w:pPr>
              <w:pStyle w:val="aff0"/>
              <w:jc w:val="center"/>
            </w:pPr>
            <w:r w:rsidRPr="00F26EDD">
              <w:t>Угрозы</w:t>
            </w:r>
          </w:p>
        </w:tc>
      </w:tr>
      <w:tr w:rsidR="00F13179" w14:paraId="0E05480C" w14:textId="77777777" w:rsidTr="00B732A4">
        <w:tc>
          <w:tcPr>
            <w:tcW w:w="4672" w:type="dxa"/>
          </w:tcPr>
          <w:p w14:paraId="1A9A0F9C" w14:textId="77777777" w:rsidR="00F13179" w:rsidRDefault="00F13179" w:rsidP="00B732A4">
            <w:pPr>
              <w:pStyle w:val="aff0"/>
              <w:numPr>
                <w:ilvl w:val="0"/>
                <w:numId w:val="3"/>
              </w:numPr>
              <w:ind w:left="313" w:hanging="313"/>
            </w:pPr>
            <w:r>
              <w:t>Изолированность запускаемых программ;</w:t>
            </w:r>
          </w:p>
          <w:p w14:paraId="23558474" w14:textId="77777777" w:rsidR="00F13179" w:rsidRDefault="00F13179" w:rsidP="00B732A4">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B732A4">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B732A4">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B732A4">
        <w:tc>
          <w:tcPr>
            <w:tcW w:w="4672" w:type="dxa"/>
          </w:tcPr>
          <w:p w14:paraId="7BA9A56F" w14:textId="77777777" w:rsidR="00F13179" w:rsidRPr="00F26EDD" w:rsidRDefault="00F13179" w:rsidP="00B732A4">
            <w:pPr>
              <w:pStyle w:val="aff0"/>
              <w:jc w:val="center"/>
            </w:pPr>
            <w:r w:rsidRPr="00F26EDD">
              <w:t>Сильные стороны</w:t>
            </w:r>
          </w:p>
        </w:tc>
        <w:tc>
          <w:tcPr>
            <w:tcW w:w="4673" w:type="dxa"/>
          </w:tcPr>
          <w:p w14:paraId="363C928E" w14:textId="77777777" w:rsidR="00F13179" w:rsidRPr="00F26EDD" w:rsidRDefault="00F13179" w:rsidP="00B732A4">
            <w:pPr>
              <w:pStyle w:val="aff0"/>
              <w:jc w:val="center"/>
            </w:pPr>
            <w:r w:rsidRPr="00F26EDD">
              <w:t>Слабые стороны</w:t>
            </w:r>
          </w:p>
        </w:tc>
      </w:tr>
      <w:tr w:rsidR="00F13179" w14:paraId="22F9E28B" w14:textId="77777777" w:rsidTr="00B732A4">
        <w:tc>
          <w:tcPr>
            <w:tcW w:w="4672" w:type="dxa"/>
          </w:tcPr>
          <w:p w14:paraId="3F7A6C08" w14:textId="77777777" w:rsidR="00F13179" w:rsidRDefault="00F13179" w:rsidP="00B732A4">
            <w:pPr>
              <w:pStyle w:val="aff0"/>
              <w:numPr>
                <w:ilvl w:val="0"/>
                <w:numId w:val="5"/>
              </w:numPr>
              <w:ind w:left="313" w:hanging="313"/>
            </w:pPr>
            <w:r>
              <w:t>Автоматическая проверка решенных задач;</w:t>
            </w:r>
          </w:p>
          <w:p w14:paraId="568F5662" w14:textId="77777777" w:rsidR="00F13179" w:rsidRDefault="00F13179" w:rsidP="00B732A4">
            <w:pPr>
              <w:pStyle w:val="aff0"/>
              <w:numPr>
                <w:ilvl w:val="0"/>
                <w:numId w:val="5"/>
              </w:numPr>
              <w:ind w:left="313" w:hanging="313"/>
            </w:pPr>
            <w:r>
              <w:t>Высокая отказоустойчивость;</w:t>
            </w:r>
          </w:p>
          <w:p w14:paraId="53F1C185" w14:textId="77777777" w:rsidR="00F13179" w:rsidRDefault="00F13179" w:rsidP="00B732A4">
            <w:pPr>
              <w:pStyle w:val="aff0"/>
              <w:numPr>
                <w:ilvl w:val="0"/>
                <w:numId w:val="5"/>
              </w:numPr>
              <w:ind w:left="313" w:hanging="313"/>
            </w:pPr>
            <w:r>
              <w:t>Удобный интерфейс;</w:t>
            </w:r>
          </w:p>
          <w:p w14:paraId="7C99F5F0" w14:textId="77777777" w:rsidR="00F13179" w:rsidRDefault="00F13179" w:rsidP="00B732A4">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B732A4">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B732A4">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480" w:name="_Toc168832081"/>
      <w:r>
        <w:t xml:space="preserve">5.4 </w:t>
      </w:r>
      <w:r w:rsidRPr="002A066F">
        <w:t>Определение продолжительности работ по разработке программного продукта</w:t>
      </w:r>
      <w:bookmarkEnd w:id="1480"/>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B732A4">
        <w:trPr>
          <w:trHeight w:val="301"/>
        </w:trPr>
        <w:tc>
          <w:tcPr>
            <w:tcW w:w="473" w:type="dxa"/>
            <w:vMerge w:val="restart"/>
            <w:vAlign w:val="center"/>
          </w:tcPr>
          <w:p w14:paraId="7A7D3D8B" w14:textId="77777777" w:rsidR="00F13179" w:rsidRPr="0010662C" w:rsidRDefault="00F13179" w:rsidP="00B732A4">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B732A4">
        <w:trPr>
          <w:trHeight w:val="300"/>
        </w:trPr>
        <w:tc>
          <w:tcPr>
            <w:tcW w:w="473" w:type="dxa"/>
            <w:vMerge/>
          </w:tcPr>
          <w:p w14:paraId="10159FAD" w14:textId="77777777" w:rsidR="00F13179" w:rsidRPr="0010662C" w:rsidRDefault="00F13179" w:rsidP="00B732A4">
            <w:pPr>
              <w:shd w:val="clear" w:color="auto" w:fill="auto"/>
              <w:ind w:firstLine="0"/>
              <w:jc w:val="center"/>
              <w:rPr>
                <w:sz w:val="24"/>
                <w:szCs w:val="24"/>
              </w:rPr>
            </w:pPr>
          </w:p>
        </w:tc>
        <w:tc>
          <w:tcPr>
            <w:tcW w:w="1932" w:type="dxa"/>
            <w:vMerge/>
          </w:tcPr>
          <w:p w14:paraId="289B5FA7" w14:textId="77777777" w:rsidR="00F13179" w:rsidRPr="0010662C" w:rsidRDefault="00F13179" w:rsidP="00B732A4">
            <w:pPr>
              <w:shd w:val="clear" w:color="auto" w:fill="auto"/>
              <w:ind w:firstLine="0"/>
              <w:jc w:val="center"/>
              <w:rPr>
                <w:sz w:val="24"/>
                <w:szCs w:val="24"/>
              </w:rPr>
            </w:pPr>
          </w:p>
        </w:tc>
        <w:tc>
          <w:tcPr>
            <w:tcW w:w="3119" w:type="dxa"/>
            <w:vMerge/>
          </w:tcPr>
          <w:p w14:paraId="6BB15F29" w14:textId="77777777" w:rsidR="00F13179" w:rsidRPr="0010662C" w:rsidRDefault="00F13179" w:rsidP="00B732A4">
            <w:pPr>
              <w:shd w:val="clear" w:color="auto" w:fill="auto"/>
              <w:ind w:firstLine="0"/>
              <w:jc w:val="center"/>
              <w:rPr>
                <w:sz w:val="24"/>
                <w:szCs w:val="24"/>
              </w:rPr>
            </w:pPr>
          </w:p>
        </w:tc>
        <w:tc>
          <w:tcPr>
            <w:tcW w:w="708" w:type="dxa"/>
            <w:vAlign w:val="center"/>
          </w:tcPr>
          <w:p w14:paraId="0E9C8B67" w14:textId="77777777" w:rsidR="00F13179" w:rsidRPr="0010662C" w:rsidRDefault="00F13179" w:rsidP="00B732A4">
            <w:pPr>
              <w:shd w:val="clear" w:color="auto" w:fill="auto"/>
              <w:ind w:firstLine="0"/>
              <w:jc w:val="center"/>
              <w:rPr>
                <w:sz w:val="24"/>
                <w:szCs w:val="24"/>
                <w:vertAlign w:val="subscript"/>
                <w:lang w:val="en-US"/>
              </w:rPr>
            </w:pPr>
            <w:r w:rsidRPr="0010662C">
              <w:rPr>
                <w:sz w:val="24"/>
                <w:szCs w:val="24"/>
                <w:lang w:val="en-US"/>
              </w:rPr>
              <w:t>t</w:t>
            </w:r>
            <w:r w:rsidRPr="0010662C">
              <w:rPr>
                <w:sz w:val="24"/>
                <w:szCs w:val="24"/>
                <w:vertAlign w:val="subscript"/>
                <w:lang w:val="en-US"/>
              </w:rPr>
              <w:t>min</w:t>
            </w:r>
          </w:p>
        </w:tc>
        <w:tc>
          <w:tcPr>
            <w:tcW w:w="709" w:type="dxa"/>
            <w:vAlign w:val="center"/>
          </w:tcPr>
          <w:p w14:paraId="269CAA4A" w14:textId="77777777" w:rsidR="00F13179" w:rsidRPr="0010662C" w:rsidRDefault="00F13179" w:rsidP="00B732A4">
            <w:pPr>
              <w:shd w:val="clear" w:color="auto" w:fill="auto"/>
              <w:ind w:firstLine="0"/>
              <w:jc w:val="center"/>
              <w:rPr>
                <w:sz w:val="24"/>
                <w:szCs w:val="24"/>
                <w:vertAlign w:val="subscript"/>
                <w:lang w:val="en-US"/>
              </w:rPr>
            </w:pPr>
            <w:r w:rsidRPr="0010662C">
              <w:rPr>
                <w:sz w:val="24"/>
                <w:szCs w:val="24"/>
                <w:lang w:val="en-US"/>
              </w:rPr>
              <w:t>t</w:t>
            </w:r>
            <w:r w:rsidRPr="0010662C">
              <w:rPr>
                <w:sz w:val="24"/>
                <w:szCs w:val="24"/>
                <w:vertAlign w:val="subscript"/>
                <w:lang w:val="en-US"/>
              </w:rPr>
              <w:t>max</w:t>
            </w:r>
          </w:p>
        </w:tc>
        <w:tc>
          <w:tcPr>
            <w:tcW w:w="709" w:type="dxa"/>
            <w:vAlign w:val="center"/>
          </w:tcPr>
          <w:p w14:paraId="633D9160"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B732A4">
            <w:pPr>
              <w:shd w:val="clear" w:color="auto" w:fill="auto"/>
              <w:ind w:firstLine="0"/>
              <w:jc w:val="center"/>
              <w:rPr>
                <w:sz w:val="24"/>
                <w:szCs w:val="24"/>
              </w:rPr>
            </w:pPr>
          </w:p>
        </w:tc>
      </w:tr>
      <w:tr w:rsidR="00F13179" w:rsidRPr="0010662C" w14:paraId="60CE535A" w14:textId="77777777" w:rsidTr="00B732A4">
        <w:trPr>
          <w:trHeight w:val="340"/>
        </w:trPr>
        <w:tc>
          <w:tcPr>
            <w:tcW w:w="473" w:type="dxa"/>
            <w:vAlign w:val="center"/>
          </w:tcPr>
          <w:p w14:paraId="38D5D6FC" w14:textId="77777777" w:rsidR="00F13179" w:rsidRPr="0010662C" w:rsidRDefault="00F13179" w:rsidP="00B732A4">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B732A4">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B732A4">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B732A4">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B732A4">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B732A4">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B732A4">
            <w:pPr>
              <w:pStyle w:val="aff0"/>
              <w:jc w:val="center"/>
              <w:rPr>
                <w:lang w:val="en-US"/>
              </w:rPr>
            </w:pPr>
            <w:r w:rsidRPr="0010662C">
              <w:rPr>
                <w:lang w:val="en-US"/>
              </w:rPr>
              <w:t>7</w:t>
            </w:r>
          </w:p>
        </w:tc>
      </w:tr>
      <w:tr w:rsidR="00F13179" w:rsidRPr="0010662C" w14:paraId="7DAF3769" w14:textId="77777777" w:rsidTr="00B732A4">
        <w:trPr>
          <w:trHeight w:val="397"/>
        </w:trPr>
        <w:tc>
          <w:tcPr>
            <w:tcW w:w="473" w:type="dxa"/>
            <w:vMerge w:val="restart"/>
            <w:vAlign w:val="center"/>
          </w:tcPr>
          <w:p w14:paraId="66607BCF"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B732A4">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B732A4">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B732A4">
            <w:pPr>
              <w:pStyle w:val="aff0"/>
              <w:jc w:val="center"/>
            </w:pPr>
            <w:r>
              <w:t>12</w:t>
            </w:r>
          </w:p>
        </w:tc>
        <w:tc>
          <w:tcPr>
            <w:tcW w:w="709" w:type="dxa"/>
            <w:vAlign w:val="center"/>
          </w:tcPr>
          <w:p w14:paraId="3CC9910F" w14:textId="77777777" w:rsidR="00F13179" w:rsidRPr="001821BE" w:rsidRDefault="00F13179" w:rsidP="00B732A4">
            <w:pPr>
              <w:pStyle w:val="aff0"/>
              <w:jc w:val="center"/>
            </w:pPr>
            <w:r>
              <w:t>24</w:t>
            </w:r>
          </w:p>
        </w:tc>
        <w:tc>
          <w:tcPr>
            <w:tcW w:w="709" w:type="dxa"/>
            <w:vAlign w:val="center"/>
          </w:tcPr>
          <w:p w14:paraId="1BCEC5FE" w14:textId="77777777" w:rsidR="00F13179" w:rsidRPr="001821BE" w:rsidRDefault="00F13179" w:rsidP="00B732A4">
            <w:pPr>
              <w:pStyle w:val="aff0"/>
              <w:jc w:val="center"/>
            </w:pPr>
            <w:r w:rsidRPr="00F97CF1">
              <w:t>17</w:t>
            </w:r>
          </w:p>
        </w:tc>
        <w:tc>
          <w:tcPr>
            <w:tcW w:w="1701" w:type="dxa"/>
            <w:vAlign w:val="center"/>
          </w:tcPr>
          <w:p w14:paraId="668E5712" w14:textId="77777777" w:rsidR="00F13179" w:rsidRPr="001821BE" w:rsidRDefault="00F13179" w:rsidP="00B732A4">
            <w:pPr>
              <w:pStyle w:val="aff0"/>
              <w:jc w:val="center"/>
            </w:pPr>
            <w:r w:rsidRPr="001821BE">
              <w:t>Программист</w:t>
            </w:r>
          </w:p>
        </w:tc>
      </w:tr>
      <w:tr w:rsidR="00F13179" w:rsidRPr="0010662C" w14:paraId="0FCD792B" w14:textId="77777777" w:rsidTr="00B732A4">
        <w:trPr>
          <w:trHeight w:val="397"/>
        </w:trPr>
        <w:tc>
          <w:tcPr>
            <w:tcW w:w="473" w:type="dxa"/>
            <w:vMerge/>
            <w:vAlign w:val="center"/>
          </w:tcPr>
          <w:p w14:paraId="45EDAA3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B732A4">
            <w:pPr>
              <w:pStyle w:val="aff0"/>
              <w:spacing w:line="276" w:lineRule="auto"/>
              <w:jc w:val="center"/>
              <w:rPr>
                <w:szCs w:val="24"/>
              </w:rPr>
            </w:pPr>
          </w:p>
        </w:tc>
        <w:tc>
          <w:tcPr>
            <w:tcW w:w="3119" w:type="dxa"/>
            <w:vAlign w:val="center"/>
          </w:tcPr>
          <w:p w14:paraId="641AD3E3" w14:textId="77777777" w:rsidR="00F13179" w:rsidRPr="001821BE" w:rsidRDefault="00F13179" w:rsidP="00B732A4">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B732A4">
            <w:pPr>
              <w:pStyle w:val="aff0"/>
              <w:jc w:val="center"/>
            </w:pPr>
            <w:r>
              <w:t>2</w:t>
            </w:r>
          </w:p>
        </w:tc>
        <w:tc>
          <w:tcPr>
            <w:tcW w:w="709" w:type="dxa"/>
            <w:vAlign w:val="center"/>
          </w:tcPr>
          <w:p w14:paraId="43D893C9" w14:textId="77777777" w:rsidR="00F13179" w:rsidRPr="001821BE" w:rsidRDefault="00F13179" w:rsidP="00B732A4">
            <w:pPr>
              <w:pStyle w:val="aff0"/>
              <w:jc w:val="center"/>
            </w:pPr>
            <w:r>
              <w:t>8</w:t>
            </w:r>
          </w:p>
        </w:tc>
        <w:tc>
          <w:tcPr>
            <w:tcW w:w="709" w:type="dxa"/>
            <w:vAlign w:val="center"/>
          </w:tcPr>
          <w:p w14:paraId="66AA51C5" w14:textId="77777777" w:rsidR="00F13179" w:rsidRPr="002A066F" w:rsidRDefault="00F13179" w:rsidP="00B732A4">
            <w:pPr>
              <w:pStyle w:val="aff0"/>
              <w:jc w:val="center"/>
            </w:pPr>
            <w:r w:rsidRPr="00F97CF1">
              <w:t>5</w:t>
            </w:r>
          </w:p>
        </w:tc>
        <w:tc>
          <w:tcPr>
            <w:tcW w:w="1701" w:type="dxa"/>
            <w:vAlign w:val="center"/>
          </w:tcPr>
          <w:p w14:paraId="2F0FE4E9" w14:textId="77777777" w:rsidR="00F13179" w:rsidRPr="001821BE" w:rsidRDefault="00F13179" w:rsidP="00B732A4">
            <w:pPr>
              <w:pStyle w:val="aff0"/>
              <w:jc w:val="center"/>
            </w:pPr>
            <w:r w:rsidRPr="001821BE">
              <w:t>Программист, руководитель</w:t>
            </w:r>
          </w:p>
        </w:tc>
      </w:tr>
      <w:tr w:rsidR="00F13179" w:rsidRPr="0010662C" w14:paraId="166D12EB" w14:textId="77777777" w:rsidTr="00B732A4">
        <w:trPr>
          <w:trHeight w:val="397"/>
        </w:trPr>
        <w:tc>
          <w:tcPr>
            <w:tcW w:w="473" w:type="dxa"/>
            <w:vMerge/>
            <w:vAlign w:val="center"/>
          </w:tcPr>
          <w:p w14:paraId="58AE14C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B732A4">
            <w:pPr>
              <w:pStyle w:val="aff0"/>
              <w:spacing w:line="276" w:lineRule="auto"/>
              <w:jc w:val="center"/>
              <w:rPr>
                <w:szCs w:val="24"/>
              </w:rPr>
            </w:pPr>
          </w:p>
        </w:tc>
        <w:tc>
          <w:tcPr>
            <w:tcW w:w="3119" w:type="dxa"/>
            <w:vAlign w:val="center"/>
          </w:tcPr>
          <w:p w14:paraId="5FEB2144" w14:textId="77777777" w:rsidR="00F13179" w:rsidRPr="001821BE" w:rsidRDefault="00F13179" w:rsidP="00B732A4">
            <w:pPr>
              <w:pStyle w:val="aff0"/>
              <w:jc w:val="center"/>
            </w:pPr>
            <w:r>
              <w:t>Выбор способов создания онлайн-платформы «</w:t>
            </w:r>
            <w:r>
              <w:rPr>
                <w:lang w:val="en-US"/>
              </w:rPr>
              <w:t>SupremeCode</w:t>
            </w:r>
            <w:r>
              <w:t>»</w:t>
            </w:r>
          </w:p>
        </w:tc>
        <w:tc>
          <w:tcPr>
            <w:tcW w:w="708" w:type="dxa"/>
            <w:vAlign w:val="center"/>
          </w:tcPr>
          <w:p w14:paraId="5A6807B1" w14:textId="77777777" w:rsidR="00F13179" w:rsidRPr="002A066F" w:rsidRDefault="00F13179" w:rsidP="00B732A4">
            <w:pPr>
              <w:pStyle w:val="aff0"/>
              <w:jc w:val="center"/>
              <w:rPr>
                <w:lang w:val="en-US"/>
              </w:rPr>
            </w:pPr>
            <w:r>
              <w:rPr>
                <w:lang w:val="en-US"/>
              </w:rPr>
              <w:t>10</w:t>
            </w:r>
          </w:p>
        </w:tc>
        <w:tc>
          <w:tcPr>
            <w:tcW w:w="709" w:type="dxa"/>
            <w:vAlign w:val="center"/>
          </w:tcPr>
          <w:p w14:paraId="63FBF0E8" w14:textId="77777777" w:rsidR="00F13179" w:rsidRPr="002A066F" w:rsidRDefault="00F13179" w:rsidP="00B732A4">
            <w:pPr>
              <w:pStyle w:val="aff0"/>
              <w:jc w:val="center"/>
              <w:rPr>
                <w:lang w:val="en-US"/>
              </w:rPr>
            </w:pPr>
            <w:r>
              <w:rPr>
                <w:lang w:val="en-US"/>
              </w:rPr>
              <w:t>24</w:t>
            </w:r>
          </w:p>
        </w:tc>
        <w:tc>
          <w:tcPr>
            <w:tcW w:w="709" w:type="dxa"/>
            <w:vAlign w:val="center"/>
          </w:tcPr>
          <w:p w14:paraId="5355EBCB" w14:textId="77777777" w:rsidR="00F13179" w:rsidRPr="00DA0F0D" w:rsidRDefault="00F13179" w:rsidP="00B732A4">
            <w:pPr>
              <w:pStyle w:val="aff0"/>
              <w:jc w:val="center"/>
              <w:rPr>
                <w:lang w:val="en-US"/>
              </w:rPr>
            </w:pPr>
            <w:r w:rsidRPr="00F97CF1">
              <w:t>16</w:t>
            </w:r>
          </w:p>
        </w:tc>
        <w:tc>
          <w:tcPr>
            <w:tcW w:w="1701" w:type="dxa"/>
            <w:vAlign w:val="center"/>
          </w:tcPr>
          <w:p w14:paraId="224399B9" w14:textId="77777777" w:rsidR="00F13179" w:rsidRPr="001821BE" w:rsidRDefault="00F13179" w:rsidP="00B732A4">
            <w:pPr>
              <w:pStyle w:val="aff0"/>
              <w:jc w:val="center"/>
            </w:pPr>
            <w:r w:rsidRPr="001821BE">
              <w:t>Программист</w:t>
            </w:r>
          </w:p>
        </w:tc>
      </w:tr>
      <w:tr w:rsidR="00F13179" w:rsidRPr="0010662C" w14:paraId="7B50D44B" w14:textId="77777777" w:rsidTr="00B732A4">
        <w:trPr>
          <w:trHeight w:val="405"/>
        </w:trPr>
        <w:tc>
          <w:tcPr>
            <w:tcW w:w="473" w:type="dxa"/>
            <w:vMerge w:val="restart"/>
            <w:vAlign w:val="center"/>
          </w:tcPr>
          <w:p w14:paraId="717B8A80" w14:textId="77777777" w:rsidR="00F13179" w:rsidRPr="0010662C" w:rsidRDefault="00F13179" w:rsidP="00B732A4">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B732A4">
            <w:pPr>
              <w:pStyle w:val="aff0"/>
              <w:jc w:val="center"/>
            </w:pPr>
            <w:r w:rsidRPr="00C83F99">
              <w:t>Подготовитель</w:t>
            </w:r>
            <w:r>
              <w:t>-</w:t>
            </w:r>
            <w:r w:rsidRPr="00C83F99">
              <w:t>ные работы</w:t>
            </w:r>
          </w:p>
        </w:tc>
        <w:tc>
          <w:tcPr>
            <w:tcW w:w="3119" w:type="dxa"/>
            <w:vAlign w:val="center"/>
          </w:tcPr>
          <w:p w14:paraId="7D6C0ABA" w14:textId="77777777" w:rsidR="00F13179" w:rsidRPr="00C83F99" w:rsidRDefault="00F13179" w:rsidP="00B732A4">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B732A4">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B732A4">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B732A4">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B732A4">
            <w:pPr>
              <w:pStyle w:val="aff0"/>
              <w:jc w:val="center"/>
            </w:pPr>
            <w:r w:rsidRPr="0010662C">
              <w:t>Программист</w:t>
            </w:r>
          </w:p>
        </w:tc>
      </w:tr>
      <w:tr w:rsidR="00F13179" w:rsidRPr="0010662C" w14:paraId="02ADAB66" w14:textId="77777777" w:rsidTr="00B732A4">
        <w:trPr>
          <w:trHeight w:val="681"/>
        </w:trPr>
        <w:tc>
          <w:tcPr>
            <w:tcW w:w="473" w:type="dxa"/>
            <w:vMerge/>
            <w:vAlign w:val="center"/>
          </w:tcPr>
          <w:p w14:paraId="66ED335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B732A4">
            <w:pPr>
              <w:pStyle w:val="aff0"/>
              <w:jc w:val="center"/>
            </w:pPr>
          </w:p>
        </w:tc>
        <w:tc>
          <w:tcPr>
            <w:tcW w:w="3119" w:type="dxa"/>
            <w:vAlign w:val="center"/>
          </w:tcPr>
          <w:p w14:paraId="6788F397" w14:textId="77777777" w:rsidR="00F13179" w:rsidRPr="00C83F99" w:rsidRDefault="00F13179" w:rsidP="00B732A4">
            <w:pPr>
              <w:pStyle w:val="aff0"/>
              <w:jc w:val="center"/>
            </w:pPr>
            <w:r w:rsidRPr="00C83F99">
              <w:t>Разработка ра</w:t>
            </w:r>
            <w:r>
              <w:t>зделов, связанных с созданием онлайн-платформы «</w:t>
            </w:r>
            <w:r>
              <w:rPr>
                <w:lang w:val="en-US"/>
              </w:rPr>
              <w:t>SupremeCode</w:t>
            </w:r>
            <w:r>
              <w:t>»</w:t>
            </w:r>
          </w:p>
        </w:tc>
        <w:tc>
          <w:tcPr>
            <w:tcW w:w="708" w:type="dxa"/>
            <w:vAlign w:val="center"/>
          </w:tcPr>
          <w:p w14:paraId="0BF5DE9F" w14:textId="77777777" w:rsidR="00F13179" w:rsidRPr="0010662C" w:rsidRDefault="00F13179" w:rsidP="00B732A4">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B732A4">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B732A4">
            <w:pPr>
              <w:pStyle w:val="aff0"/>
              <w:jc w:val="center"/>
            </w:pPr>
            <w:r w:rsidRPr="0010662C">
              <w:t>Программист</w:t>
            </w:r>
          </w:p>
        </w:tc>
      </w:tr>
      <w:tr w:rsidR="00F13179" w:rsidRPr="0010662C" w14:paraId="187C0F8A" w14:textId="77777777" w:rsidTr="00B732A4">
        <w:trPr>
          <w:trHeight w:val="345"/>
        </w:trPr>
        <w:tc>
          <w:tcPr>
            <w:tcW w:w="473" w:type="dxa"/>
            <w:vMerge/>
            <w:vAlign w:val="center"/>
          </w:tcPr>
          <w:p w14:paraId="5B952A7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B732A4">
            <w:pPr>
              <w:pStyle w:val="aff0"/>
              <w:jc w:val="center"/>
            </w:pPr>
          </w:p>
        </w:tc>
        <w:tc>
          <w:tcPr>
            <w:tcW w:w="3119" w:type="dxa"/>
            <w:vAlign w:val="center"/>
          </w:tcPr>
          <w:p w14:paraId="3E6EF9E7" w14:textId="77777777" w:rsidR="00F13179" w:rsidRPr="006727EE" w:rsidRDefault="00F13179" w:rsidP="00B732A4">
            <w:pPr>
              <w:pStyle w:val="aff0"/>
              <w:jc w:val="center"/>
            </w:pPr>
            <w:r>
              <w:t xml:space="preserve">Проверка разделов, </w:t>
            </w:r>
            <w:r w:rsidRPr="00C83F99">
              <w:t xml:space="preserve">связанных с созданием </w:t>
            </w:r>
            <w:r>
              <w:t>онлайн-платформы «</w:t>
            </w:r>
            <w:r>
              <w:rPr>
                <w:lang w:val="en-US"/>
              </w:rPr>
              <w:t>SupremeCode</w:t>
            </w:r>
            <w:r>
              <w:t>»</w:t>
            </w:r>
          </w:p>
        </w:tc>
        <w:tc>
          <w:tcPr>
            <w:tcW w:w="708" w:type="dxa"/>
            <w:vAlign w:val="center"/>
          </w:tcPr>
          <w:p w14:paraId="4275D5E7" w14:textId="77777777" w:rsidR="00F13179" w:rsidRPr="0010662C" w:rsidRDefault="00F13179" w:rsidP="00B732A4">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B732A4">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B732A4">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B732A4">
            <w:pPr>
              <w:pStyle w:val="aff0"/>
              <w:jc w:val="center"/>
            </w:pPr>
            <w:r>
              <w:t>Руководитель</w:t>
            </w:r>
          </w:p>
        </w:tc>
      </w:tr>
      <w:tr w:rsidR="00F13179" w14:paraId="192675CB" w14:textId="77777777" w:rsidTr="00B732A4">
        <w:trPr>
          <w:trHeight w:val="344"/>
        </w:trPr>
        <w:tc>
          <w:tcPr>
            <w:tcW w:w="473" w:type="dxa"/>
            <w:vMerge/>
            <w:vAlign w:val="center"/>
          </w:tcPr>
          <w:p w14:paraId="6A6CE624"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B732A4">
            <w:pPr>
              <w:pStyle w:val="aff0"/>
              <w:jc w:val="center"/>
            </w:pPr>
          </w:p>
        </w:tc>
        <w:tc>
          <w:tcPr>
            <w:tcW w:w="3119" w:type="dxa"/>
            <w:vAlign w:val="center"/>
          </w:tcPr>
          <w:p w14:paraId="36FF71C6" w14:textId="77777777" w:rsidR="00F13179" w:rsidRDefault="00F13179" w:rsidP="00B732A4">
            <w:pPr>
              <w:pStyle w:val="aff0"/>
              <w:jc w:val="center"/>
            </w:pPr>
            <w:r w:rsidRPr="004477FB">
              <w:t>Изучение</w:t>
            </w:r>
            <w:r>
              <w:t xml:space="preserve"> реализации</w:t>
            </w:r>
            <w:r w:rsidRPr="004477FB">
              <w:t xml:space="preserve"> </w:t>
            </w:r>
            <w:r>
              <w:t>интерфейса онлайн-платформы «</w:t>
            </w:r>
            <w:r>
              <w:rPr>
                <w:lang w:val="en-US"/>
              </w:rPr>
              <w:t>SupremeCode</w:t>
            </w:r>
            <w:r>
              <w:t>»</w:t>
            </w:r>
          </w:p>
        </w:tc>
        <w:tc>
          <w:tcPr>
            <w:tcW w:w="708" w:type="dxa"/>
            <w:vAlign w:val="center"/>
          </w:tcPr>
          <w:p w14:paraId="00BC922C" w14:textId="77777777" w:rsidR="00F13179" w:rsidRDefault="00F13179" w:rsidP="00B732A4">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B732A4">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B732A4">
            <w:pPr>
              <w:pStyle w:val="aff0"/>
              <w:spacing w:line="276" w:lineRule="auto"/>
              <w:jc w:val="center"/>
              <w:rPr>
                <w:szCs w:val="24"/>
              </w:rPr>
            </w:pPr>
            <w:r w:rsidRPr="00F97CF1">
              <w:t>24</w:t>
            </w:r>
          </w:p>
        </w:tc>
        <w:tc>
          <w:tcPr>
            <w:tcW w:w="1701" w:type="dxa"/>
            <w:vAlign w:val="center"/>
          </w:tcPr>
          <w:p w14:paraId="46828B4A" w14:textId="77777777" w:rsidR="00F13179" w:rsidRDefault="00F13179" w:rsidP="00B732A4">
            <w:pPr>
              <w:pStyle w:val="aff0"/>
              <w:jc w:val="center"/>
            </w:pPr>
            <w:r w:rsidRPr="0010662C">
              <w:t>Программист</w:t>
            </w:r>
          </w:p>
        </w:tc>
      </w:tr>
      <w:tr w:rsidR="00F13179" w:rsidRPr="0010662C" w14:paraId="31FD5B36" w14:textId="77777777" w:rsidTr="00B732A4">
        <w:trPr>
          <w:trHeight w:val="296"/>
        </w:trPr>
        <w:tc>
          <w:tcPr>
            <w:tcW w:w="473" w:type="dxa"/>
            <w:vMerge/>
            <w:vAlign w:val="center"/>
          </w:tcPr>
          <w:p w14:paraId="7381B36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B732A4">
            <w:pPr>
              <w:pStyle w:val="aff0"/>
              <w:jc w:val="center"/>
            </w:pPr>
          </w:p>
        </w:tc>
        <w:tc>
          <w:tcPr>
            <w:tcW w:w="3119" w:type="dxa"/>
            <w:vAlign w:val="center"/>
          </w:tcPr>
          <w:p w14:paraId="27D652CA" w14:textId="77777777" w:rsidR="00F13179" w:rsidRPr="00C83F99" w:rsidRDefault="00F13179" w:rsidP="00B732A4">
            <w:pPr>
              <w:pStyle w:val="aff0"/>
              <w:jc w:val="center"/>
            </w:pPr>
            <w:r>
              <w:t>Разработка</w:t>
            </w:r>
            <w:r w:rsidRPr="002A066F">
              <w:t xml:space="preserve"> </w:t>
            </w:r>
            <w:r>
              <w:t>системного дизайна онлайн-платформы «</w:t>
            </w:r>
            <w:r>
              <w:rPr>
                <w:lang w:val="en-US"/>
              </w:rPr>
              <w:t>SupremeCode</w:t>
            </w:r>
            <w:r>
              <w:t>»</w:t>
            </w:r>
          </w:p>
        </w:tc>
        <w:tc>
          <w:tcPr>
            <w:tcW w:w="708" w:type="dxa"/>
            <w:vAlign w:val="center"/>
          </w:tcPr>
          <w:p w14:paraId="6432D85C" w14:textId="77777777" w:rsidR="00F13179" w:rsidRPr="001053DA" w:rsidRDefault="00F13179" w:rsidP="00B732A4">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B732A4">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B732A4">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B732A4">
            <w:pPr>
              <w:pStyle w:val="aff0"/>
              <w:jc w:val="center"/>
            </w:pPr>
            <w:r w:rsidRPr="0010662C">
              <w:t>Программист</w:t>
            </w:r>
          </w:p>
        </w:tc>
      </w:tr>
      <w:tr w:rsidR="00F13179" w:rsidRPr="0010662C" w14:paraId="7507A1E9" w14:textId="77777777" w:rsidTr="00B732A4">
        <w:trPr>
          <w:trHeight w:val="296"/>
        </w:trPr>
        <w:tc>
          <w:tcPr>
            <w:tcW w:w="473" w:type="dxa"/>
            <w:vMerge/>
            <w:vAlign w:val="center"/>
          </w:tcPr>
          <w:p w14:paraId="5FA0ECD3" w14:textId="77777777" w:rsidR="00F13179" w:rsidRPr="006727EE" w:rsidRDefault="00F13179" w:rsidP="00B732A4">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B732A4">
            <w:pPr>
              <w:pStyle w:val="aff0"/>
              <w:jc w:val="center"/>
            </w:pPr>
          </w:p>
        </w:tc>
        <w:tc>
          <w:tcPr>
            <w:tcW w:w="3119" w:type="dxa"/>
            <w:vAlign w:val="center"/>
          </w:tcPr>
          <w:p w14:paraId="0CCEEA63" w14:textId="77777777" w:rsidR="00F13179" w:rsidRPr="00C83F99" w:rsidRDefault="00F13179" w:rsidP="00B732A4">
            <w:pPr>
              <w:pStyle w:val="aff0"/>
              <w:jc w:val="center"/>
            </w:pPr>
            <w:r>
              <w:t>Проверка и утверждение системного дизайна онлайн-платформы «</w:t>
            </w:r>
            <w:r>
              <w:rPr>
                <w:lang w:val="en-US"/>
              </w:rPr>
              <w:t>SupremeCode</w:t>
            </w:r>
            <w:r>
              <w:t>»</w:t>
            </w:r>
          </w:p>
        </w:tc>
        <w:tc>
          <w:tcPr>
            <w:tcW w:w="708" w:type="dxa"/>
            <w:vAlign w:val="center"/>
          </w:tcPr>
          <w:p w14:paraId="790290C2" w14:textId="77777777" w:rsidR="00F13179" w:rsidRDefault="00F13179" w:rsidP="00B732A4">
            <w:pPr>
              <w:pStyle w:val="aff0"/>
              <w:spacing w:line="276" w:lineRule="auto"/>
              <w:jc w:val="center"/>
              <w:rPr>
                <w:szCs w:val="24"/>
              </w:rPr>
            </w:pPr>
            <w:r>
              <w:rPr>
                <w:szCs w:val="24"/>
              </w:rPr>
              <w:t>8</w:t>
            </w:r>
          </w:p>
        </w:tc>
        <w:tc>
          <w:tcPr>
            <w:tcW w:w="709" w:type="dxa"/>
            <w:vAlign w:val="center"/>
          </w:tcPr>
          <w:p w14:paraId="7278568A" w14:textId="77777777" w:rsidR="00F13179" w:rsidRDefault="00F13179" w:rsidP="00B732A4">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B732A4">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B732A4">
            <w:pPr>
              <w:pStyle w:val="aff0"/>
              <w:jc w:val="center"/>
            </w:pPr>
            <w:r>
              <w:t>Руководитель</w:t>
            </w:r>
          </w:p>
        </w:tc>
      </w:tr>
      <w:tr w:rsidR="00F13179" w:rsidRPr="0010662C" w14:paraId="6B9034B9" w14:textId="77777777" w:rsidTr="00B732A4">
        <w:trPr>
          <w:trHeight w:val="608"/>
        </w:trPr>
        <w:tc>
          <w:tcPr>
            <w:tcW w:w="473" w:type="dxa"/>
            <w:vMerge w:val="restart"/>
            <w:vAlign w:val="center"/>
          </w:tcPr>
          <w:p w14:paraId="40DB5112" w14:textId="77777777" w:rsidR="00F13179" w:rsidRPr="0010662C" w:rsidRDefault="00F13179" w:rsidP="00B732A4">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B732A4">
            <w:pPr>
              <w:pStyle w:val="aff0"/>
              <w:jc w:val="center"/>
            </w:pPr>
            <w:r w:rsidRPr="00C83F99">
              <w:t>Разработка</w:t>
            </w:r>
          </w:p>
          <w:p w14:paraId="02106C5E" w14:textId="77777777" w:rsidR="00F13179" w:rsidRPr="00C83F99" w:rsidRDefault="00F13179" w:rsidP="00B732A4">
            <w:pPr>
              <w:pStyle w:val="aff0"/>
              <w:jc w:val="center"/>
            </w:pPr>
            <w:r w:rsidRPr="00C83F99">
              <w:t>программного</w:t>
            </w:r>
          </w:p>
          <w:p w14:paraId="4B19F716" w14:textId="77777777" w:rsidR="00F13179" w:rsidRPr="00C83F99" w:rsidRDefault="00F13179" w:rsidP="00B732A4">
            <w:pPr>
              <w:pStyle w:val="aff0"/>
              <w:jc w:val="center"/>
            </w:pPr>
            <w:r w:rsidRPr="00C83F99">
              <w:t>обеспечения</w:t>
            </w:r>
          </w:p>
        </w:tc>
        <w:tc>
          <w:tcPr>
            <w:tcW w:w="3119" w:type="dxa"/>
            <w:vAlign w:val="center"/>
          </w:tcPr>
          <w:p w14:paraId="3E28F5E4" w14:textId="77777777" w:rsidR="00F13179" w:rsidRPr="00C83F99" w:rsidRDefault="00F13179" w:rsidP="00B732A4">
            <w:pPr>
              <w:pStyle w:val="aff0"/>
              <w:jc w:val="center"/>
            </w:pPr>
            <w:r w:rsidRPr="00C83F99">
              <w:t>Программирование по требованиям,</w:t>
            </w:r>
          </w:p>
          <w:p w14:paraId="446DEFB7" w14:textId="77777777" w:rsidR="00F13179" w:rsidRPr="00C83F99" w:rsidRDefault="00F13179" w:rsidP="00B732A4">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B732A4">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B732A4">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B732A4">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B732A4">
            <w:pPr>
              <w:pStyle w:val="aff0"/>
              <w:jc w:val="center"/>
            </w:pPr>
            <w:r w:rsidRPr="0010662C">
              <w:t>Программист</w:t>
            </w:r>
          </w:p>
        </w:tc>
      </w:tr>
      <w:tr w:rsidR="00F13179" w:rsidRPr="0010662C" w14:paraId="17B3F004" w14:textId="77777777" w:rsidTr="00B732A4">
        <w:trPr>
          <w:trHeight w:val="607"/>
        </w:trPr>
        <w:tc>
          <w:tcPr>
            <w:tcW w:w="473" w:type="dxa"/>
            <w:vMerge/>
            <w:vAlign w:val="center"/>
          </w:tcPr>
          <w:p w14:paraId="164398B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B732A4">
            <w:pPr>
              <w:pStyle w:val="aff0"/>
              <w:jc w:val="center"/>
            </w:pPr>
          </w:p>
        </w:tc>
        <w:tc>
          <w:tcPr>
            <w:tcW w:w="3119" w:type="dxa"/>
            <w:vAlign w:val="center"/>
          </w:tcPr>
          <w:p w14:paraId="17249A35" w14:textId="77777777" w:rsidR="00F13179" w:rsidRPr="0010662C" w:rsidRDefault="00F13179" w:rsidP="00B732A4">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B732A4">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B732A4">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B732A4">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B732A4">
        <w:trPr>
          <w:trHeight w:val="347"/>
        </w:trPr>
        <w:tc>
          <w:tcPr>
            <w:tcW w:w="421" w:type="dxa"/>
            <w:vAlign w:val="center"/>
          </w:tcPr>
          <w:p w14:paraId="0127CA4D" w14:textId="77777777" w:rsidR="00F13179" w:rsidRPr="004F103C" w:rsidRDefault="00F13179" w:rsidP="00B732A4">
            <w:pPr>
              <w:pStyle w:val="aff0"/>
              <w:jc w:val="center"/>
            </w:pPr>
            <w:r w:rsidRPr="004F103C">
              <w:t>1</w:t>
            </w:r>
          </w:p>
        </w:tc>
        <w:tc>
          <w:tcPr>
            <w:tcW w:w="1984" w:type="dxa"/>
            <w:vAlign w:val="center"/>
          </w:tcPr>
          <w:p w14:paraId="6E8892C9" w14:textId="77777777" w:rsidR="00F13179" w:rsidRPr="004F103C" w:rsidRDefault="00F13179" w:rsidP="00B732A4">
            <w:pPr>
              <w:pStyle w:val="aff0"/>
              <w:jc w:val="center"/>
            </w:pPr>
            <w:r w:rsidRPr="004F103C">
              <w:t>2</w:t>
            </w:r>
          </w:p>
        </w:tc>
        <w:tc>
          <w:tcPr>
            <w:tcW w:w="3119" w:type="dxa"/>
            <w:vAlign w:val="center"/>
          </w:tcPr>
          <w:p w14:paraId="087411CF" w14:textId="77777777" w:rsidR="00F13179" w:rsidRPr="004F103C" w:rsidRDefault="00F13179" w:rsidP="00B732A4">
            <w:pPr>
              <w:pStyle w:val="aff0"/>
              <w:jc w:val="center"/>
            </w:pPr>
            <w:r w:rsidRPr="004F103C">
              <w:t>3</w:t>
            </w:r>
          </w:p>
        </w:tc>
        <w:tc>
          <w:tcPr>
            <w:tcW w:w="708" w:type="dxa"/>
            <w:vAlign w:val="center"/>
          </w:tcPr>
          <w:p w14:paraId="67DBE2D3" w14:textId="77777777" w:rsidR="00F13179" w:rsidRPr="004F103C" w:rsidRDefault="00F13179" w:rsidP="00B732A4">
            <w:pPr>
              <w:pStyle w:val="aff0"/>
              <w:jc w:val="center"/>
            </w:pPr>
            <w:r w:rsidRPr="004F103C">
              <w:t>4</w:t>
            </w:r>
          </w:p>
        </w:tc>
        <w:tc>
          <w:tcPr>
            <w:tcW w:w="709" w:type="dxa"/>
            <w:vAlign w:val="center"/>
          </w:tcPr>
          <w:p w14:paraId="7999B46E" w14:textId="77777777" w:rsidR="00F13179" w:rsidRPr="004F103C" w:rsidRDefault="00F13179" w:rsidP="00B732A4">
            <w:pPr>
              <w:pStyle w:val="aff0"/>
              <w:jc w:val="center"/>
            </w:pPr>
            <w:r w:rsidRPr="004F103C">
              <w:t>5</w:t>
            </w:r>
          </w:p>
        </w:tc>
        <w:tc>
          <w:tcPr>
            <w:tcW w:w="709" w:type="dxa"/>
            <w:vAlign w:val="center"/>
          </w:tcPr>
          <w:p w14:paraId="18ABE2DD" w14:textId="77777777" w:rsidR="00F13179" w:rsidRPr="004F103C" w:rsidRDefault="00F13179" w:rsidP="00B732A4">
            <w:pPr>
              <w:pStyle w:val="aff0"/>
              <w:jc w:val="center"/>
            </w:pPr>
            <w:r w:rsidRPr="004F103C">
              <w:t>6</w:t>
            </w:r>
          </w:p>
        </w:tc>
        <w:tc>
          <w:tcPr>
            <w:tcW w:w="1843" w:type="dxa"/>
            <w:vAlign w:val="center"/>
          </w:tcPr>
          <w:p w14:paraId="152AF85A" w14:textId="77777777" w:rsidR="00F13179" w:rsidRPr="004F103C" w:rsidRDefault="00F13179" w:rsidP="00B732A4">
            <w:pPr>
              <w:pStyle w:val="aff0"/>
              <w:jc w:val="center"/>
            </w:pPr>
            <w:r w:rsidRPr="004F103C">
              <w:t>7</w:t>
            </w:r>
          </w:p>
        </w:tc>
      </w:tr>
      <w:tr w:rsidR="00F13179" w:rsidRPr="0010662C" w14:paraId="206F8CD6" w14:textId="77777777" w:rsidTr="00B732A4">
        <w:trPr>
          <w:trHeight w:val="347"/>
        </w:trPr>
        <w:tc>
          <w:tcPr>
            <w:tcW w:w="421" w:type="dxa"/>
            <w:vMerge w:val="restart"/>
            <w:vAlign w:val="center"/>
          </w:tcPr>
          <w:p w14:paraId="38491D9D" w14:textId="77777777" w:rsidR="00F13179" w:rsidRPr="004F103C" w:rsidRDefault="00F13179" w:rsidP="00B732A4">
            <w:pPr>
              <w:pStyle w:val="aff0"/>
              <w:jc w:val="center"/>
            </w:pPr>
            <w:r w:rsidRPr="004F103C">
              <w:t>4</w:t>
            </w:r>
          </w:p>
        </w:tc>
        <w:tc>
          <w:tcPr>
            <w:tcW w:w="1984" w:type="dxa"/>
            <w:vMerge w:val="restart"/>
            <w:vAlign w:val="center"/>
          </w:tcPr>
          <w:p w14:paraId="6801D079" w14:textId="77777777" w:rsidR="00F13179" w:rsidRPr="00C83F99" w:rsidRDefault="00F13179" w:rsidP="00B732A4">
            <w:pPr>
              <w:pStyle w:val="aff0"/>
              <w:jc w:val="center"/>
            </w:pPr>
            <w:r w:rsidRPr="00C83F99">
              <w:t>Разработка</w:t>
            </w:r>
          </w:p>
          <w:p w14:paraId="28A793E4" w14:textId="77777777" w:rsidR="00F13179" w:rsidRPr="00C83F99" w:rsidRDefault="00F13179" w:rsidP="00B732A4">
            <w:pPr>
              <w:pStyle w:val="aff0"/>
              <w:jc w:val="center"/>
            </w:pPr>
            <w:r w:rsidRPr="00C83F99">
              <w:t>экономического</w:t>
            </w:r>
          </w:p>
          <w:p w14:paraId="3FE154D0" w14:textId="77777777" w:rsidR="00F13179" w:rsidRPr="00C83F99" w:rsidRDefault="00F13179" w:rsidP="00B732A4">
            <w:pPr>
              <w:pStyle w:val="aff0"/>
              <w:jc w:val="center"/>
            </w:pPr>
            <w:r w:rsidRPr="00C83F99">
              <w:t>раздела</w:t>
            </w:r>
          </w:p>
        </w:tc>
        <w:tc>
          <w:tcPr>
            <w:tcW w:w="3119" w:type="dxa"/>
            <w:vAlign w:val="center"/>
          </w:tcPr>
          <w:p w14:paraId="427F983D" w14:textId="77777777" w:rsidR="00F13179" w:rsidRPr="00682912" w:rsidRDefault="00F13179" w:rsidP="00B732A4">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B732A4">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B732A4">
        <w:trPr>
          <w:trHeight w:val="346"/>
        </w:trPr>
        <w:tc>
          <w:tcPr>
            <w:tcW w:w="421" w:type="dxa"/>
            <w:vMerge/>
            <w:vAlign w:val="center"/>
          </w:tcPr>
          <w:p w14:paraId="727AC1E2" w14:textId="77777777" w:rsidR="00F13179" w:rsidRPr="00682912" w:rsidRDefault="00F13179" w:rsidP="00B732A4">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B732A4">
            <w:pPr>
              <w:pStyle w:val="aff0"/>
              <w:jc w:val="center"/>
            </w:pPr>
          </w:p>
        </w:tc>
        <w:tc>
          <w:tcPr>
            <w:tcW w:w="3119" w:type="dxa"/>
            <w:vAlign w:val="center"/>
          </w:tcPr>
          <w:p w14:paraId="71D7D252" w14:textId="77777777" w:rsidR="00F13179" w:rsidRPr="00C83F99" w:rsidRDefault="00F13179" w:rsidP="00B732A4">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B732A4">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B732A4">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B732A4">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B732A4">
            <w:pPr>
              <w:pStyle w:val="aff0"/>
              <w:jc w:val="center"/>
              <w:rPr>
                <w:lang w:val="en-US"/>
              </w:rPr>
            </w:pPr>
            <w:r w:rsidRPr="0010662C">
              <w:t>Программист</w:t>
            </w:r>
          </w:p>
        </w:tc>
      </w:tr>
      <w:tr w:rsidR="00F13179" w:rsidRPr="0010662C" w14:paraId="21335EAB" w14:textId="77777777" w:rsidTr="00B732A4">
        <w:trPr>
          <w:trHeight w:val="346"/>
        </w:trPr>
        <w:tc>
          <w:tcPr>
            <w:tcW w:w="421" w:type="dxa"/>
            <w:vMerge/>
            <w:vAlign w:val="center"/>
          </w:tcPr>
          <w:p w14:paraId="3E9847BF" w14:textId="77777777" w:rsidR="00F13179" w:rsidRPr="0010662C" w:rsidRDefault="00F13179" w:rsidP="00B732A4">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B732A4">
            <w:pPr>
              <w:pStyle w:val="aff0"/>
              <w:jc w:val="center"/>
            </w:pPr>
          </w:p>
        </w:tc>
        <w:tc>
          <w:tcPr>
            <w:tcW w:w="3119" w:type="dxa"/>
            <w:vAlign w:val="center"/>
          </w:tcPr>
          <w:p w14:paraId="2BF4B84C" w14:textId="77777777" w:rsidR="00F13179" w:rsidRPr="00C83F99" w:rsidRDefault="00F13179" w:rsidP="00B732A4">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B732A4">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B732A4">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B732A4">
        <w:trPr>
          <w:trHeight w:val="793"/>
        </w:trPr>
        <w:tc>
          <w:tcPr>
            <w:tcW w:w="421" w:type="dxa"/>
            <w:vMerge w:val="restart"/>
            <w:vAlign w:val="center"/>
          </w:tcPr>
          <w:p w14:paraId="4AC380CA" w14:textId="77777777" w:rsidR="00F13179" w:rsidRPr="004E41B5" w:rsidRDefault="00F13179" w:rsidP="00B732A4">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B732A4">
            <w:pPr>
              <w:pStyle w:val="aff0"/>
              <w:jc w:val="center"/>
            </w:pPr>
            <w:r w:rsidRPr="00C83F99">
              <w:t>Разработка</w:t>
            </w:r>
          </w:p>
          <w:p w14:paraId="6AA3B081" w14:textId="77777777" w:rsidR="00F13179" w:rsidRPr="00C83F99" w:rsidRDefault="00F13179" w:rsidP="00B732A4">
            <w:pPr>
              <w:pStyle w:val="aff0"/>
              <w:jc w:val="center"/>
            </w:pPr>
            <w:r w:rsidRPr="00C83F99">
              <w:t>экологического раздела</w:t>
            </w:r>
          </w:p>
        </w:tc>
        <w:tc>
          <w:tcPr>
            <w:tcW w:w="3119" w:type="dxa"/>
            <w:vAlign w:val="center"/>
          </w:tcPr>
          <w:p w14:paraId="24B7370E" w14:textId="77777777" w:rsidR="00F13179" w:rsidRPr="00C83F99" w:rsidRDefault="00F13179" w:rsidP="00B732A4">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B732A4">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B732A4">
            <w:pPr>
              <w:pStyle w:val="aff0"/>
              <w:jc w:val="center"/>
            </w:pPr>
            <w:r w:rsidRPr="00682912">
              <w:t>Преподаватель-консультант</w:t>
            </w:r>
            <w:r>
              <w:t xml:space="preserve"> по части БЖД</w:t>
            </w:r>
          </w:p>
        </w:tc>
      </w:tr>
      <w:tr w:rsidR="00F13179" w:rsidRPr="0010662C" w14:paraId="2BEF5289" w14:textId="77777777" w:rsidTr="00B732A4">
        <w:trPr>
          <w:trHeight w:val="793"/>
        </w:trPr>
        <w:tc>
          <w:tcPr>
            <w:tcW w:w="421" w:type="dxa"/>
            <w:vMerge/>
            <w:vAlign w:val="center"/>
          </w:tcPr>
          <w:p w14:paraId="2F833A06" w14:textId="77777777" w:rsidR="00F13179" w:rsidRPr="00FA2ACA" w:rsidRDefault="00F13179" w:rsidP="00B732A4">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B732A4">
            <w:pPr>
              <w:pStyle w:val="aff0"/>
              <w:jc w:val="center"/>
            </w:pPr>
          </w:p>
        </w:tc>
        <w:tc>
          <w:tcPr>
            <w:tcW w:w="3119" w:type="dxa"/>
            <w:vAlign w:val="center"/>
          </w:tcPr>
          <w:p w14:paraId="6DA0AFEB" w14:textId="77777777" w:rsidR="00F13179" w:rsidRPr="00C83F99" w:rsidRDefault="00F13179" w:rsidP="00B732A4">
            <w:pPr>
              <w:pStyle w:val="aff0"/>
              <w:jc w:val="center"/>
            </w:pPr>
            <w:r>
              <w:t>Написание раздела по БЖД</w:t>
            </w:r>
          </w:p>
        </w:tc>
        <w:tc>
          <w:tcPr>
            <w:tcW w:w="708" w:type="dxa"/>
            <w:vAlign w:val="center"/>
          </w:tcPr>
          <w:p w14:paraId="4889C913" w14:textId="77777777" w:rsidR="00F13179" w:rsidRDefault="00F13179" w:rsidP="00B732A4">
            <w:pPr>
              <w:pStyle w:val="aff0"/>
              <w:spacing w:line="276" w:lineRule="auto"/>
              <w:jc w:val="center"/>
              <w:rPr>
                <w:szCs w:val="24"/>
              </w:rPr>
            </w:pPr>
            <w:r>
              <w:rPr>
                <w:szCs w:val="24"/>
              </w:rPr>
              <w:t>5</w:t>
            </w:r>
          </w:p>
        </w:tc>
        <w:tc>
          <w:tcPr>
            <w:tcW w:w="709" w:type="dxa"/>
            <w:vAlign w:val="center"/>
          </w:tcPr>
          <w:p w14:paraId="68F3BDBC" w14:textId="77777777" w:rsidR="00F13179" w:rsidRDefault="00F13179" w:rsidP="00B732A4">
            <w:pPr>
              <w:pStyle w:val="aff0"/>
              <w:spacing w:line="276" w:lineRule="auto"/>
              <w:jc w:val="center"/>
              <w:rPr>
                <w:szCs w:val="24"/>
              </w:rPr>
            </w:pPr>
            <w:r>
              <w:rPr>
                <w:szCs w:val="24"/>
              </w:rPr>
              <w:t>8</w:t>
            </w:r>
          </w:p>
        </w:tc>
        <w:tc>
          <w:tcPr>
            <w:tcW w:w="709" w:type="dxa"/>
            <w:vAlign w:val="center"/>
          </w:tcPr>
          <w:p w14:paraId="69C2BB59" w14:textId="77777777" w:rsidR="00F13179" w:rsidRDefault="00F13179" w:rsidP="00B732A4">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B732A4">
            <w:pPr>
              <w:pStyle w:val="aff0"/>
              <w:jc w:val="center"/>
            </w:pPr>
            <w:r w:rsidRPr="0010662C">
              <w:t>Программист</w:t>
            </w:r>
          </w:p>
        </w:tc>
      </w:tr>
      <w:tr w:rsidR="00F13179" w:rsidRPr="0010662C" w14:paraId="6F7B6F15" w14:textId="77777777" w:rsidTr="00B732A4">
        <w:trPr>
          <w:trHeight w:val="793"/>
        </w:trPr>
        <w:tc>
          <w:tcPr>
            <w:tcW w:w="421" w:type="dxa"/>
            <w:vMerge/>
            <w:vAlign w:val="center"/>
          </w:tcPr>
          <w:p w14:paraId="173E1056" w14:textId="77777777" w:rsidR="00F13179" w:rsidRDefault="00F13179" w:rsidP="00B732A4">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B732A4">
            <w:pPr>
              <w:pStyle w:val="aff0"/>
              <w:jc w:val="center"/>
            </w:pPr>
          </w:p>
        </w:tc>
        <w:tc>
          <w:tcPr>
            <w:tcW w:w="3119" w:type="dxa"/>
            <w:vAlign w:val="center"/>
          </w:tcPr>
          <w:p w14:paraId="451C6628" w14:textId="77777777" w:rsidR="00F13179" w:rsidRPr="00C83F99" w:rsidRDefault="00F13179" w:rsidP="00B732A4">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B732A4">
            <w:pPr>
              <w:pStyle w:val="aff0"/>
              <w:spacing w:line="276" w:lineRule="auto"/>
              <w:jc w:val="center"/>
            </w:pPr>
            <w:r>
              <w:t>1</w:t>
            </w:r>
          </w:p>
        </w:tc>
        <w:tc>
          <w:tcPr>
            <w:tcW w:w="709" w:type="dxa"/>
            <w:vAlign w:val="center"/>
          </w:tcPr>
          <w:p w14:paraId="126F72BF" w14:textId="77777777" w:rsidR="00F13179" w:rsidRPr="00355134" w:rsidRDefault="00F13179" w:rsidP="00B732A4">
            <w:pPr>
              <w:pStyle w:val="aff0"/>
              <w:spacing w:line="276" w:lineRule="auto"/>
              <w:jc w:val="center"/>
            </w:pPr>
            <w:r>
              <w:rPr>
                <w:szCs w:val="24"/>
              </w:rPr>
              <w:t>5</w:t>
            </w:r>
          </w:p>
        </w:tc>
        <w:tc>
          <w:tcPr>
            <w:tcW w:w="709" w:type="dxa"/>
            <w:vAlign w:val="center"/>
          </w:tcPr>
          <w:p w14:paraId="5891C28E" w14:textId="77777777" w:rsidR="00F13179" w:rsidRPr="00355134" w:rsidRDefault="00F13179" w:rsidP="00B732A4">
            <w:pPr>
              <w:pStyle w:val="aff0"/>
              <w:spacing w:line="276" w:lineRule="auto"/>
              <w:jc w:val="center"/>
            </w:pPr>
            <w:r w:rsidRPr="0014522E">
              <w:t>3</w:t>
            </w:r>
          </w:p>
        </w:tc>
        <w:tc>
          <w:tcPr>
            <w:tcW w:w="1843" w:type="dxa"/>
            <w:vAlign w:val="center"/>
          </w:tcPr>
          <w:p w14:paraId="6AE1B220" w14:textId="77777777" w:rsidR="00F13179" w:rsidRPr="0010662C" w:rsidRDefault="00F13179" w:rsidP="00B732A4">
            <w:pPr>
              <w:pStyle w:val="aff0"/>
              <w:jc w:val="center"/>
            </w:pPr>
            <w:r w:rsidRPr="00682912">
              <w:t>Преподаватель-консультант</w:t>
            </w:r>
            <w:r>
              <w:t xml:space="preserve"> по части БЖД</w:t>
            </w:r>
          </w:p>
        </w:tc>
      </w:tr>
      <w:tr w:rsidR="00F13179" w:rsidRPr="0082151A" w14:paraId="44F70ED3" w14:textId="77777777" w:rsidTr="00B732A4">
        <w:trPr>
          <w:trHeight w:val="454"/>
        </w:trPr>
        <w:tc>
          <w:tcPr>
            <w:tcW w:w="421" w:type="dxa"/>
            <w:vMerge w:val="restart"/>
            <w:vAlign w:val="center"/>
          </w:tcPr>
          <w:p w14:paraId="6D616366" w14:textId="77777777" w:rsidR="00F13179" w:rsidRPr="004E41B5" w:rsidRDefault="00F13179" w:rsidP="00B732A4">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B732A4">
            <w:pPr>
              <w:pStyle w:val="aff0"/>
              <w:jc w:val="center"/>
              <w:rPr>
                <w:lang w:val="en-US"/>
              </w:rPr>
            </w:pPr>
            <w:r w:rsidRPr="0082151A">
              <w:rPr>
                <w:lang w:val="en-US"/>
              </w:rPr>
              <w:t>Утверждение ВКР</w:t>
            </w:r>
          </w:p>
        </w:tc>
        <w:tc>
          <w:tcPr>
            <w:tcW w:w="3119" w:type="dxa"/>
            <w:vAlign w:val="center"/>
          </w:tcPr>
          <w:p w14:paraId="4AD54054" w14:textId="77777777" w:rsidR="00F13179" w:rsidRPr="0082151A" w:rsidRDefault="00F13179" w:rsidP="00B732A4">
            <w:pPr>
              <w:pStyle w:val="aff0"/>
              <w:jc w:val="center"/>
              <w:rPr>
                <w:lang w:val="en-US"/>
              </w:rPr>
            </w:pPr>
            <w:r w:rsidRPr="0082151A">
              <w:rPr>
                <w:lang w:val="en-US"/>
              </w:rPr>
              <w:t>Проверка отчета ВКР</w:t>
            </w:r>
          </w:p>
        </w:tc>
        <w:tc>
          <w:tcPr>
            <w:tcW w:w="708" w:type="dxa"/>
            <w:vAlign w:val="center"/>
          </w:tcPr>
          <w:p w14:paraId="7211AF87" w14:textId="77777777" w:rsidR="00F13179" w:rsidRPr="00F45750" w:rsidRDefault="00F13179" w:rsidP="00B732A4">
            <w:pPr>
              <w:pStyle w:val="aff0"/>
              <w:jc w:val="center"/>
            </w:pPr>
            <w:r>
              <w:t>3</w:t>
            </w:r>
          </w:p>
        </w:tc>
        <w:tc>
          <w:tcPr>
            <w:tcW w:w="709" w:type="dxa"/>
            <w:vAlign w:val="center"/>
          </w:tcPr>
          <w:p w14:paraId="2B87C628" w14:textId="77777777" w:rsidR="00F13179" w:rsidRPr="0030206A" w:rsidRDefault="00F13179" w:rsidP="00B732A4">
            <w:pPr>
              <w:pStyle w:val="aff0"/>
              <w:jc w:val="center"/>
            </w:pPr>
            <w:r>
              <w:t>8</w:t>
            </w:r>
          </w:p>
        </w:tc>
        <w:tc>
          <w:tcPr>
            <w:tcW w:w="709" w:type="dxa"/>
            <w:vAlign w:val="center"/>
          </w:tcPr>
          <w:p w14:paraId="12C9A69B" w14:textId="77777777" w:rsidR="00F13179" w:rsidRPr="0030206A" w:rsidRDefault="00F13179" w:rsidP="00B732A4">
            <w:pPr>
              <w:pStyle w:val="aff0"/>
              <w:jc w:val="center"/>
            </w:pPr>
            <w:r w:rsidRPr="0014522E">
              <w:t>5</w:t>
            </w:r>
          </w:p>
        </w:tc>
        <w:tc>
          <w:tcPr>
            <w:tcW w:w="1843" w:type="dxa"/>
            <w:vAlign w:val="center"/>
          </w:tcPr>
          <w:p w14:paraId="5D093304" w14:textId="77777777" w:rsidR="00F13179" w:rsidRPr="0082151A" w:rsidRDefault="00F13179" w:rsidP="00B732A4">
            <w:pPr>
              <w:pStyle w:val="aff0"/>
              <w:jc w:val="center"/>
              <w:rPr>
                <w:lang w:val="en-US"/>
              </w:rPr>
            </w:pPr>
            <w:r w:rsidRPr="0082151A">
              <w:rPr>
                <w:lang w:val="en-US"/>
              </w:rPr>
              <w:t>Руководитель</w:t>
            </w:r>
          </w:p>
        </w:tc>
      </w:tr>
      <w:tr w:rsidR="00F13179" w:rsidRPr="0082151A" w14:paraId="605ABA66" w14:textId="77777777" w:rsidTr="00B732A4">
        <w:trPr>
          <w:trHeight w:val="454"/>
        </w:trPr>
        <w:tc>
          <w:tcPr>
            <w:tcW w:w="421" w:type="dxa"/>
            <w:vMerge/>
            <w:vAlign w:val="center"/>
          </w:tcPr>
          <w:p w14:paraId="55007D7B" w14:textId="77777777" w:rsidR="00F13179" w:rsidRPr="004E41B5" w:rsidRDefault="00F13179" w:rsidP="00B732A4">
            <w:pPr>
              <w:pStyle w:val="aff0"/>
              <w:rPr>
                <w:lang w:val="en-US"/>
              </w:rPr>
            </w:pPr>
          </w:p>
        </w:tc>
        <w:tc>
          <w:tcPr>
            <w:tcW w:w="1984" w:type="dxa"/>
            <w:vMerge/>
            <w:vAlign w:val="center"/>
          </w:tcPr>
          <w:p w14:paraId="0EDAC6CE" w14:textId="77777777" w:rsidR="00F13179" w:rsidRPr="0082151A" w:rsidRDefault="00F13179" w:rsidP="00B732A4">
            <w:pPr>
              <w:pStyle w:val="aff0"/>
              <w:jc w:val="center"/>
              <w:rPr>
                <w:lang w:val="en-US"/>
              </w:rPr>
            </w:pPr>
          </w:p>
        </w:tc>
        <w:tc>
          <w:tcPr>
            <w:tcW w:w="3119" w:type="dxa"/>
            <w:vAlign w:val="center"/>
          </w:tcPr>
          <w:p w14:paraId="7A098E9F" w14:textId="77777777" w:rsidR="00F13179" w:rsidRPr="0082151A" w:rsidRDefault="00F13179" w:rsidP="00B732A4">
            <w:pPr>
              <w:pStyle w:val="aff0"/>
              <w:jc w:val="center"/>
              <w:rPr>
                <w:lang w:val="en-US"/>
              </w:rPr>
            </w:pPr>
            <w:r w:rsidRPr="0082151A">
              <w:rPr>
                <w:lang w:val="en-US"/>
              </w:rPr>
              <w:t>Устранение ошибок</w:t>
            </w:r>
          </w:p>
        </w:tc>
        <w:tc>
          <w:tcPr>
            <w:tcW w:w="708" w:type="dxa"/>
            <w:vAlign w:val="center"/>
          </w:tcPr>
          <w:p w14:paraId="5BB15608" w14:textId="77777777" w:rsidR="00F13179" w:rsidRPr="0082151A" w:rsidRDefault="00F13179" w:rsidP="00B732A4">
            <w:pPr>
              <w:pStyle w:val="aff0"/>
              <w:spacing w:line="276" w:lineRule="auto"/>
              <w:jc w:val="center"/>
            </w:pPr>
            <w:r>
              <w:t>6</w:t>
            </w:r>
          </w:p>
        </w:tc>
        <w:tc>
          <w:tcPr>
            <w:tcW w:w="709" w:type="dxa"/>
            <w:vAlign w:val="center"/>
          </w:tcPr>
          <w:p w14:paraId="3D3E5CE1" w14:textId="77777777" w:rsidR="00F13179" w:rsidRPr="0082151A" w:rsidRDefault="00F13179" w:rsidP="00B732A4">
            <w:pPr>
              <w:pStyle w:val="aff0"/>
              <w:jc w:val="center"/>
              <w:rPr>
                <w:lang w:val="en-US"/>
              </w:rPr>
            </w:pPr>
            <w:r>
              <w:rPr>
                <w:lang w:val="en-US"/>
              </w:rPr>
              <w:t>24</w:t>
            </w:r>
          </w:p>
        </w:tc>
        <w:tc>
          <w:tcPr>
            <w:tcW w:w="709" w:type="dxa"/>
            <w:vAlign w:val="center"/>
          </w:tcPr>
          <w:p w14:paraId="1C7DF3C4" w14:textId="77777777" w:rsidR="00F13179" w:rsidRPr="0030206A" w:rsidRDefault="00F13179" w:rsidP="00B732A4">
            <w:pPr>
              <w:pStyle w:val="aff0"/>
              <w:jc w:val="center"/>
            </w:pPr>
            <w:r w:rsidRPr="0014522E">
              <w:t>14</w:t>
            </w:r>
          </w:p>
        </w:tc>
        <w:tc>
          <w:tcPr>
            <w:tcW w:w="1843" w:type="dxa"/>
            <w:vAlign w:val="center"/>
          </w:tcPr>
          <w:p w14:paraId="26FD5962" w14:textId="77777777" w:rsidR="00F13179" w:rsidRPr="0082151A" w:rsidRDefault="00F13179" w:rsidP="00B732A4">
            <w:pPr>
              <w:pStyle w:val="aff0"/>
              <w:jc w:val="center"/>
              <w:rPr>
                <w:lang w:val="en-US"/>
              </w:rPr>
            </w:pPr>
            <w:r w:rsidRPr="0082151A">
              <w:rPr>
                <w:lang w:val="en-US"/>
              </w:rPr>
              <w:t>Программист</w:t>
            </w:r>
          </w:p>
        </w:tc>
      </w:tr>
      <w:tr w:rsidR="00F13179" w:rsidRPr="0082151A" w14:paraId="709D3CBC" w14:textId="77777777" w:rsidTr="00B732A4">
        <w:trPr>
          <w:trHeight w:val="454"/>
        </w:trPr>
        <w:tc>
          <w:tcPr>
            <w:tcW w:w="421" w:type="dxa"/>
            <w:vMerge/>
            <w:vAlign w:val="center"/>
          </w:tcPr>
          <w:p w14:paraId="13ADC4EE" w14:textId="77777777" w:rsidR="00F13179" w:rsidRPr="004E41B5" w:rsidRDefault="00F13179" w:rsidP="00B732A4">
            <w:pPr>
              <w:pStyle w:val="aff0"/>
              <w:rPr>
                <w:lang w:val="en-US"/>
              </w:rPr>
            </w:pPr>
          </w:p>
        </w:tc>
        <w:tc>
          <w:tcPr>
            <w:tcW w:w="1984" w:type="dxa"/>
            <w:vMerge/>
            <w:vAlign w:val="center"/>
          </w:tcPr>
          <w:p w14:paraId="0C68AB31" w14:textId="77777777" w:rsidR="00F13179" w:rsidRPr="0082151A" w:rsidRDefault="00F13179" w:rsidP="00B732A4">
            <w:pPr>
              <w:pStyle w:val="aff0"/>
              <w:jc w:val="center"/>
              <w:rPr>
                <w:lang w:val="en-US"/>
              </w:rPr>
            </w:pPr>
          </w:p>
        </w:tc>
        <w:tc>
          <w:tcPr>
            <w:tcW w:w="3119" w:type="dxa"/>
            <w:vAlign w:val="center"/>
          </w:tcPr>
          <w:p w14:paraId="267C2A47" w14:textId="77777777" w:rsidR="00F13179" w:rsidRPr="00317118" w:rsidRDefault="00F13179" w:rsidP="00B732A4">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B732A4">
            <w:pPr>
              <w:pStyle w:val="aff0"/>
              <w:spacing w:line="276" w:lineRule="auto"/>
              <w:jc w:val="center"/>
              <w:rPr>
                <w:lang w:val="en-US"/>
              </w:rPr>
            </w:pPr>
            <w:r>
              <w:t>3</w:t>
            </w:r>
          </w:p>
        </w:tc>
        <w:tc>
          <w:tcPr>
            <w:tcW w:w="709" w:type="dxa"/>
            <w:vAlign w:val="center"/>
          </w:tcPr>
          <w:p w14:paraId="2681299F" w14:textId="77777777" w:rsidR="00F13179" w:rsidRPr="0082151A" w:rsidRDefault="00F13179" w:rsidP="00B732A4">
            <w:pPr>
              <w:pStyle w:val="aff0"/>
              <w:jc w:val="center"/>
              <w:rPr>
                <w:lang w:val="en-US"/>
              </w:rPr>
            </w:pPr>
            <w:r>
              <w:rPr>
                <w:lang w:val="en-US"/>
              </w:rPr>
              <w:t>6</w:t>
            </w:r>
          </w:p>
        </w:tc>
        <w:tc>
          <w:tcPr>
            <w:tcW w:w="709" w:type="dxa"/>
            <w:vAlign w:val="center"/>
          </w:tcPr>
          <w:p w14:paraId="442686FD" w14:textId="77777777" w:rsidR="00F13179" w:rsidRPr="0030206A" w:rsidRDefault="00F13179" w:rsidP="00B732A4">
            <w:pPr>
              <w:pStyle w:val="aff0"/>
              <w:jc w:val="center"/>
            </w:pPr>
            <w:r w:rsidRPr="0014522E">
              <w:t>5</w:t>
            </w:r>
          </w:p>
        </w:tc>
        <w:tc>
          <w:tcPr>
            <w:tcW w:w="1843" w:type="dxa"/>
            <w:vAlign w:val="center"/>
          </w:tcPr>
          <w:p w14:paraId="151563AA" w14:textId="77777777" w:rsidR="00F13179" w:rsidRPr="0082151A" w:rsidRDefault="00F13179" w:rsidP="00B732A4">
            <w:pPr>
              <w:pStyle w:val="aff0"/>
              <w:jc w:val="center"/>
              <w:rPr>
                <w:lang w:val="en-US"/>
              </w:rPr>
            </w:pPr>
            <w:r w:rsidRPr="0082151A">
              <w:rPr>
                <w:lang w:val="en-US"/>
              </w:rPr>
              <w:t>Программист, руководитель</w:t>
            </w:r>
          </w:p>
        </w:tc>
      </w:tr>
      <w:tr w:rsidR="00F13179" w:rsidRPr="0082151A" w14:paraId="756C8B3B" w14:textId="77777777" w:rsidTr="00B732A4">
        <w:trPr>
          <w:trHeight w:val="397"/>
        </w:trPr>
        <w:tc>
          <w:tcPr>
            <w:tcW w:w="6941" w:type="dxa"/>
            <w:gridSpan w:val="5"/>
            <w:vAlign w:val="center"/>
          </w:tcPr>
          <w:p w14:paraId="5B2FD92E" w14:textId="77777777" w:rsidR="00F13179" w:rsidRPr="0082151A" w:rsidRDefault="00F13179" w:rsidP="00B732A4">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B732A4">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B732A4">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B732A4">
        <w:tc>
          <w:tcPr>
            <w:tcW w:w="8642" w:type="dxa"/>
            <w:vAlign w:val="center"/>
          </w:tcPr>
          <w:p w14:paraId="39EA9C22"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B732A4">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r>
        <w:rPr>
          <w:lang w:val="en-US"/>
        </w:rPr>
        <w:t>t</w:t>
      </w:r>
      <w:r>
        <w:rPr>
          <w:vertAlign w:val="subscript"/>
          <w:lang w:val="en-US"/>
        </w:rPr>
        <w:t>min</w:t>
      </w:r>
      <w:r w:rsidRPr="004D3481">
        <w:t xml:space="preserve"> </w:t>
      </w:r>
      <w:r>
        <w:t>–</w:t>
      </w:r>
      <w:r w:rsidRPr="004D3481">
        <w:t xml:space="preserve"> </w:t>
      </w:r>
      <w:r>
        <w:t xml:space="preserve">минимальная длительность работы, </w:t>
      </w:r>
      <w:r>
        <w:rPr>
          <w:lang w:val="en-US"/>
        </w:rPr>
        <w:t>t</w:t>
      </w:r>
      <w:r>
        <w:rPr>
          <w:vertAlign w:val="subscript"/>
          <w:lang w:val="en-US"/>
        </w:rPr>
        <w:t>max</w:t>
      </w:r>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Ганта,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Рисунок 5.2 – График Ганта</w:t>
      </w:r>
    </w:p>
    <w:p w14:paraId="623642E2" w14:textId="77777777" w:rsidR="00F13179" w:rsidRDefault="00F13179" w:rsidP="00F13179">
      <w:pPr>
        <w:pStyle w:val="2"/>
      </w:pPr>
      <w:bookmarkStart w:id="1481" w:name="_Toc168832082"/>
      <w:r>
        <w:t>5.5 Определение затрат на разработку и внедрение программного продукта</w:t>
      </w:r>
      <w:bookmarkEnd w:id="1481"/>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B732A4">
        <w:trPr>
          <w:trHeight w:val="725"/>
        </w:trPr>
        <w:tc>
          <w:tcPr>
            <w:tcW w:w="697" w:type="dxa"/>
            <w:vAlign w:val="center"/>
          </w:tcPr>
          <w:p w14:paraId="5822289F" w14:textId="77777777" w:rsidR="00F13179" w:rsidRDefault="00F13179" w:rsidP="00B732A4">
            <w:pPr>
              <w:pStyle w:val="aff0"/>
              <w:jc w:val="center"/>
            </w:pPr>
            <w:r>
              <w:t>№</w:t>
            </w:r>
          </w:p>
        </w:tc>
        <w:tc>
          <w:tcPr>
            <w:tcW w:w="3267" w:type="dxa"/>
            <w:gridSpan w:val="2"/>
            <w:vAlign w:val="center"/>
          </w:tcPr>
          <w:p w14:paraId="317D3A79" w14:textId="77777777" w:rsidR="00F13179" w:rsidRDefault="00F13179" w:rsidP="00B732A4">
            <w:pPr>
              <w:pStyle w:val="aff0"/>
              <w:jc w:val="center"/>
            </w:pPr>
            <w:r>
              <w:t>Наименование материалов</w:t>
            </w:r>
          </w:p>
        </w:tc>
        <w:tc>
          <w:tcPr>
            <w:tcW w:w="1701" w:type="dxa"/>
            <w:vAlign w:val="center"/>
          </w:tcPr>
          <w:p w14:paraId="2C38FE36" w14:textId="77777777" w:rsidR="00F13179" w:rsidRDefault="00F13179" w:rsidP="00B732A4">
            <w:pPr>
              <w:pStyle w:val="aff0"/>
              <w:jc w:val="center"/>
            </w:pPr>
            <w:r>
              <w:t>Ед. измерения</w:t>
            </w:r>
          </w:p>
        </w:tc>
        <w:tc>
          <w:tcPr>
            <w:tcW w:w="1418" w:type="dxa"/>
            <w:vAlign w:val="center"/>
          </w:tcPr>
          <w:p w14:paraId="217D37AF" w14:textId="77777777" w:rsidR="00F13179" w:rsidRDefault="00F13179" w:rsidP="00B732A4">
            <w:pPr>
              <w:pStyle w:val="aff0"/>
              <w:jc w:val="center"/>
            </w:pPr>
            <w:r>
              <w:t>Количество</w:t>
            </w:r>
          </w:p>
        </w:tc>
        <w:tc>
          <w:tcPr>
            <w:tcW w:w="1134" w:type="dxa"/>
            <w:vAlign w:val="center"/>
          </w:tcPr>
          <w:p w14:paraId="5BCDF4C9" w14:textId="77777777" w:rsidR="00F13179" w:rsidRDefault="00F13179" w:rsidP="00B732A4">
            <w:pPr>
              <w:pStyle w:val="aff0"/>
              <w:jc w:val="center"/>
            </w:pPr>
            <w:r>
              <w:t>Цена за ед. руб.</w:t>
            </w:r>
          </w:p>
        </w:tc>
        <w:tc>
          <w:tcPr>
            <w:tcW w:w="1134" w:type="dxa"/>
            <w:gridSpan w:val="2"/>
            <w:vAlign w:val="center"/>
          </w:tcPr>
          <w:p w14:paraId="0734B66A" w14:textId="77777777" w:rsidR="00F13179" w:rsidRDefault="00F13179" w:rsidP="00B732A4">
            <w:pPr>
              <w:pStyle w:val="aff0"/>
              <w:jc w:val="center"/>
            </w:pPr>
            <w:r>
              <w:t>Сумма, руб.</w:t>
            </w:r>
          </w:p>
        </w:tc>
      </w:tr>
      <w:tr w:rsidR="00F13179" w14:paraId="7AB523D7" w14:textId="77777777" w:rsidTr="00B732A4">
        <w:trPr>
          <w:trHeight w:val="454"/>
        </w:trPr>
        <w:tc>
          <w:tcPr>
            <w:tcW w:w="697" w:type="dxa"/>
            <w:vAlign w:val="center"/>
          </w:tcPr>
          <w:p w14:paraId="0DE12E54" w14:textId="77777777" w:rsidR="00F13179" w:rsidRDefault="00F13179" w:rsidP="00B732A4">
            <w:pPr>
              <w:pStyle w:val="aff0"/>
              <w:jc w:val="center"/>
            </w:pPr>
            <w:r>
              <w:t>1</w:t>
            </w:r>
          </w:p>
        </w:tc>
        <w:tc>
          <w:tcPr>
            <w:tcW w:w="3267" w:type="dxa"/>
            <w:gridSpan w:val="2"/>
            <w:vAlign w:val="center"/>
          </w:tcPr>
          <w:p w14:paraId="12BB010B" w14:textId="77777777" w:rsidR="00F13179" w:rsidRDefault="00F13179" w:rsidP="00B732A4">
            <w:pPr>
              <w:pStyle w:val="aff0"/>
              <w:jc w:val="center"/>
            </w:pPr>
            <w:r>
              <w:t>2</w:t>
            </w:r>
          </w:p>
        </w:tc>
        <w:tc>
          <w:tcPr>
            <w:tcW w:w="1701" w:type="dxa"/>
            <w:vAlign w:val="center"/>
          </w:tcPr>
          <w:p w14:paraId="2B23C323" w14:textId="77777777" w:rsidR="00F13179" w:rsidRDefault="00F13179" w:rsidP="00B732A4">
            <w:pPr>
              <w:pStyle w:val="aff0"/>
              <w:jc w:val="center"/>
            </w:pPr>
            <w:r>
              <w:t>3</w:t>
            </w:r>
          </w:p>
        </w:tc>
        <w:tc>
          <w:tcPr>
            <w:tcW w:w="1418" w:type="dxa"/>
            <w:vAlign w:val="center"/>
          </w:tcPr>
          <w:p w14:paraId="1601DBC7" w14:textId="77777777" w:rsidR="00F13179" w:rsidRDefault="00F13179" w:rsidP="00B732A4">
            <w:pPr>
              <w:pStyle w:val="aff0"/>
              <w:jc w:val="center"/>
            </w:pPr>
            <w:r>
              <w:t>4</w:t>
            </w:r>
          </w:p>
        </w:tc>
        <w:tc>
          <w:tcPr>
            <w:tcW w:w="1134" w:type="dxa"/>
            <w:vAlign w:val="center"/>
          </w:tcPr>
          <w:p w14:paraId="60590E66" w14:textId="77777777" w:rsidR="00F13179" w:rsidRDefault="00F13179" w:rsidP="00B732A4">
            <w:pPr>
              <w:pStyle w:val="aff0"/>
              <w:jc w:val="center"/>
            </w:pPr>
            <w:r>
              <w:t>5</w:t>
            </w:r>
          </w:p>
        </w:tc>
        <w:tc>
          <w:tcPr>
            <w:tcW w:w="1134" w:type="dxa"/>
            <w:gridSpan w:val="2"/>
            <w:vAlign w:val="center"/>
          </w:tcPr>
          <w:p w14:paraId="538A463B" w14:textId="77777777" w:rsidR="00F13179" w:rsidRDefault="00F13179" w:rsidP="00B732A4">
            <w:pPr>
              <w:pStyle w:val="aff0"/>
              <w:jc w:val="center"/>
            </w:pPr>
            <w:r>
              <w:t>6</w:t>
            </w:r>
          </w:p>
        </w:tc>
      </w:tr>
      <w:tr w:rsidR="00F13179" w14:paraId="5394CF5D" w14:textId="77777777" w:rsidTr="00B732A4">
        <w:trPr>
          <w:trHeight w:val="454"/>
        </w:trPr>
        <w:tc>
          <w:tcPr>
            <w:tcW w:w="697" w:type="dxa"/>
            <w:vAlign w:val="center"/>
          </w:tcPr>
          <w:p w14:paraId="122CEA37" w14:textId="77777777" w:rsidR="00F13179" w:rsidRDefault="00F13179" w:rsidP="00B732A4">
            <w:pPr>
              <w:pStyle w:val="aff0"/>
              <w:jc w:val="center"/>
            </w:pPr>
            <w:r>
              <w:t>1</w:t>
            </w:r>
          </w:p>
        </w:tc>
        <w:tc>
          <w:tcPr>
            <w:tcW w:w="3267" w:type="dxa"/>
            <w:gridSpan w:val="2"/>
            <w:vAlign w:val="center"/>
          </w:tcPr>
          <w:p w14:paraId="6022043D" w14:textId="77777777" w:rsidR="00F13179" w:rsidRDefault="00F13179" w:rsidP="00B732A4">
            <w:pPr>
              <w:pStyle w:val="aff0"/>
              <w:jc w:val="center"/>
            </w:pPr>
            <w:r>
              <w:t>Бумага для печати</w:t>
            </w:r>
          </w:p>
        </w:tc>
        <w:tc>
          <w:tcPr>
            <w:tcW w:w="1701" w:type="dxa"/>
            <w:vAlign w:val="center"/>
          </w:tcPr>
          <w:p w14:paraId="14098436" w14:textId="77777777" w:rsidR="00F13179" w:rsidRDefault="00F13179" w:rsidP="00B732A4">
            <w:pPr>
              <w:pStyle w:val="aff0"/>
              <w:jc w:val="center"/>
            </w:pPr>
            <w:r>
              <w:t>пачка</w:t>
            </w:r>
          </w:p>
        </w:tc>
        <w:tc>
          <w:tcPr>
            <w:tcW w:w="1418" w:type="dxa"/>
            <w:vAlign w:val="center"/>
          </w:tcPr>
          <w:p w14:paraId="4C21BC3F" w14:textId="77777777" w:rsidR="00F13179" w:rsidRDefault="00F13179" w:rsidP="00B732A4">
            <w:pPr>
              <w:pStyle w:val="aff0"/>
              <w:jc w:val="center"/>
            </w:pPr>
            <w:r>
              <w:t>1</w:t>
            </w:r>
          </w:p>
        </w:tc>
        <w:tc>
          <w:tcPr>
            <w:tcW w:w="1134" w:type="dxa"/>
            <w:vAlign w:val="center"/>
          </w:tcPr>
          <w:p w14:paraId="453F924E" w14:textId="77777777" w:rsidR="00F13179" w:rsidRDefault="00F13179" w:rsidP="00B732A4">
            <w:pPr>
              <w:pStyle w:val="aff0"/>
              <w:jc w:val="center"/>
            </w:pPr>
            <w:r>
              <w:t>400</w:t>
            </w:r>
          </w:p>
        </w:tc>
        <w:tc>
          <w:tcPr>
            <w:tcW w:w="1134" w:type="dxa"/>
            <w:gridSpan w:val="2"/>
            <w:vAlign w:val="center"/>
          </w:tcPr>
          <w:p w14:paraId="32DC96E0" w14:textId="77777777" w:rsidR="00F13179" w:rsidRDefault="00F13179" w:rsidP="00B732A4">
            <w:pPr>
              <w:pStyle w:val="aff0"/>
              <w:jc w:val="center"/>
            </w:pPr>
            <w:r>
              <w:t>400</w:t>
            </w:r>
          </w:p>
        </w:tc>
      </w:tr>
      <w:tr w:rsidR="00F13179" w14:paraId="6B7F3D72" w14:textId="77777777" w:rsidTr="00B732A4">
        <w:trPr>
          <w:trHeight w:val="454"/>
        </w:trPr>
        <w:tc>
          <w:tcPr>
            <w:tcW w:w="697" w:type="dxa"/>
            <w:vAlign w:val="center"/>
          </w:tcPr>
          <w:p w14:paraId="0EE40146" w14:textId="77777777" w:rsidR="00F13179" w:rsidRDefault="00F13179" w:rsidP="00B732A4">
            <w:pPr>
              <w:pStyle w:val="aff0"/>
              <w:jc w:val="center"/>
            </w:pPr>
            <w:r>
              <w:t>2</w:t>
            </w:r>
          </w:p>
        </w:tc>
        <w:tc>
          <w:tcPr>
            <w:tcW w:w="3267" w:type="dxa"/>
            <w:gridSpan w:val="2"/>
            <w:vAlign w:val="center"/>
          </w:tcPr>
          <w:p w14:paraId="5C118FC7" w14:textId="77777777" w:rsidR="00F13179" w:rsidRDefault="00F13179" w:rsidP="00B732A4">
            <w:pPr>
              <w:pStyle w:val="aff0"/>
              <w:jc w:val="center"/>
            </w:pPr>
            <w:r>
              <w:t>Картридж для принтера</w:t>
            </w:r>
          </w:p>
        </w:tc>
        <w:tc>
          <w:tcPr>
            <w:tcW w:w="1701" w:type="dxa"/>
            <w:vAlign w:val="center"/>
          </w:tcPr>
          <w:p w14:paraId="28C5ABB9" w14:textId="77777777" w:rsidR="00F13179" w:rsidRDefault="00F13179" w:rsidP="00B732A4">
            <w:pPr>
              <w:pStyle w:val="aff0"/>
              <w:jc w:val="center"/>
            </w:pPr>
            <w:r>
              <w:t>шт.</w:t>
            </w:r>
          </w:p>
        </w:tc>
        <w:tc>
          <w:tcPr>
            <w:tcW w:w="1418" w:type="dxa"/>
            <w:vAlign w:val="center"/>
          </w:tcPr>
          <w:p w14:paraId="4259974C" w14:textId="77777777" w:rsidR="00F13179" w:rsidRDefault="00F13179" w:rsidP="00B732A4">
            <w:pPr>
              <w:pStyle w:val="aff0"/>
              <w:jc w:val="center"/>
            </w:pPr>
            <w:r>
              <w:t>1</w:t>
            </w:r>
          </w:p>
        </w:tc>
        <w:tc>
          <w:tcPr>
            <w:tcW w:w="1134" w:type="dxa"/>
            <w:vAlign w:val="center"/>
          </w:tcPr>
          <w:p w14:paraId="020E1634" w14:textId="77777777" w:rsidR="00F13179" w:rsidRDefault="00F13179" w:rsidP="00B732A4">
            <w:pPr>
              <w:pStyle w:val="aff0"/>
              <w:jc w:val="center"/>
            </w:pPr>
            <w:r>
              <w:t>800</w:t>
            </w:r>
          </w:p>
        </w:tc>
        <w:tc>
          <w:tcPr>
            <w:tcW w:w="1134" w:type="dxa"/>
            <w:gridSpan w:val="2"/>
            <w:vAlign w:val="center"/>
          </w:tcPr>
          <w:p w14:paraId="71768954" w14:textId="77777777" w:rsidR="00F13179" w:rsidRDefault="00F13179" w:rsidP="00B732A4">
            <w:pPr>
              <w:pStyle w:val="aff0"/>
              <w:jc w:val="center"/>
            </w:pPr>
            <w:r>
              <w:t>800</w:t>
            </w:r>
          </w:p>
        </w:tc>
      </w:tr>
      <w:tr w:rsidR="00F13179" w14:paraId="3A3C48E4" w14:textId="77777777" w:rsidTr="00B732A4">
        <w:trPr>
          <w:trHeight w:val="454"/>
        </w:trPr>
        <w:tc>
          <w:tcPr>
            <w:tcW w:w="697" w:type="dxa"/>
            <w:vAlign w:val="center"/>
          </w:tcPr>
          <w:p w14:paraId="0B653EC5" w14:textId="77777777" w:rsidR="00F13179" w:rsidRDefault="00F13179" w:rsidP="00B732A4">
            <w:pPr>
              <w:pStyle w:val="aff0"/>
              <w:jc w:val="center"/>
            </w:pPr>
            <w:r>
              <w:t>3</w:t>
            </w:r>
          </w:p>
        </w:tc>
        <w:tc>
          <w:tcPr>
            <w:tcW w:w="3267" w:type="dxa"/>
            <w:gridSpan w:val="2"/>
            <w:vAlign w:val="center"/>
          </w:tcPr>
          <w:p w14:paraId="4625C4E3" w14:textId="77777777" w:rsidR="00F13179" w:rsidRDefault="00F13179" w:rsidP="00B732A4">
            <w:pPr>
              <w:pStyle w:val="aff0"/>
              <w:jc w:val="center"/>
            </w:pPr>
            <w:r>
              <w:t>Услуги связи и интернета</w:t>
            </w:r>
          </w:p>
        </w:tc>
        <w:tc>
          <w:tcPr>
            <w:tcW w:w="1701" w:type="dxa"/>
            <w:vAlign w:val="center"/>
          </w:tcPr>
          <w:p w14:paraId="31FF1095" w14:textId="77777777" w:rsidR="00F13179" w:rsidRDefault="00F13179" w:rsidP="00B732A4">
            <w:pPr>
              <w:pStyle w:val="aff0"/>
              <w:jc w:val="center"/>
            </w:pPr>
            <w:r>
              <w:t>мес.</w:t>
            </w:r>
          </w:p>
        </w:tc>
        <w:tc>
          <w:tcPr>
            <w:tcW w:w="1418" w:type="dxa"/>
            <w:vAlign w:val="center"/>
          </w:tcPr>
          <w:p w14:paraId="212BEEFC" w14:textId="77777777" w:rsidR="00F13179" w:rsidRDefault="00F13179" w:rsidP="00B732A4">
            <w:pPr>
              <w:pStyle w:val="aff0"/>
              <w:jc w:val="center"/>
            </w:pPr>
            <w:r>
              <w:t>2</w:t>
            </w:r>
          </w:p>
        </w:tc>
        <w:tc>
          <w:tcPr>
            <w:tcW w:w="1134" w:type="dxa"/>
            <w:vAlign w:val="center"/>
          </w:tcPr>
          <w:p w14:paraId="2D7BFEA2" w14:textId="77777777" w:rsidR="00F13179" w:rsidRDefault="00F13179" w:rsidP="00B732A4">
            <w:pPr>
              <w:pStyle w:val="aff0"/>
              <w:jc w:val="center"/>
            </w:pPr>
            <w:r>
              <w:t>550</w:t>
            </w:r>
          </w:p>
        </w:tc>
        <w:tc>
          <w:tcPr>
            <w:tcW w:w="1134" w:type="dxa"/>
            <w:gridSpan w:val="2"/>
            <w:vAlign w:val="center"/>
          </w:tcPr>
          <w:p w14:paraId="08E45277" w14:textId="77777777" w:rsidR="00F13179" w:rsidRDefault="00F13179" w:rsidP="00B732A4">
            <w:pPr>
              <w:pStyle w:val="aff0"/>
              <w:jc w:val="center"/>
            </w:pPr>
            <w:r>
              <w:t>1100</w:t>
            </w:r>
          </w:p>
        </w:tc>
      </w:tr>
      <w:tr w:rsidR="00F13179" w14:paraId="2CE35454" w14:textId="77777777" w:rsidTr="00B732A4">
        <w:trPr>
          <w:gridAfter w:val="1"/>
          <w:wAfter w:w="6" w:type="dxa"/>
          <w:trHeight w:val="454"/>
        </w:trPr>
        <w:tc>
          <w:tcPr>
            <w:tcW w:w="704" w:type="dxa"/>
            <w:gridSpan w:val="2"/>
            <w:vAlign w:val="center"/>
          </w:tcPr>
          <w:p w14:paraId="35C52C5E" w14:textId="77777777" w:rsidR="00F13179" w:rsidRDefault="00F13179" w:rsidP="00B732A4">
            <w:pPr>
              <w:pStyle w:val="aff0"/>
              <w:jc w:val="center"/>
            </w:pPr>
            <w:r>
              <w:t>4</w:t>
            </w:r>
          </w:p>
        </w:tc>
        <w:tc>
          <w:tcPr>
            <w:tcW w:w="3260" w:type="dxa"/>
            <w:vAlign w:val="center"/>
          </w:tcPr>
          <w:p w14:paraId="6843EE4F" w14:textId="77777777" w:rsidR="00F13179" w:rsidRDefault="00F13179" w:rsidP="00B732A4">
            <w:pPr>
              <w:pStyle w:val="aff0"/>
              <w:jc w:val="center"/>
            </w:pPr>
            <w:r>
              <w:t>Затраты на электроэнергию</w:t>
            </w:r>
          </w:p>
        </w:tc>
        <w:tc>
          <w:tcPr>
            <w:tcW w:w="1701" w:type="dxa"/>
            <w:vAlign w:val="center"/>
          </w:tcPr>
          <w:p w14:paraId="111A3693" w14:textId="77777777" w:rsidR="00F13179" w:rsidRDefault="00F13179" w:rsidP="00B732A4">
            <w:pPr>
              <w:pStyle w:val="aff0"/>
              <w:jc w:val="center"/>
            </w:pPr>
            <w:r>
              <w:t>-</w:t>
            </w:r>
          </w:p>
        </w:tc>
        <w:tc>
          <w:tcPr>
            <w:tcW w:w="1418" w:type="dxa"/>
            <w:vAlign w:val="center"/>
          </w:tcPr>
          <w:p w14:paraId="35AC7221" w14:textId="77777777" w:rsidR="00F13179" w:rsidRDefault="00F13179" w:rsidP="00B732A4">
            <w:pPr>
              <w:pStyle w:val="aff0"/>
              <w:jc w:val="center"/>
            </w:pPr>
            <w:r>
              <w:t>-</w:t>
            </w:r>
          </w:p>
        </w:tc>
        <w:tc>
          <w:tcPr>
            <w:tcW w:w="1134" w:type="dxa"/>
            <w:vAlign w:val="center"/>
          </w:tcPr>
          <w:p w14:paraId="33A335D4" w14:textId="77777777" w:rsidR="00F13179" w:rsidRDefault="00F13179" w:rsidP="00B732A4">
            <w:pPr>
              <w:pStyle w:val="aff0"/>
              <w:jc w:val="center"/>
            </w:pPr>
            <w:r>
              <w:t>-</w:t>
            </w:r>
          </w:p>
        </w:tc>
        <w:tc>
          <w:tcPr>
            <w:tcW w:w="1128" w:type="dxa"/>
            <w:vAlign w:val="center"/>
          </w:tcPr>
          <w:p w14:paraId="1754D7B1" w14:textId="77777777" w:rsidR="00F13179" w:rsidRDefault="00F13179" w:rsidP="00B732A4">
            <w:pPr>
              <w:pStyle w:val="aff0"/>
              <w:jc w:val="center"/>
            </w:pPr>
            <w:r>
              <w:t>3000</w:t>
            </w:r>
          </w:p>
        </w:tc>
      </w:tr>
      <w:tr w:rsidR="00F13179" w14:paraId="24C0877D" w14:textId="77777777" w:rsidTr="00B732A4">
        <w:trPr>
          <w:gridAfter w:val="1"/>
          <w:wAfter w:w="6" w:type="dxa"/>
          <w:trHeight w:val="454"/>
        </w:trPr>
        <w:tc>
          <w:tcPr>
            <w:tcW w:w="704" w:type="dxa"/>
            <w:gridSpan w:val="2"/>
            <w:vAlign w:val="center"/>
          </w:tcPr>
          <w:p w14:paraId="2826E8BE" w14:textId="77777777" w:rsidR="00F13179" w:rsidRDefault="00F13179" w:rsidP="00B732A4">
            <w:pPr>
              <w:pStyle w:val="aff0"/>
              <w:jc w:val="center"/>
            </w:pPr>
            <w:r>
              <w:t>5</w:t>
            </w:r>
          </w:p>
        </w:tc>
        <w:tc>
          <w:tcPr>
            <w:tcW w:w="3260" w:type="dxa"/>
            <w:vAlign w:val="center"/>
          </w:tcPr>
          <w:p w14:paraId="77BB8CC6" w14:textId="77777777" w:rsidR="00F13179" w:rsidRDefault="00F13179" w:rsidP="00B732A4">
            <w:pPr>
              <w:pStyle w:val="aff0"/>
              <w:jc w:val="center"/>
            </w:pPr>
            <w:r>
              <w:t>Канцелярия</w:t>
            </w:r>
          </w:p>
        </w:tc>
        <w:tc>
          <w:tcPr>
            <w:tcW w:w="1701" w:type="dxa"/>
            <w:vAlign w:val="center"/>
          </w:tcPr>
          <w:p w14:paraId="71147A45" w14:textId="77777777" w:rsidR="00F13179" w:rsidRDefault="00F13179" w:rsidP="00B732A4">
            <w:pPr>
              <w:pStyle w:val="aff0"/>
              <w:jc w:val="center"/>
            </w:pPr>
            <w:r>
              <w:t>-</w:t>
            </w:r>
          </w:p>
        </w:tc>
        <w:tc>
          <w:tcPr>
            <w:tcW w:w="1418" w:type="dxa"/>
            <w:vAlign w:val="center"/>
          </w:tcPr>
          <w:p w14:paraId="39A38A19" w14:textId="77777777" w:rsidR="00F13179" w:rsidRDefault="00F13179" w:rsidP="00B732A4">
            <w:pPr>
              <w:pStyle w:val="aff0"/>
              <w:jc w:val="center"/>
            </w:pPr>
            <w:r>
              <w:t>-</w:t>
            </w:r>
          </w:p>
        </w:tc>
        <w:tc>
          <w:tcPr>
            <w:tcW w:w="1134" w:type="dxa"/>
            <w:vAlign w:val="center"/>
          </w:tcPr>
          <w:p w14:paraId="51F5C39D" w14:textId="77777777" w:rsidR="00F13179" w:rsidRDefault="00F13179" w:rsidP="00B732A4">
            <w:pPr>
              <w:pStyle w:val="aff0"/>
              <w:jc w:val="center"/>
            </w:pPr>
            <w:r>
              <w:t>-</w:t>
            </w:r>
          </w:p>
        </w:tc>
        <w:tc>
          <w:tcPr>
            <w:tcW w:w="1128" w:type="dxa"/>
            <w:vAlign w:val="center"/>
          </w:tcPr>
          <w:p w14:paraId="5C5E3267" w14:textId="77777777" w:rsidR="00F13179" w:rsidRDefault="00F13179" w:rsidP="00B732A4">
            <w:pPr>
              <w:pStyle w:val="aff0"/>
              <w:jc w:val="center"/>
            </w:pPr>
            <w:r>
              <w:t>400</w:t>
            </w:r>
          </w:p>
        </w:tc>
      </w:tr>
      <w:tr w:rsidR="00F13179" w:rsidRPr="00041449" w14:paraId="79DDA2A2" w14:textId="77777777" w:rsidTr="00B732A4">
        <w:trPr>
          <w:gridAfter w:val="1"/>
          <w:wAfter w:w="6" w:type="dxa"/>
          <w:trHeight w:val="454"/>
        </w:trPr>
        <w:tc>
          <w:tcPr>
            <w:tcW w:w="8217" w:type="dxa"/>
            <w:gridSpan w:val="6"/>
            <w:vAlign w:val="center"/>
          </w:tcPr>
          <w:p w14:paraId="091A99BC" w14:textId="77777777" w:rsidR="00F13179" w:rsidRDefault="00F13179" w:rsidP="00B732A4">
            <w:pPr>
              <w:pStyle w:val="aff0"/>
              <w:jc w:val="center"/>
            </w:pPr>
            <w:r>
              <w:t>ИТОГО:</w:t>
            </w:r>
          </w:p>
        </w:tc>
        <w:tc>
          <w:tcPr>
            <w:tcW w:w="1128" w:type="dxa"/>
            <w:vAlign w:val="center"/>
          </w:tcPr>
          <w:p w14:paraId="5C88742C" w14:textId="77777777" w:rsidR="00F13179" w:rsidRPr="00963D48" w:rsidRDefault="00F13179" w:rsidP="00B732A4">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B732A4">
        <w:tc>
          <w:tcPr>
            <w:tcW w:w="2410" w:type="dxa"/>
            <w:vAlign w:val="center"/>
          </w:tcPr>
          <w:p w14:paraId="0D19CAF4" w14:textId="77777777" w:rsidR="00F13179" w:rsidRDefault="00F13179" w:rsidP="00B732A4">
            <w:pPr>
              <w:pStyle w:val="aff0"/>
              <w:jc w:val="center"/>
            </w:pPr>
            <w:r>
              <w:t>Исполнитель</w:t>
            </w:r>
          </w:p>
        </w:tc>
        <w:tc>
          <w:tcPr>
            <w:tcW w:w="1701" w:type="dxa"/>
            <w:vAlign w:val="center"/>
          </w:tcPr>
          <w:p w14:paraId="318B9E8D" w14:textId="77777777" w:rsidR="00F13179" w:rsidRPr="00A53B4F" w:rsidRDefault="00F13179" w:rsidP="00B732A4">
            <w:pPr>
              <w:pStyle w:val="aff0"/>
              <w:jc w:val="center"/>
            </w:pPr>
            <w:r>
              <w:t>Оклад, руб.</w:t>
            </w:r>
          </w:p>
        </w:tc>
        <w:tc>
          <w:tcPr>
            <w:tcW w:w="1559" w:type="dxa"/>
            <w:vAlign w:val="center"/>
          </w:tcPr>
          <w:p w14:paraId="544E4BA2" w14:textId="77777777" w:rsidR="00F13179" w:rsidRDefault="00F13179" w:rsidP="00B732A4">
            <w:pPr>
              <w:pStyle w:val="aff0"/>
              <w:jc w:val="center"/>
            </w:pPr>
            <w:r>
              <w:t>Часовая плата, руб.</w:t>
            </w:r>
          </w:p>
        </w:tc>
        <w:tc>
          <w:tcPr>
            <w:tcW w:w="1721" w:type="dxa"/>
            <w:vAlign w:val="center"/>
          </w:tcPr>
          <w:p w14:paraId="5AB85978" w14:textId="77777777" w:rsidR="00F13179" w:rsidRDefault="00F13179" w:rsidP="00B732A4">
            <w:pPr>
              <w:pStyle w:val="aff0"/>
              <w:jc w:val="center"/>
            </w:pPr>
            <w:r>
              <w:t>Трудоемкость, часы</w:t>
            </w:r>
          </w:p>
        </w:tc>
        <w:tc>
          <w:tcPr>
            <w:tcW w:w="1965" w:type="dxa"/>
            <w:vAlign w:val="center"/>
          </w:tcPr>
          <w:p w14:paraId="6D4D45B4" w14:textId="77777777" w:rsidR="00F13179" w:rsidRDefault="00F13179" w:rsidP="00B732A4">
            <w:pPr>
              <w:pStyle w:val="aff0"/>
              <w:jc w:val="center"/>
            </w:pPr>
            <w:r>
              <w:t>Затраты по заработной плате, руб.</w:t>
            </w:r>
          </w:p>
        </w:tc>
      </w:tr>
      <w:tr w:rsidR="00F13179" w14:paraId="6AF34F55" w14:textId="77777777" w:rsidTr="00B732A4">
        <w:tc>
          <w:tcPr>
            <w:tcW w:w="2410" w:type="dxa"/>
            <w:vAlign w:val="center"/>
          </w:tcPr>
          <w:p w14:paraId="3FAE6161" w14:textId="77777777" w:rsidR="00F13179" w:rsidRDefault="00F13179" w:rsidP="00B732A4">
            <w:pPr>
              <w:pStyle w:val="aff0"/>
              <w:jc w:val="center"/>
            </w:pPr>
            <w:r>
              <w:t>Программист</w:t>
            </w:r>
          </w:p>
        </w:tc>
        <w:tc>
          <w:tcPr>
            <w:tcW w:w="1701" w:type="dxa"/>
            <w:vAlign w:val="center"/>
          </w:tcPr>
          <w:p w14:paraId="1FDA9152" w14:textId="77777777" w:rsidR="00F13179" w:rsidRPr="004B475D" w:rsidRDefault="00F13179" w:rsidP="00B732A4">
            <w:pPr>
              <w:pStyle w:val="aff0"/>
              <w:jc w:val="center"/>
            </w:pPr>
            <w:r>
              <w:t>100000</w:t>
            </w:r>
          </w:p>
        </w:tc>
        <w:tc>
          <w:tcPr>
            <w:tcW w:w="1559" w:type="dxa"/>
            <w:vAlign w:val="center"/>
          </w:tcPr>
          <w:p w14:paraId="1F05AA6B" w14:textId="77777777" w:rsidR="00F13179" w:rsidRPr="00BD6B5A" w:rsidRDefault="00F13179" w:rsidP="00B732A4">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B732A4">
            <w:pPr>
              <w:pStyle w:val="aff0"/>
              <w:jc w:val="center"/>
            </w:pPr>
            <w:r w:rsidRPr="004B475D">
              <w:t>4</w:t>
            </w:r>
            <w:r>
              <w:t>16</w:t>
            </w:r>
          </w:p>
        </w:tc>
        <w:tc>
          <w:tcPr>
            <w:tcW w:w="1965" w:type="dxa"/>
            <w:vAlign w:val="center"/>
          </w:tcPr>
          <w:p w14:paraId="1944440C" w14:textId="77777777" w:rsidR="00F13179" w:rsidRPr="00A84742" w:rsidRDefault="00F13179" w:rsidP="00B732A4">
            <w:pPr>
              <w:pStyle w:val="aff0"/>
              <w:jc w:val="center"/>
            </w:pPr>
            <w:r w:rsidRPr="00C25C76">
              <w:t>247603</w:t>
            </w:r>
          </w:p>
        </w:tc>
      </w:tr>
      <w:tr w:rsidR="00F13179" w14:paraId="273F4833" w14:textId="77777777" w:rsidTr="00B732A4">
        <w:trPr>
          <w:trHeight w:val="380"/>
        </w:trPr>
        <w:tc>
          <w:tcPr>
            <w:tcW w:w="2410" w:type="dxa"/>
            <w:vAlign w:val="center"/>
          </w:tcPr>
          <w:p w14:paraId="13375AF4" w14:textId="77777777" w:rsidR="00F13179" w:rsidRDefault="00F13179" w:rsidP="00B732A4">
            <w:pPr>
              <w:pStyle w:val="aff0"/>
              <w:jc w:val="center"/>
            </w:pPr>
            <w:r>
              <w:t>Руководитель</w:t>
            </w:r>
          </w:p>
        </w:tc>
        <w:tc>
          <w:tcPr>
            <w:tcW w:w="1701" w:type="dxa"/>
            <w:vAlign w:val="center"/>
          </w:tcPr>
          <w:p w14:paraId="4DA90BD8" w14:textId="77777777" w:rsidR="00F13179" w:rsidRDefault="00F13179" w:rsidP="00B732A4">
            <w:pPr>
              <w:pStyle w:val="aff0"/>
              <w:jc w:val="center"/>
            </w:pPr>
            <w:r>
              <w:t>120000</w:t>
            </w:r>
          </w:p>
        </w:tc>
        <w:tc>
          <w:tcPr>
            <w:tcW w:w="1559" w:type="dxa"/>
            <w:vAlign w:val="center"/>
          </w:tcPr>
          <w:p w14:paraId="69384910" w14:textId="77777777" w:rsidR="00F13179" w:rsidRPr="00BD6B5A" w:rsidRDefault="00F13179" w:rsidP="00B732A4">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B732A4">
            <w:pPr>
              <w:pStyle w:val="aff0"/>
              <w:jc w:val="center"/>
            </w:pPr>
            <w:r>
              <w:rPr>
                <w:lang w:val="en-US"/>
              </w:rPr>
              <w:t>32</w:t>
            </w:r>
          </w:p>
        </w:tc>
        <w:tc>
          <w:tcPr>
            <w:tcW w:w="1965" w:type="dxa"/>
            <w:vAlign w:val="center"/>
          </w:tcPr>
          <w:p w14:paraId="59EE54FD" w14:textId="77777777" w:rsidR="00F13179" w:rsidRPr="00A36BF6" w:rsidRDefault="00F13179" w:rsidP="00B732A4">
            <w:pPr>
              <w:pStyle w:val="aff0"/>
              <w:jc w:val="center"/>
              <w:rPr>
                <w:lang w:val="en-US"/>
              </w:rPr>
            </w:pPr>
            <w:r>
              <w:t>22</w:t>
            </w:r>
            <w:r>
              <w:rPr>
                <w:lang w:val="en-US"/>
              </w:rPr>
              <w:t>848</w:t>
            </w:r>
          </w:p>
        </w:tc>
      </w:tr>
      <w:tr w:rsidR="00F13179" w14:paraId="14898AED" w14:textId="77777777" w:rsidTr="00B732A4">
        <w:tc>
          <w:tcPr>
            <w:tcW w:w="2410" w:type="dxa"/>
            <w:vAlign w:val="center"/>
          </w:tcPr>
          <w:p w14:paraId="41C1A1A5" w14:textId="77777777" w:rsidR="00F13179" w:rsidRDefault="00F13179" w:rsidP="00B732A4">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B732A4">
            <w:pPr>
              <w:pStyle w:val="aff0"/>
              <w:jc w:val="center"/>
            </w:pPr>
            <w:r>
              <w:t>50000</w:t>
            </w:r>
          </w:p>
        </w:tc>
        <w:tc>
          <w:tcPr>
            <w:tcW w:w="1559" w:type="dxa"/>
            <w:vAlign w:val="center"/>
          </w:tcPr>
          <w:p w14:paraId="41818391" w14:textId="77777777" w:rsidR="00F13179" w:rsidRPr="0059155E" w:rsidRDefault="00F13179" w:rsidP="00B732A4">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B732A4">
            <w:pPr>
              <w:pStyle w:val="aff0"/>
              <w:jc w:val="center"/>
              <w:rPr>
                <w:lang w:val="en-US"/>
              </w:rPr>
            </w:pPr>
            <w:r>
              <w:rPr>
                <w:lang w:val="en-US"/>
              </w:rPr>
              <w:t>5</w:t>
            </w:r>
          </w:p>
        </w:tc>
        <w:tc>
          <w:tcPr>
            <w:tcW w:w="1965" w:type="dxa"/>
            <w:vAlign w:val="center"/>
          </w:tcPr>
          <w:p w14:paraId="6287F331" w14:textId="77777777" w:rsidR="00F13179" w:rsidRPr="00C80BFD" w:rsidRDefault="00F13179" w:rsidP="00B732A4">
            <w:pPr>
              <w:pStyle w:val="aff0"/>
              <w:jc w:val="center"/>
            </w:pPr>
            <w:r w:rsidRPr="003041F2">
              <w:t>1636</w:t>
            </w:r>
          </w:p>
        </w:tc>
      </w:tr>
      <w:tr w:rsidR="00F13179" w14:paraId="0F8C8628" w14:textId="77777777" w:rsidTr="00B732A4">
        <w:tc>
          <w:tcPr>
            <w:tcW w:w="2410" w:type="dxa"/>
            <w:vAlign w:val="center"/>
          </w:tcPr>
          <w:p w14:paraId="7BA35DB1" w14:textId="77777777" w:rsidR="00F13179" w:rsidRDefault="00F13179" w:rsidP="00B732A4">
            <w:pPr>
              <w:pStyle w:val="aff0"/>
              <w:jc w:val="center"/>
            </w:pPr>
            <w:r>
              <w:t>Преподаватель-консультант по части БЖД</w:t>
            </w:r>
          </w:p>
        </w:tc>
        <w:tc>
          <w:tcPr>
            <w:tcW w:w="1701" w:type="dxa"/>
            <w:vAlign w:val="center"/>
          </w:tcPr>
          <w:p w14:paraId="454E46F6" w14:textId="77777777" w:rsidR="00F13179" w:rsidRDefault="00F13179" w:rsidP="00B732A4">
            <w:pPr>
              <w:pStyle w:val="aff0"/>
              <w:jc w:val="center"/>
            </w:pPr>
            <w:r>
              <w:t>50000</w:t>
            </w:r>
          </w:p>
        </w:tc>
        <w:tc>
          <w:tcPr>
            <w:tcW w:w="1559" w:type="dxa"/>
            <w:vAlign w:val="center"/>
          </w:tcPr>
          <w:p w14:paraId="6705285A" w14:textId="77777777" w:rsidR="00F13179" w:rsidRDefault="00F13179" w:rsidP="00B732A4">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B732A4">
            <w:pPr>
              <w:pStyle w:val="aff0"/>
              <w:jc w:val="center"/>
            </w:pPr>
            <w:r>
              <w:t>5</w:t>
            </w:r>
          </w:p>
        </w:tc>
        <w:tc>
          <w:tcPr>
            <w:tcW w:w="1965" w:type="dxa"/>
            <w:vAlign w:val="center"/>
          </w:tcPr>
          <w:p w14:paraId="686F43E5" w14:textId="77777777" w:rsidR="00F13179" w:rsidRPr="00C80BFD" w:rsidRDefault="00F13179" w:rsidP="00B732A4">
            <w:pPr>
              <w:pStyle w:val="aff0"/>
              <w:jc w:val="center"/>
            </w:pPr>
            <w:r w:rsidRPr="003041F2">
              <w:t>1636</w:t>
            </w:r>
          </w:p>
        </w:tc>
      </w:tr>
      <w:tr w:rsidR="00F13179" w14:paraId="2B7F40E9" w14:textId="77777777" w:rsidTr="00B732A4">
        <w:trPr>
          <w:trHeight w:val="397"/>
        </w:trPr>
        <w:tc>
          <w:tcPr>
            <w:tcW w:w="7391" w:type="dxa"/>
            <w:gridSpan w:val="4"/>
          </w:tcPr>
          <w:p w14:paraId="1D035778" w14:textId="77777777" w:rsidR="00F13179" w:rsidRPr="00CA6696" w:rsidRDefault="00F13179" w:rsidP="00B732A4">
            <w:pPr>
              <w:pStyle w:val="aff0"/>
              <w:jc w:val="center"/>
            </w:pPr>
            <w:r>
              <w:t>ИТОГО:</w:t>
            </w:r>
          </w:p>
        </w:tc>
        <w:tc>
          <w:tcPr>
            <w:tcW w:w="1965" w:type="dxa"/>
            <w:vAlign w:val="center"/>
          </w:tcPr>
          <w:p w14:paraId="243F4D25" w14:textId="77777777" w:rsidR="00F13179" w:rsidRPr="00EC12A5" w:rsidRDefault="00F13179" w:rsidP="00B732A4">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B732A4">
        <w:tc>
          <w:tcPr>
            <w:tcW w:w="8642" w:type="dxa"/>
            <w:vAlign w:val="center"/>
          </w:tcPr>
          <w:p w14:paraId="69569643" w14:textId="77777777" w:rsidR="00F13179" w:rsidRPr="00983126" w:rsidRDefault="00C27C0D"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B732A4">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C27C0D"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B732A4">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B732A4">
        <w:tc>
          <w:tcPr>
            <w:tcW w:w="8602" w:type="dxa"/>
            <w:vAlign w:val="center"/>
          </w:tcPr>
          <w:p w14:paraId="6DD1038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B732A4">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B732A4">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B732A4">
        <w:trPr>
          <w:trHeight w:val="1367"/>
        </w:trPr>
        <w:tc>
          <w:tcPr>
            <w:tcW w:w="932" w:type="dxa"/>
            <w:vAlign w:val="center"/>
          </w:tcPr>
          <w:p w14:paraId="282C59F3" w14:textId="77777777" w:rsidR="00F13179" w:rsidRDefault="00F13179" w:rsidP="00B732A4">
            <w:pPr>
              <w:pStyle w:val="aff0"/>
              <w:jc w:val="center"/>
            </w:pPr>
            <w:r>
              <w:t>№</w:t>
            </w:r>
          </w:p>
        </w:tc>
        <w:tc>
          <w:tcPr>
            <w:tcW w:w="3455" w:type="dxa"/>
            <w:vAlign w:val="center"/>
          </w:tcPr>
          <w:p w14:paraId="4883876F" w14:textId="77777777" w:rsidR="00F13179" w:rsidRDefault="00F13179" w:rsidP="00B732A4">
            <w:pPr>
              <w:pStyle w:val="aff0"/>
              <w:jc w:val="center"/>
            </w:pPr>
            <w:r>
              <w:t>Наименование компьютерного оборудования,</w:t>
            </w:r>
          </w:p>
          <w:p w14:paraId="78EF8417" w14:textId="77777777" w:rsidR="00F13179" w:rsidRDefault="00F13179" w:rsidP="00B732A4">
            <w:pPr>
              <w:pStyle w:val="aff0"/>
              <w:jc w:val="center"/>
            </w:pPr>
            <w:r>
              <w:t>оргтехники, программного обеспечения</w:t>
            </w:r>
          </w:p>
        </w:tc>
        <w:tc>
          <w:tcPr>
            <w:tcW w:w="1559" w:type="dxa"/>
            <w:vAlign w:val="center"/>
          </w:tcPr>
          <w:p w14:paraId="17AB4D3C" w14:textId="77777777" w:rsidR="00F13179" w:rsidRDefault="00F13179" w:rsidP="00B732A4">
            <w:pPr>
              <w:pStyle w:val="aff0"/>
              <w:jc w:val="center"/>
            </w:pPr>
            <w:r>
              <w:t>Количество, шт.</w:t>
            </w:r>
          </w:p>
        </w:tc>
        <w:tc>
          <w:tcPr>
            <w:tcW w:w="1699" w:type="dxa"/>
            <w:vAlign w:val="center"/>
          </w:tcPr>
          <w:p w14:paraId="21BEB969" w14:textId="77777777" w:rsidR="00F13179" w:rsidRDefault="00F13179" w:rsidP="00B732A4">
            <w:pPr>
              <w:pStyle w:val="aff0"/>
              <w:jc w:val="center"/>
            </w:pPr>
            <w:r>
              <w:t>Цена за ед. руб.</w:t>
            </w:r>
          </w:p>
        </w:tc>
        <w:tc>
          <w:tcPr>
            <w:tcW w:w="1700" w:type="dxa"/>
            <w:vAlign w:val="center"/>
          </w:tcPr>
          <w:p w14:paraId="2CDBB6FB" w14:textId="77777777" w:rsidR="00F13179" w:rsidRDefault="00F13179" w:rsidP="00B732A4">
            <w:pPr>
              <w:pStyle w:val="aff0"/>
              <w:jc w:val="center"/>
            </w:pPr>
            <w:r>
              <w:t>Сумма, руб.</w:t>
            </w:r>
          </w:p>
        </w:tc>
      </w:tr>
      <w:tr w:rsidR="00F13179" w14:paraId="6C423D9B" w14:textId="77777777" w:rsidTr="00B732A4">
        <w:trPr>
          <w:trHeight w:val="397"/>
        </w:trPr>
        <w:tc>
          <w:tcPr>
            <w:tcW w:w="932" w:type="dxa"/>
            <w:vAlign w:val="center"/>
          </w:tcPr>
          <w:p w14:paraId="2DD687ED" w14:textId="77777777" w:rsidR="00F13179" w:rsidRDefault="00F13179" w:rsidP="00B732A4">
            <w:pPr>
              <w:pStyle w:val="aff0"/>
              <w:jc w:val="center"/>
            </w:pPr>
            <w:r>
              <w:t>1</w:t>
            </w:r>
          </w:p>
        </w:tc>
        <w:tc>
          <w:tcPr>
            <w:tcW w:w="3455" w:type="dxa"/>
            <w:vAlign w:val="center"/>
          </w:tcPr>
          <w:p w14:paraId="1A296C63" w14:textId="77777777" w:rsidR="00F13179" w:rsidRDefault="00F13179" w:rsidP="00B732A4">
            <w:pPr>
              <w:pStyle w:val="aff0"/>
              <w:jc w:val="center"/>
            </w:pPr>
            <w:r>
              <w:t>2</w:t>
            </w:r>
          </w:p>
        </w:tc>
        <w:tc>
          <w:tcPr>
            <w:tcW w:w="1559" w:type="dxa"/>
            <w:vAlign w:val="center"/>
          </w:tcPr>
          <w:p w14:paraId="422FCAE9" w14:textId="77777777" w:rsidR="00F13179" w:rsidRDefault="00F13179" w:rsidP="00B732A4">
            <w:pPr>
              <w:pStyle w:val="aff0"/>
              <w:jc w:val="center"/>
            </w:pPr>
            <w:r>
              <w:t>3</w:t>
            </w:r>
          </w:p>
        </w:tc>
        <w:tc>
          <w:tcPr>
            <w:tcW w:w="1699" w:type="dxa"/>
            <w:vAlign w:val="center"/>
          </w:tcPr>
          <w:p w14:paraId="3E882848" w14:textId="77777777" w:rsidR="00F13179" w:rsidRDefault="00F13179" w:rsidP="00B732A4">
            <w:pPr>
              <w:pStyle w:val="aff0"/>
              <w:jc w:val="center"/>
            </w:pPr>
            <w:r>
              <w:t>4</w:t>
            </w:r>
          </w:p>
        </w:tc>
        <w:tc>
          <w:tcPr>
            <w:tcW w:w="1700" w:type="dxa"/>
            <w:vAlign w:val="center"/>
          </w:tcPr>
          <w:p w14:paraId="087E319E" w14:textId="77777777" w:rsidR="00F13179" w:rsidRDefault="00F13179" w:rsidP="00B732A4">
            <w:pPr>
              <w:pStyle w:val="aff0"/>
              <w:jc w:val="center"/>
            </w:pPr>
            <w:r>
              <w:t>5</w:t>
            </w:r>
          </w:p>
        </w:tc>
      </w:tr>
      <w:tr w:rsidR="00F13179" w14:paraId="4FF5238E" w14:textId="77777777" w:rsidTr="00B732A4">
        <w:trPr>
          <w:trHeight w:val="397"/>
        </w:trPr>
        <w:tc>
          <w:tcPr>
            <w:tcW w:w="932" w:type="dxa"/>
            <w:vAlign w:val="center"/>
          </w:tcPr>
          <w:p w14:paraId="444260E3" w14:textId="77777777" w:rsidR="00F13179" w:rsidRDefault="00F13179" w:rsidP="00B732A4">
            <w:pPr>
              <w:pStyle w:val="aff0"/>
              <w:jc w:val="center"/>
            </w:pPr>
            <w:r>
              <w:t>1</w:t>
            </w:r>
          </w:p>
        </w:tc>
        <w:tc>
          <w:tcPr>
            <w:tcW w:w="3455" w:type="dxa"/>
            <w:vAlign w:val="center"/>
          </w:tcPr>
          <w:p w14:paraId="418BCECA" w14:textId="77777777" w:rsidR="00F13179" w:rsidRPr="004C4474" w:rsidRDefault="00F13179" w:rsidP="00B732A4">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B732A4">
            <w:pPr>
              <w:pStyle w:val="aff0"/>
              <w:jc w:val="center"/>
            </w:pPr>
            <w:r>
              <w:t>1</w:t>
            </w:r>
          </w:p>
        </w:tc>
        <w:tc>
          <w:tcPr>
            <w:tcW w:w="1699" w:type="dxa"/>
            <w:vAlign w:val="center"/>
          </w:tcPr>
          <w:p w14:paraId="3EC18E10" w14:textId="77777777" w:rsidR="00F13179" w:rsidRPr="00E76407" w:rsidRDefault="00F13179" w:rsidP="00B732A4">
            <w:pPr>
              <w:pStyle w:val="aff0"/>
              <w:jc w:val="center"/>
            </w:pPr>
            <w:r>
              <w:rPr>
                <w:lang w:val="en-US"/>
              </w:rPr>
              <w:t>40</w:t>
            </w:r>
            <w:r>
              <w:t>000</w:t>
            </w:r>
          </w:p>
        </w:tc>
        <w:tc>
          <w:tcPr>
            <w:tcW w:w="1700" w:type="dxa"/>
            <w:vAlign w:val="center"/>
          </w:tcPr>
          <w:p w14:paraId="2273CFBC" w14:textId="77777777" w:rsidR="00F13179" w:rsidRDefault="00F13179" w:rsidP="00B732A4">
            <w:pPr>
              <w:pStyle w:val="aff0"/>
              <w:jc w:val="center"/>
            </w:pPr>
            <w:r>
              <w:rPr>
                <w:lang w:val="en-US"/>
              </w:rPr>
              <w:t>40</w:t>
            </w:r>
            <w:r>
              <w:t>000</w:t>
            </w:r>
          </w:p>
        </w:tc>
      </w:tr>
      <w:tr w:rsidR="00F13179" w14:paraId="5508EBAE" w14:textId="77777777" w:rsidTr="00B732A4">
        <w:trPr>
          <w:trHeight w:val="397"/>
        </w:trPr>
        <w:tc>
          <w:tcPr>
            <w:tcW w:w="932" w:type="dxa"/>
            <w:vAlign w:val="center"/>
          </w:tcPr>
          <w:p w14:paraId="0A61EAA3" w14:textId="77777777" w:rsidR="00F13179" w:rsidRPr="00E76407" w:rsidRDefault="00F13179" w:rsidP="00B732A4">
            <w:pPr>
              <w:pStyle w:val="aff0"/>
              <w:jc w:val="center"/>
            </w:pPr>
            <w:r w:rsidRPr="00E76407">
              <w:t>2</w:t>
            </w:r>
          </w:p>
        </w:tc>
        <w:tc>
          <w:tcPr>
            <w:tcW w:w="3455" w:type="dxa"/>
            <w:vAlign w:val="center"/>
          </w:tcPr>
          <w:p w14:paraId="69731FD7" w14:textId="77777777" w:rsidR="00F13179" w:rsidRDefault="00F13179" w:rsidP="00B732A4">
            <w:pPr>
              <w:pStyle w:val="aff0"/>
              <w:jc w:val="center"/>
            </w:pPr>
            <w:r w:rsidRPr="00DF2CD1">
              <w:t>ПО Office 365</w:t>
            </w:r>
          </w:p>
        </w:tc>
        <w:tc>
          <w:tcPr>
            <w:tcW w:w="1559" w:type="dxa"/>
            <w:vAlign w:val="center"/>
          </w:tcPr>
          <w:p w14:paraId="009976E4" w14:textId="77777777" w:rsidR="00F13179" w:rsidRDefault="00F13179" w:rsidP="00B732A4">
            <w:pPr>
              <w:pStyle w:val="aff0"/>
              <w:jc w:val="center"/>
            </w:pPr>
            <w:r>
              <w:t>1</w:t>
            </w:r>
          </w:p>
        </w:tc>
        <w:tc>
          <w:tcPr>
            <w:tcW w:w="1699" w:type="dxa"/>
            <w:vAlign w:val="center"/>
          </w:tcPr>
          <w:p w14:paraId="1A72BF01" w14:textId="77777777" w:rsidR="00F13179" w:rsidRPr="00E76407" w:rsidRDefault="00F13179" w:rsidP="00B732A4">
            <w:pPr>
              <w:pStyle w:val="aff0"/>
              <w:jc w:val="center"/>
            </w:pPr>
            <w:r w:rsidRPr="00E76407">
              <w:t>5450</w:t>
            </w:r>
          </w:p>
        </w:tc>
        <w:tc>
          <w:tcPr>
            <w:tcW w:w="1700" w:type="dxa"/>
            <w:vAlign w:val="center"/>
          </w:tcPr>
          <w:p w14:paraId="3F16495B" w14:textId="77777777" w:rsidR="00F13179" w:rsidRPr="00E76407" w:rsidRDefault="00F13179" w:rsidP="00B732A4">
            <w:pPr>
              <w:pStyle w:val="aff0"/>
              <w:jc w:val="center"/>
            </w:pPr>
            <w:r w:rsidRPr="00E76407">
              <w:t>5450</w:t>
            </w:r>
          </w:p>
        </w:tc>
      </w:tr>
      <w:tr w:rsidR="00F13179" w14:paraId="06A845EC" w14:textId="77777777" w:rsidTr="00B732A4">
        <w:trPr>
          <w:trHeight w:val="397"/>
        </w:trPr>
        <w:tc>
          <w:tcPr>
            <w:tcW w:w="7645" w:type="dxa"/>
            <w:gridSpan w:val="4"/>
            <w:vAlign w:val="center"/>
          </w:tcPr>
          <w:p w14:paraId="52465C9C" w14:textId="77777777" w:rsidR="00F13179" w:rsidRPr="00E76407" w:rsidRDefault="00F13179" w:rsidP="00B732A4">
            <w:pPr>
              <w:pStyle w:val="aff0"/>
              <w:jc w:val="center"/>
            </w:pPr>
            <w:r>
              <w:t>ИТОГО:</w:t>
            </w:r>
          </w:p>
        </w:tc>
        <w:tc>
          <w:tcPr>
            <w:tcW w:w="1700" w:type="dxa"/>
            <w:vAlign w:val="center"/>
          </w:tcPr>
          <w:p w14:paraId="705BA3D0" w14:textId="77777777" w:rsidR="00F13179" w:rsidRPr="00E76407" w:rsidRDefault="00F13179" w:rsidP="00B732A4">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B732A4">
        <w:trPr>
          <w:trHeight w:val="1362"/>
        </w:trPr>
        <w:tc>
          <w:tcPr>
            <w:tcW w:w="918" w:type="pct"/>
            <w:vAlign w:val="center"/>
          </w:tcPr>
          <w:p w14:paraId="78BE938E" w14:textId="77777777" w:rsidR="00F13179" w:rsidRDefault="00F13179" w:rsidP="00B732A4">
            <w:pPr>
              <w:pStyle w:val="aff0"/>
              <w:jc w:val="center"/>
            </w:pPr>
            <w:r>
              <w:t>Наименование</w:t>
            </w:r>
          </w:p>
          <w:p w14:paraId="422FA05E" w14:textId="77777777" w:rsidR="00F13179" w:rsidRDefault="00F13179" w:rsidP="00B732A4">
            <w:pPr>
              <w:pStyle w:val="aff0"/>
              <w:jc w:val="center"/>
            </w:pPr>
            <w:r>
              <w:t>ОСП</w:t>
            </w:r>
          </w:p>
        </w:tc>
        <w:tc>
          <w:tcPr>
            <w:tcW w:w="1639" w:type="pct"/>
            <w:vAlign w:val="center"/>
          </w:tcPr>
          <w:p w14:paraId="38280CFE" w14:textId="77777777" w:rsidR="00F13179" w:rsidRDefault="00F13179" w:rsidP="00B732A4">
            <w:pPr>
              <w:pStyle w:val="aff0"/>
              <w:jc w:val="center"/>
            </w:pPr>
            <w:r>
              <w:t>Общая первоначальная</w:t>
            </w:r>
          </w:p>
          <w:p w14:paraId="738733C1" w14:textId="77777777" w:rsidR="00F13179" w:rsidRDefault="00F13179" w:rsidP="00B732A4">
            <w:pPr>
              <w:pStyle w:val="aff0"/>
              <w:jc w:val="center"/>
            </w:pPr>
            <w:r>
              <w:t>стоимость, руб</w:t>
            </w:r>
          </w:p>
        </w:tc>
        <w:tc>
          <w:tcPr>
            <w:tcW w:w="1273" w:type="pct"/>
            <w:vAlign w:val="center"/>
          </w:tcPr>
          <w:p w14:paraId="24D957E5" w14:textId="77777777" w:rsidR="00F13179" w:rsidRDefault="00F13179" w:rsidP="00B732A4">
            <w:pPr>
              <w:pStyle w:val="aff0"/>
              <w:jc w:val="center"/>
            </w:pPr>
            <w:r>
              <w:t>Годовая норма</w:t>
            </w:r>
          </w:p>
          <w:p w14:paraId="410DAB82" w14:textId="77777777" w:rsidR="00F13179" w:rsidRDefault="00F13179" w:rsidP="00B732A4">
            <w:pPr>
              <w:pStyle w:val="aff0"/>
              <w:jc w:val="center"/>
            </w:pPr>
            <w:r>
              <w:t>амортизации, %</w:t>
            </w:r>
          </w:p>
        </w:tc>
        <w:tc>
          <w:tcPr>
            <w:tcW w:w="1170" w:type="pct"/>
            <w:vAlign w:val="center"/>
          </w:tcPr>
          <w:p w14:paraId="4479605C" w14:textId="77777777" w:rsidR="00F13179" w:rsidRDefault="00F13179" w:rsidP="00B732A4">
            <w:pPr>
              <w:pStyle w:val="aff0"/>
              <w:jc w:val="center"/>
            </w:pPr>
            <w:r>
              <w:t>Сумма годовой</w:t>
            </w:r>
          </w:p>
          <w:p w14:paraId="7F7283DB" w14:textId="77777777" w:rsidR="00F13179" w:rsidRDefault="00F13179" w:rsidP="00B732A4">
            <w:pPr>
              <w:pStyle w:val="aff0"/>
              <w:jc w:val="center"/>
            </w:pPr>
            <w:r>
              <w:t>амортизации, руб.</w:t>
            </w:r>
          </w:p>
        </w:tc>
      </w:tr>
      <w:tr w:rsidR="00F13179" w14:paraId="245EF9C4" w14:textId="77777777" w:rsidTr="00B732A4">
        <w:trPr>
          <w:trHeight w:val="397"/>
        </w:trPr>
        <w:tc>
          <w:tcPr>
            <w:tcW w:w="918" w:type="pct"/>
            <w:vAlign w:val="center"/>
          </w:tcPr>
          <w:p w14:paraId="21D662C2" w14:textId="77777777" w:rsidR="00F13179" w:rsidRDefault="00F13179" w:rsidP="00B732A4">
            <w:pPr>
              <w:pStyle w:val="aff0"/>
              <w:jc w:val="center"/>
            </w:pPr>
            <w:r>
              <w:t>1</w:t>
            </w:r>
          </w:p>
        </w:tc>
        <w:tc>
          <w:tcPr>
            <w:tcW w:w="1639" w:type="pct"/>
            <w:vAlign w:val="center"/>
          </w:tcPr>
          <w:p w14:paraId="38976546" w14:textId="77777777" w:rsidR="00F13179" w:rsidRDefault="00F13179" w:rsidP="00B732A4">
            <w:pPr>
              <w:pStyle w:val="aff0"/>
              <w:jc w:val="center"/>
            </w:pPr>
            <w:r>
              <w:t>2</w:t>
            </w:r>
          </w:p>
        </w:tc>
        <w:tc>
          <w:tcPr>
            <w:tcW w:w="1273" w:type="pct"/>
            <w:vAlign w:val="center"/>
          </w:tcPr>
          <w:p w14:paraId="2314FC22" w14:textId="77777777" w:rsidR="00F13179" w:rsidRDefault="00F13179" w:rsidP="00B732A4">
            <w:pPr>
              <w:pStyle w:val="aff0"/>
              <w:jc w:val="center"/>
            </w:pPr>
            <w:r>
              <w:t>3</w:t>
            </w:r>
          </w:p>
        </w:tc>
        <w:tc>
          <w:tcPr>
            <w:tcW w:w="1170" w:type="pct"/>
            <w:vAlign w:val="center"/>
          </w:tcPr>
          <w:p w14:paraId="771965B0" w14:textId="77777777" w:rsidR="00F13179" w:rsidRDefault="00F13179" w:rsidP="00B732A4">
            <w:pPr>
              <w:pStyle w:val="aff0"/>
              <w:jc w:val="center"/>
            </w:pPr>
            <w:r>
              <w:t>4</w:t>
            </w:r>
          </w:p>
        </w:tc>
      </w:tr>
      <w:tr w:rsidR="00F13179" w14:paraId="6E6C8FE4" w14:textId="77777777" w:rsidTr="00B732A4">
        <w:trPr>
          <w:trHeight w:val="397"/>
        </w:trPr>
        <w:tc>
          <w:tcPr>
            <w:tcW w:w="918" w:type="pct"/>
            <w:vAlign w:val="center"/>
          </w:tcPr>
          <w:p w14:paraId="6AA08C2C" w14:textId="77777777" w:rsidR="00F13179" w:rsidRDefault="00F13179" w:rsidP="00B732A4">
            <w:pPr>
              <w:pStyle w:val="aff0"/>
              <w:jc w:val="center"/>
            </w:pPr>
            <w:r>
              <w:t>1</w:t>
            </w:r>
          </w:p>
        </w:tc>
        <w:tc>
          <w:tcPr>
            <w:tcW w:w="1639" w:type="pct"/>
            <w:vAlign w:val="center"/>
          </w:tcPr>
          <w:p w14:paraId="2C2E6820" w14:textId="77777777" w:rsidR="00F13179" w:rsidRPr="00603112" w:rsidRDefault="00F13179" w:rsidP="00B732A4">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B732A4">
            <w:pPr>
              <w:pStyle w:val="aff0"/>
              <w:jc w:val="center"/>
            </w:pPr>
            <w:r>
              <w:t>20</w:t>
            </w:r>
          </w:p>
        </w:tc>
        <w:tc>
          <w:tcPr>
            <w:tcW w:w="1170" w:type="pct"/>
            <w:vAlign w:val="center"/>
          </w:tcPr>
          <w:p w14:paraId="179C9E2B" w14:textId="77777777" w:rsidR="00F13179" w:rsidRDefault="00F13179" w:rsidP="00B732A4">
            <w:pPr>
              <w:pStyle w:val="aff0"/>
              <w:jc w:val="center"/>
            </w:pPr>
            <w:r>
              <w:rPr>
                <w:lang w:val="en-US"/>
              </w:rPr>
              <w:t>8</w:t>
            </w:r>
            <w:r>
              <w:t>000</w:t>
            </w:r>
          </w:p>
        </w:tc>
      </w:tr>
      <w:tr w:rsidR="00F13179" w14:paraId="52268892" w14:textId="77777777" w:rsidTr="00B732A4">
        <w:trPr>
          <w:trHeight w:val="397"/>
        </w:trPr>
        <w:tc>
          <w:tcPr>
            <w:tcW w:w="918" w:type="pct"/>
            <w:vAlign w:val="center"/>
          </w:tcPr>
          <w:p w14:paraId="55D9077A" w14:textId="77777777" w:rsidR="00F13179" w:rsidRPr="0040023F" w:rsidRDefault="00F13179" w:rsidP="00B732A4">
            <w:pPr>
              <w:pStyle w:val="aff0"/>
              <w:jc w:val="center"/>
              <w:rPr>
                <w:lang w:val="en-US"/>
              </w:rPr>
            </w:pPr>
            <w:r>
              <w:rPr>
                <w:lang w:val="en-US"/>
              </w:rPr>
              <w:t>2</w:t>
            </w:r>
          </w:p>
        </w:tc>
        <w:tc>
          <w:tcPr>
            <w:tcW w:w="1639" w:type="pct"/>
            <w:vAlign w:val="center"/>
          </w:tcPr>
          <w:p w14:paraId="0200B1A9" w14:textId="77777777" w:rsidR="00F13179" w:rsidRPr="0040023F" w:rsidRDefault="00F13179" w:rsidP="00B732A4">
            <w:pPr>
              <w:pStyle w:val="aff0"/>
              <w:jc w:val="center"/>
              <w:rPr>
                <w:lang w:val="en-US"/>
              </w:rPr>
            </w:pPr>
            <w:r>
              <w:rPr>
                <w:lang w:val="en-US"/>
              </w:rPr>
              <w:t>5450</w:t>
            </w:r>
          </w:p>
        </w:tc>
        <w:tc>
          <w:tcPr>
            <w:tcW w:w="1273" w:type="pct"/>
            <w:vAlign w:val="center"/>
          </w:tcPr>
          <w:p w14:paraId="6FAC47CE" w14:textId="77777777" w:rsidR="00F13179" w:rsidRDefault="00F13179" w:rsidP="00B732A4">
            <w:pPr>
              <w:pStyle w:val="aff0"/>
              <w:jc w:val="center"/>
            </w:pPr>
            <w:r>
              <w:t>20</w:t>
            </w:r>
          </w:p>
        </w:tc>
        <w:tc>
          <w:tcPr>
            <w:tcW w:w="1170" w:type="pct"/>
            <w:vAlign w:val="center"/>
          </w:tcPr>
          <w:p w14:paraId="3F4B9882" w14:textId="77777777" w:rsidR="00F13179" w:rsidRPr="0040023F" w:rsidRDefault="00F13179" w:rsidP="00B732A4">
            <w:pPr>
              <w:pStyle w:val="aff0"/>
              <w:jc w:val="center"/>
              <w:rPr>
                <w:lang w:val="en-US"/>
              </w:rPr>
            </w:pPr>
            <w:r>
              <w:rPr>
                <w:lang w:val="en-US"/>
              </w:rPr>
              <w:t>1090</w:t>
            </w:r>
          </w:p>
        </w:tc>
      </w:tr>
      <w:tr w:rsidR="00F13179" w14:paraId="5A4378C4" w14:textId="77777777" w:rsidTr="00B732A4">
        <w:trPr>
          <w:trHeight w:val="397"/>
        </w:trPr>
        <w:tc>
          <w:tcPr>
            <w:tcW w:w="3830" w:type="pct"/>
            <w:gridSpan w:val="3"/>
            <w:vAlign w:val="center"/>
          </w:tcPr>
          <w:p w14:paraId="2B521E9C" w14:textId="77777777" w:rsidR="00F13179" w:rsidRDefault="00F13179" w:rsidP="00B732A4">
            <w:pPr>
              <w:pStyle w:val="aff0"/>
              <w:jc w:val="center"/>
            </w:pPr>
            <w:r>
              <w:t>ИТОГО:</w:t>
            </w:r>
          </w:p>
        </w:tc>
        <w:tc>
          <w:tcPr>
            <w:tcW w:w="1170" w:type="pct"/>
            <w:vAlign w:val="center"/>
          </w:tcPr>
          <w:p w14:paraId="086D0AC9" w14:textId="77777777" w:rsidR="00F13179" w:rsidRPr="0040023F" w:rsidRDefault="00F13179" w:rsidP="00B732A4">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B732A4">
        <w:trPr>
          <w:trHeight w:val="1080"/>
        </w:trPr>
        <w:tc>
          <w:tcPr>
            <w:tcW w:w="8711" w:type="dxa"/>
          </w:tcPr>
          <w:p w14:paraId="753B5B5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B732A4">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B732A4">
        <w:trPr>
          <w:trHeight w:val="1080"/>
        </w:trPr>
        <w:tc>
          <w:tcPr>
            <w:tcW w:w="8711" w:type="dxa"/>
          </w:tcPr>
          <w:p w14:paraId="0375D81F"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B732A4">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B732A4">
        <w:tc>
          <w:tcPr>
            <w:tcW w:w="562" w:type="dxa"/>
            <w:vAlign w:val="center"/>
          </w:tcPr>
          <w:p w14:paraId="561C1FA0" w14:textId="77777777" w:rsidR="00F13179" w:rsidRDefault="00F13179" w:rsidP="00B732A4">
            <w:pPr>
              <w:pStyle w:val="aff0"/>
              <w:jc w:val="center"/>
            </w:pPr>
            <w:r>
              <w:t>№</w:t>
            </w:r>
          </w:p>
        </w:tc>
        <w:tc>
          <w:tcPr>
            <w:tcW w:w="2410" w:type="dxa"/>
            <w:vAlign w:val="center"/>
          </w:tcPr>
          <w:p w14:paraId="0FF624C1" w14:textId="77777777" w:rsidR="00F13179" w:rsidRDefault="00F13179" w:rsidP="00B732A4">
            <w:pPr>
              <w:pStyle w:val="aff0"/>
              <w:jc w:val="center"/>
            </w:pPr>
            <w:r>
              <w:t>Наименование основных средств</w:t>
            </w:r>
          </w:p>
        </w:tc>
        <w:tc>
          <w:tcPr>
            <w:tcW w:w="2410" w:type="dxa"/>
            <w:vAlign w:val="center"/>
          </w:tcPr>
          <w:p w14:paraId="70ECBB9B" w14:textId="77777777" w:rsidR="00F13179" w:rsidRDefault="00F13179" w:rsidP="00B732A4">
            <w:pPr>
              <w:pStyle w:val="aff0"/>
              <w:jc w:val="center"/>
            </w:pPr>
            <w:r>
              <w:t>Сумма годовой амортизации, руб.</w:t>
            </w:r>
          </w:p>
        </w:tc>
        <w:tc>
          <w:tcPr>
            <w:tcW w:w="3963" w:type="dxa"/>
            <w:vAlign w:val="center"/>
          </w:tcPr>
          <w:p w14:paraId="44E60BB1" w14:textId="77777777" w:rsidR="00F13179" w:rsidRDefault="00F13179" w:rsidP="00B732A4">
            <w:pPr>
              <w:pStyle w:val="aff0"/>
              <w:jc w:val="center"/>
            </w:pPr>
            <w:r>
              <w:t>Сумма амортизации</w:t>
            </w:r>
          </w:p>
          <w:p w14:paraId="485B4BCF" w14:textId="77777777" w:rsidR="00F13179" w:rsidRDefault="00F13179" w:rsidP="00B732A4">
            <w:pPr>
              <w:pStyle w:val="aff0"/>
              <w:jc w:val="center"/>
            </w:pPr>
            <w:r>
              <w:t>средств в расчёте на проект, руб.</w:t>
            </w:r>
          </w:p>
        </w:tc>
      </w:tr>
      <w:tr w:rsidR="00F13179" w14:paraId="10233B1E" w14:textId="77777777" w:rsidTr="00B732A4">
        <w:trPr>
          <w:trHeight w:val="397"/>
        </w:trPr>
        <w:tc>
          <w:tcPr>
            <w:tcW w:w="562" w:type="dxa"/>
            <w:vAlign w:val="center"/>
          </w:tcPr>
          <w:p w14:paraId="27B51C5A" w14:textId="77777777" w:rsidR="00F13179" w:rsidRDefault="00F13179" w:rsidP="00B732A4">
            <w:pPr>
              <w:pStyle w:val="aff0"/>
              <w:jc w:val="center"/>
            </w:pPr>
            <w:r>
              <w:t>1</w:t>
            </w:r>
          </w:p>
        </w:tc>
        <w:tc>
          <w:tcPr>
            <w:tcW w:w="2410" w:type="dxa"/>
            <w:vAlign w:val="center"/>
          </w:tcPr>
          <w:p w14:paraId="6A0D6310" w14:textId="77777777" w:rsidR="00F13179" w:rsidRDefault="00F13179" w:rsidP="00B732A4">
            <w:pPr>
              <w:pStyle w:val="aff0"/>
              <w:jc w:val="center"/>
            </w:pPr>
            <w:r>
              <w:t>2</w:t>
            </w:r>
          </w:p>
        </w:tc>
        <w:tc>
          <w:tcPr>
            <w:tcW w:w="2410" w:type="dxa"/>
            <w:vAlign w:val="center"/>
          </w:tcPr>
          <w:p w14:paraId="1E9E49C3" w14:textId="77777777" w:rsidR="00F13179" w:rsidRDefault="00F13179" w:rsidP="00B732A4">
            <w:pPr>
              <w:pStyle w:val="aff0"/>
              <w:jc w:val="center"/>
            </w:pPr>
            <w:r>
              <w:t>3</w:t>
            </w:r>
          </w:p>
        </w:tc>
        <w:tc>
          <w:tcPr>
            <w:tcW w:w="3963" w:type="dxa"/>
            <w:vAlign w:val="center"/>
          </w:tcPr>
          <w:p w14:paraId="3980755D" w14:textId="77777777" w:rsidR="00F13179" w:rsidRDefault="00F13179" w:rsidP="00B732A4">
            <w:pPr>
              <w:pStyle w:val="aff0"/>
              <w:jc w:val="center"/>
            </w:pPr>
            <w:r>
              <w:t>4</w:t>
            </w:r>
          </w:p>
        </w:tc>
      </w:tr>
      <w:tr w:rsidR="00F13179" w14:paraId="06E57180" w14:textId="77777777" w:rsidTr="00B732A4">
        <w:trPr>
          <w:trHeight w:val="397"/>
        </w:trPr>
        <w:tc>
          <w:tcPr>
            <w:tcW w:w="562" w:type="dxa"/>
            <w:vAlign w:val="center"/>
          </w:tcPr>
          <w:p w14:paraId="329FA892" w14:textId="77777777" w:rsidR="00F13179" w:rsidRDefault="00F13179" w:rsidP="00B732A4">
            <w:pPr>
              <w:pStyle w:val="aff0"/>
              <w:jc w:val="center"/>
            </w:pPr>
            <w:r>
              <w:t>1</w:t>
            </w:r>
          </w:p>
        </w:tc>
        <w:tc>
          <w:tcPr>
            <w:tcW w:w="2410" w:type="dxa"/>
            <w:vAlign w:val="center"/>
          </w:tcPr>
          <w:p w14:paraId="3212A522" w14:textId="77777777" w:rsidR="00F13179" w:rsidRDefault="00F13179" w:rsidP="00B732A4">
            <w:pPr>
              <w:pStyle w:val="aff0"/>
              <w:jc w:val="center"/>
            </w:pPr>
            <w:r>
              <w:t xml:space="preserve">Ноутбук </w:t>
            </w:r>
            <w:r>
              <w:rPr>
                <w:lang w:val="en-US"/>
              </w:rPr>
              <w:t>Lenovo</w:t>
            </w:r>
          </w:p>
        </w:tc>
        <w:tc>
          <w:tcPr>
            <w:tcW w:w="2410" w:type="dxa"/>
            <w:vAlign w:val="center"/>
          </w:tcPr>
          <w:p w14:paraId="1055D6C1" w14:textId="77777777" w:rsidR="00F13179" w:rsidRDefault="00F13179" w:rsidP="00B732A4">
            <w:pPr>
              <w:pStyle w:val="aff0"/>
              <w:jc w:val="center"/>
            </w:pPr>
            <w:r>
              <w:t>8090</w:t>
            </w:r>
          </w:p>
        </w:tc>
        <w:tc>
          <w:tcPr>
            <w:tcW w:w="3963" w:type="dxa"/>
            <w:vAlign w:val="center"/>
          </w:tcPr>
          <w:p w14:paraId="481C75F1" w14:textId="77777777" w:rsidR="00F13179" w:rsidRPr="007E26BE" w:rsidRDefault="00F13179" w:rsidP="00B732A4">
            <w:pPr>
              <w:pStyle w:val="aff0"/>
              <w:jc w:val="center"/>
              <w:rPr>
                <w:lang w:val="en-US"/>
              </w:rPr>
            </w:pPr>
            <w:r>
              <w:rPr>
                <w:lang w:val="en-US"/>
              </w:rPr>
              <w:t>1780</w:t>
            </w:r>
          </w:p>
        </w:tc>
      </w:tr>
      <w:tr w:rsidR="00F13179" w14:paraId="776DCE43" w14:textId="77777777" w:rsidTr="00B732A4">
        <w:trPr>
          <w:trHeight w:val="397"/>
        </w:trPr>
        <w:tc>
          <w:tcPr>
            <w:tcW w:w="562" w:type="dxa"/>
            <w:vAlign w:val="center"/>
          </w:tcPr>
          <w:p w14:paraId="2B3FF1E6" w14:textId="77777777" w:rsidR="00F13179" w:rsidRPr="0040023F" w:rsidRDefault="00F13179" w:rsidP="00B732A4">
            <w:pPr>
              <w:pStyle w:val="aff0"/>
              <w:jc w:val="center"/>
              <w:rPr>
                <w:lang w:val="en-US"/>
              </w:rPr>
            </w:pPr>
            <w:r>
              <w:rPr>
                <w:lang w:val="en-US"/>
              </w:rPr>
              <w:t>2</w:t>
            </w:r>
          </w:p>
        </w:tc>
        <w:tc>
          <w:tcPr>
            <w:tcW w:w="2410" w:type="dxa"/>
            <w:vAlign w:val="center"/>
          </w:tcPr>
          <w:p w14:paraId="4F2FD973" w14:textId="77777777" w:rsidR="00F13179" w:rsidRDefault="00F13179" w:rsidP="00B732A4">
            <w:pPr>
              <w:pStyle w:val="aff0"/>
              <w:jc w:val="center"/>
            </w:pPr>
            <w:r w:rsidRPr="00DF2CD1">
              <w:t>ПО Office 365</w:t>
            </w:r>
          </w:p>
        </w:tc>
        <w:tc>
          <w:tcPr>
            <w:tcW w:w="2410" w:type="dxa"/>
            <w:vAlign w:val="center"/>
          </w:tcPr>
          <w:p w14:paraId="79B5E2E5" w14:textId="77777777" w:rsidR="00F13179" w:rsidRPr="007E26BE" w:rsidRDefault="00F13179" w:rsidP="00B732A4">
            <w:pPr>
              <w:pStyle w:val="aff0"/>
              <w:jc w:val="center"/>
              <w:rPr>
                <w:lang w:val="en-US"/>
              </w:rPr>
            </w:pPr>
            <w:r>
              <w:rPr>
                <w:lang w:val="en-US"/>
              </w:rPr>
              <w:t>1090</w:t>
            </w:r>
          </w:p>
        </w:tc>
        <w:tc>
          <w:tcPr>
            <w:tcW w:w="3963" w:type="dxa"/>
            <w:vAlign w:val="center"/>
          </w:tcPr>
          <w:p w14:paraId="51CE6E64" w14:textId="77777777" w:rsidR="00F13179" w:rsidRPr="0040023F" w:rsidRDefault="00F13179" w:rsidP="00B732A4">
            <w:pPr>
              <w:pStyle w:val="aff0"/>
              <w:jc w:val="center"/>
            </w:pPr>
            <w:r>
              <w:rPr>
                <w:lang w:val="en-US"/>
              </w:rPr>
              <w:t>240</w:t>
            </w:r>
          </w:p>
        </w:tc>
      </w:tr>
      <w:tr w:rsidR="00F13179" w14:paraId="1AA355DD" w14:textId="77777777" w:rsidTr="00B732A4">
        <w:trPr>
          <w:trHeight w:val="397"/>
        </w:trPr>
        <w:tc>
          <w:tcPr>
            <w:tcW w:w="5382" w:type="dxa"/>
            <w:gridSpan w:val="3"/>
            <w:vAlign w:val="center"/>
          </w:tcPr>
          <w:p w14:paraId="4A8EDBAC" w14:textId="77777777" w:rsidR="00F13179" w:rsidRDefault="00F13179" w:rsidP="00B732A4">
            <w:pPr>
              <w:pStyle w:val="aff0"/>
              <w:jc w:val="center"/>
            </w:pPr>
            <w:r>
              <w:t>ИТОГО:</w:t>
            </w:r>
          </w:p>
        </w:tc>
        <w:tc>
          <w:tcPr>
            <w:tcW w:w="3963" w:type="dxa"/>
            <w:vAlign w:val="center"/>
          </w:tcPr>
          <w:p w14:paraId="658E2EB9" w14:textId="77777777" w:rsidR="00F13179" w:rsidRPr="0040023F" w:rsidRDefault="00F13179" w:rsidP="00B732A4">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B732A4">
        <w:trPr>
          <w:trHeight w:val="397"/>
        </w:trPr>
        <w:tc>
          <w:tcPr>
            <w:tcW w:w="562" w:type="dxa"/>
            <w:vAlign w:val="center"/>
          </w:tcPr>
          <w:p w14:paraId="2B3744D5" w14:textId="77777777" w:rsidR="00F13179" w:rsidRDefault="00F13179" w:rsidP="00B732A4">
            <w:pPr>
              <w:pStyle w:val="aff0"/>
              <w:jc w:val="center"/>
            </w:pPr>
            <w:r>
              <w:t>№</w:t>
            </w:r>
          </w:p>
        </w:tc>
        <w:tc>
          <w:tcPr>
            <w:tcW w:w="5668" w:type="dxa"/>
            <w:vAlign w:val="center"/>
          </w:tcPr>
          <w:p w14:paraId="0258613F" w14:textId="77777777" w:rsidR="00F13179" w:rsidRDefault="00F13179" w:rsidP="00B732A4">
            <w:pPr>
              <w:pStyle w:val="aff0"/>
              <w:jc w:val="center"/>
            </w:pPr>
            <w:r w:rsidRPr="00426882">
              <w:t>Наименование статей затрат</w:t>
            </w:r>
          </w:p>
        </w:tc>
        <w:tc>
          <w:tcPr>
            <w:tcW w:w="3115" w:type="dxa"/>
            <w:vAlign w:val="center"/>
          </w:tcPr>
          <w:p w14:paraId="13975467" w14:textId="77777777" w:rsidR="00F13179" w:rsidRDefault="00F13179" w:rsidP="00B732A4">
            <w:pPr>
              <w:pStyle w:val="aff0"/>
              <w:jc w:val="center"/>
            </w:pPr>
            <w:r w:rsidRPr="00426882">
              <w:t>Сумма, руб</w:t>
            </w:r>
          </w:p>
        </w:tc>
      </w:tr>
      <w:tr w:rsidR="00F13179" w14:paraId="7DA05B89" w14:textId="77777777" w:rsidTr="00B732A4">
        <w:trPr>
          <w:trHeight w:val="397"/>
        </w:trPr>
        <w:tc>
          <w:tcPr>
            <w:tcW w:w="562" w:type="dxa"/>
            <w:vAlign w:val="center"/>
          </w:tcPr>
          <w:p w14:paraId="6A5F2FCF" w14:textId="77777777" w:rsidR="00F13179" w:rsidRDefault="00F13179" w:rsidP="00B732A4">
            <w:pPr>
              <w:pStyle w:val="aff0"/>
              <w:jc w:val="center"/>
            </w:pPr>
            <w:r>
              <w:t>1</w:t>
            </w:r>
          </w:p>
        </w:tc>
        <w:tc>
          <w:tcPr>
            <w:tcW w:w="5668" w:type="dxa"/>
            <w:vAlign w:val="center"/>
          </w:tcPr>
          <w:p w14:paraId="60BA0FA2" w14:textId="77777777" w:rsidR="00F13179" w:rsidRDefault="00F13179" w:rsidP="00B732A4">
            <w:pPr>
              <w:pStyle w:val="aff0"/>
              <w:jc w:val="center"/>
            </w:pPr>
            <w:r>
              <w:t>2</w:t>
            </w:r>
          </w:p>
        </w:tc>
        <w:tc>
          <w:tcPr>
            <w:tcW w:w="3115" w:type="dxa"/>
            <w:vAlign w:val="center"/>
          </w:tcPr>
          <w:p w14:paraId="5CF6A838" w14:textId="77777777" w:rsidR="00F13179" w:rsidRDefault="00F13179" w:rsidP="00B732A4">
            <w:pPr>
              <w:pStyle w:val="aff0"/>
              <w:jc w:val="center"/>
            </w:pPr>
            <w:r>
              <w:t>3</w:t>
            </w:r>
          </w:p>
        </w:tc>
      </w:tr>
      <w:tr w:rsidR="00F13179" w14:paraId="4120B220" w14:textId="77777777" w:rsidTr="00B732A4">
        <w:trPr>
          <w:trHeight w:val="397"/>
        </w:trPr>
        <w:tc>
          <w:tcPr>
            <w:tcW w:w="562" w:type="dxa"/>
            <w:vAlign w:val="center"/>
          </w:tcPr>
          <w:p w14:paraId="0BE485E4" w14:textId="77777777" w:rsidR="00F13179" w:rsidRDefault="00F13179" w:rsidP="00B732A4">
            <w:pPr>
              <w:pStyle w:val="aff0"/>
              <w:jc w:val="center"/>
            </w:pPr>
            <w:r>
              <w:t>1</w:t>
            </w:r>
          </w:p>
        </w:tc>
        <w:tc>
          <w:tcPr>
            <w:tcW w:w="5668" w:type="dxa"/>
            <w:vAlign w:val="center"/>
          </w:tcPr>
          <w:p w14:paraId="58F13DB0" w14:textId="77777777" w:rsidR="00F13179" w:rsidRDefault="00F13179" w:rsidP="00B732A4">
            <w:pPr>
              <w:pStyle w:val="aff0"/>
              <w:jc w:val="center"/>
            </w:pPr>
            <w:r w:rsidRPr="00426882">
              <w:t>Материальные затраты</w:t>
            </w:r>
          </w:p>
        </w:tc>
        <w:tc>
          <w:tcPr>
            <w:tcW w:w="3115" w:type="dxa"/>
            <w:vAlign w:val="center"/>
          </w:tcPr>
          <w:p w14:paraId="39D87C2E" w14:textId="77777777" w:rsidR="00F13179" w:rsidRPr="00305D24" w:rsidRDefault="00F13179" w:rsidP="00B732A4">
            <w:pPr>
              <w:pStyle w:val="aff0"/>
              <w:jc w:val="center"/>
              <w:rPr>
                <w:lang w:val="en-US"/>
              </w:rPr>
            </w:pPr>
            <w:r>
              <w:rPr>
                <w:lang w:val="en-US"/>
              </w:rPr>
              <w:t>5700</w:t>
            </w:r>
          </w:p>
        </w:tc>
      </w:tr>
      <w:tr w:rsidR="00F13179" w14:paraId="5CE62484" w14:textId="77777777" w:rsidTr="00B732A4">
        <w:trPr>
          <w:trHeight w:val="397"/>
        </w:trPr>
        <w:tc>
          <w:tcPr>
            <w:tcW w:w="562" w:type="dxa"/>
            <w:vAlign w:val="center"/>
          </w:tcPr>
          <w:p w14:paraId="1E5E3F0F" w14:textId="77777777" w:rsidR="00F13179" w:rsidRDefault="00F13179" w:rsidP="00B732A4">
            <w:pPr>
              <w:pStyle w:val="aff0"/>
              <w:jc w:val="center"/>
            </w:pPr>
            <w:r>
              <w:t>2</w:t>
            </w:r>
          </w:p>
        </w:tc>
        <w:tc>
          <w:tcPr>
            <w:tcW w:w="5668" w:type="dxa"/>
            <w:vAlign w:val="center"/>
          </w:tcPr>
          <w:p w14:paraId="20A5D63A" w14:textId="77777777" w:rsidR="00F13179" w:rsidRDefault="00F13179" w:rsidP="00B732A4">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B732A4">
            <w:pPr>
              <w:pStyle w:val="aff0"/>
              <w:jc w:val="center"/>
              <w:rPr>
                <w:lang w:val="en-US"/>
              </w:rPr>
            </w:pPr>
            <w:r>
              <w:rPr>
                <w:lang w:val="en-US"/>
              </w:rPr>
              <w:t>273723</w:t>
            </w:r>
          </w:p>
        </w:tc>
      </w:tr>
      <w:tr w:rsidR="00F13179" w14:paraId="06497D03" w14:textId="77777777" w:rsidTr="00B732A4">
        <w:trPr>
          <w:trHeight w:val="397"/>
        </w:trPr>
        <w:tc>
          <w:tcPr>
            <w:tcW w:w="562" w:type="dxa"/>
            <w:vAlign w:val="center"/>
          </w:tcPr>
          <w:p w14:paraId="0413D20B" w14:textId="77777777" w:rsidR="00F13179" w:rsidRDefault="00F13179" w:rsidP="00B732A4">
            <w:pPr>
              <w:pStyle w:val="aff0"/>
              <w:jc w:val="center"/>
            </w:pPr>
            <w:r>
              <w:t>3</w:t>
            </w:r>
          </w:p>
        </w:tc>
        <w:tc>
          <w:tcPr>
            <w:tcW w:w="5668" w:type="dxa"/>
            <w:vAlign w:val="center"/>
          </w:tcPr>
          <w:p w14:paraId="076DADAA" w14:textId="77777777" w:rsidR="00F13179" w:rsidRDefault="00F13179" w:rsidP="00B732A4">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B732A4">
            <w:pPr>
              <w:pStyle w:val="aff0"/>
              <w:jc w:val="center"/>
              <w:rPr>
                <w:lang w:val="en-US"/>
              </w:rPr>
            </w:pPr>
            <w:r>
              <w:rPr>
                <w:lang w:val="en-US"/>
              </w:rPr>
              <w:t>54744</w:t>
            </w:r>
          </w:p>
        </w:tc>
      </w:tr>
      <w:tr w:rsidR="00F13179" w14:paraId="373D6412" w14:textId="77777777" w:rsidTr="00B732A4">
        <w:trPr>
          <w:trHeight w:val="397"/>
        </w:trPr>
        <w:tc>
          <w:tcPr>
            <w:tcW w:w="562" w:type="dxa"/>
            <w:vAlign w:val="center"/>
          </w:tcPr>
          <w:p w14:paraId="4C4D908A" w14:textId="77777777" w:rsidR="00F13179" w:rsidRDefault="00F13179" w:rsidP="00B732A4">
            <w:pPr>
              <w:pStyle w:val="aff0"/>
              <w:jc w:val="center"/>
            </w:pPr>
            <w:r>
              <w:t>4</w:t>
            </w:r>
          </w:p>
        </w:tc>
        <w:tc>
          <w:tcPr>
            <w:tcW w:w="5668" w:type="dxa"/>
            <w:vAlign w:val="center"/>
          </w:tcPr>
          <w:p w14:paraId="56AEDDAA" w14:textId="77777777" w:rsidR="00F13179" w:rsidRDefault="00F13179" w:rsidP="00B732A4">
            <w:pPr>
              <w:pStyle w:val="aff0"/>
              <w:jc w:val="center"/>
            </w:pPr>
            <w:r w:rsidRPr="00426882">
              <w:t>Страховые взносы</w:t>
            </w:r>
          </w:p>
        </w:tc>
        <w:tc>
          <w:tcPr>
            <w:tcW w:w="3115" w:type="dxa"/>
            <w:vAlign w:val="center"/>
          </w:tcPr>
          <w:p w14:paraId="0D7AB34E" w14:textId="77777777" w:rsidR="00F13179" w:rsidRPr="008167C0" w:rsidRDefault="00F13179" w:rsidP="00B732A4">
            <w:pPr>
              <w:pStyle w:val="aff0"/>
              <w:jc w:val="center"/>
              <w:rPr>
                <w:lang w:val="en-US"/>
              </w:rPr>
            </w:pPr>
            <w:r>
              <w:rPr>
                <w:lang w:val="en-US"/>
              </w:rPr>
              <w:t>98540</w:t>
            </w:r>
          </w:p>
        </w:tc>
      </w:tr>
      <w:tr w:rsidR="00F13179" w14:paraId="5CE67B4D" w14:textId="77777777" w:rsidTr="00B732A4">
        <w:trPr>
          <w:trHeight w:val="397"/>
        </w:trPr>
        <w:tc>
          <w:tcPr>
            <w:tcW w:w="562" w:type="dxa"/>
            <w:vAlign w:val="center"/>
          </w:tcPr>
          <w:p w14:paraId="4934CAE0" w14:textId="77777777" w:rsidR="00F13179" w:rsidRDefault="00F13179" w:rsidP="00B732A4">
            <w:pPr>
              <w:pStyle w:val="aff0"/>
              <w:jc w:val="center"/>
            </w:pPr>
            <w:r>
              <w:t>5</w:t>
            </w:r>
          </w:p>
        </w:tc>
        <w:tc>
          <w:tcPr>
            <w:tcW w:w="5668" w:type="dxa"/>
            <w:vAlign w:val="center"/>
          </w:tcPr>
          <w:p w14:paraId="0957C008" w14:textId="77777777" w:rsidR="00F13179" w:rsidRDefault="00F13179" w:rsidP="00B732A4">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B732A4">
            <w:pPr>
              <w:pStyle w:val="aff0"/>
              <w:jc w:val="center"/>
              <w:rPr>
                <w:lang w:val="en-US"/>
              </w:rPr>
            </w:pPr>
            <w:r>
              <w:rPr>
                <w:lang w:val="en-US"/>
              </w:rPr>
              <w:t>1940</w:t>
            </w:r>
          </w:p>
        </w:tc>
      </w:tr>
      <w:tr w:rsidR="00F13179" w14:paraId="3F71A795" w14:textId="77777777" w:rsidTr="00B732A4">
        <w:trPr>
          <w:trHeight w:val="397"/>
        </w:trPr>
        <w:tc>
          <w:tcPr>
            <w:tcW w:w="562" w:type="dxa"/>
            <w:vAlign w:val="center"/>
          </w:tcPr>
          <w:p w14:paraId="111511FE" w14:textId="77777777" w:rsidR="00F13179" w:rsidRDefault="00F13179" w:rsidP="00B732A4">
            <w:pPr>
              <w:pStyle w:val="aff0"/>
              <w:jc w:val="center"/>
            </w:pPr>
            <w:r>
              <w:t>6</w:t>
            </w:r>
          </w:p>
        </w:tc>
        <w:tc>
          <w:tcPr>
            <w:tcW w:w="5668" w:type="dxa"/>
            <w:vAlign w:val="center"/>
          </w:tcPr>
          <w:p w14:paraId="705FE8A8" w14:textId="77777777" w:rsidR="00F13179" w:rsidRDefault="00F13179" w:rsidP="00B732A4">
            <w:pPr>
              <w:pStyle w:val="aff0"/>
              <w:jc w:val="center"/>
            </w:pPr>
            <w:r w:rsidRPr="00426882">
              <w:t>Накладные расходы</w:t>
            </w:r>
          </w:p>
        </w:tc>
        <w:tc>
          <w:tcPr>
            <w:tcW w:w="3115" w:type="dxa"/>
            <w:vAlign w:val="center"/>
          </w:tcPr>
          <w:p w14:paraId="2A6D5564" w14:textId="77777777" w:rsidR="00F13179" w:rsidRPr="008167C0" w:rsidRDefault="00F13179" w:rsidP="00B732A4">
            <w:pPr>
              <w:pStyle w:val="aff0"/>
              <w:jc w:val="center"/>
              <w:rPr>
                <w:lang w:val="en-US"/>
              </w:rPr>
            </w:pPr>
            <w:r>
              <w:rPr>
                <w:lang w:val="en-US"/>
              </w:rPr>
              <w:t>45300</w:t>
            </w:r>
          </w:p>
        </w:tc>
      </w:tr>
      <w:tr w:rsidR="00F13179" w14:paraId="38EF3D44" w14:textId="77777777" w:rsidTr="00B732A4">
        <w:trPr>
          <w:trHeight w:val="397"/>
        </w:trPr>
        <w:tc>
          <w:tcPr>
            <w:tcW w:w="6230" w:type="dxa"/>
            <w:gridSpan w:val="2"/>
            <w:vAlign w:val="center"/>
          </w:tcPr>
          <w:p w14:paraId="0636D932" w14:textId="77777777" w:rsidR="00F13179" w:rsidRDefault="00F13179" w:rsidP="00B732A4">
            <w:pPr>
              <w:pStyle w:val="aff0"/>
              <w:jc w:val="center"/>
            </w:pPr>
            <w:r>
              <w:t>Итого (Е</w:t>
            </w:r>
            <w:r>
              <w:rPr>
                <w:vertAlign w:val="subscript"/>
              </w:rPr>
              <w:t>д.з.</w:t>
            </w:r>
            <w:r>
              <w:t>):</w:t>
            </w:r>
          </w:p>
        </w:tc>
        <w:tc>
          <w:tcPr>
            <w:tcW w:w="3115" w:type="dxa"/>
            <w:vAlign w:val="center"/>
          </w:tcPr>
          <w:p w14:paraId="01371362" w14:textId="77777777" w:rsidR="00F13179" w:rsidRPr="00AD44A3" w:rsidRDefault="00F13179" w:rsidP="00B732A4">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482" w:name="_Toc136296796"/>
      <w:bookmarkStart w:id="1483" w:name="_Toc168832083"/>
      <w:r>
        <w:t>5.7 Выводы по главе</w:t>
      </w:r>
      <w:bookmarkEnd w:id="1482"/>
      <w:bookmarkEnd w:id="1483"/>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325EC83C" w14:textId="4A868640" w:rsidR="00D249BD" w:rsidRPr="00594332" w:rsidRDefault="00D249BD" w:rsidP="00594332">
      <w:pPr>
        <w:pStyle w:val="1"/>
        <w:rPr>
          <w:rFonts w:eastAsia="Calibri"/>
        </w:rPr>
      </w:pPr>
      <w:bookmarkStart w:id="1484" w:name="_Toc168832084"/>
      <w:r w:rsidRPr="00594332">
        <w:rPr>
          <w:rFonts w:eastAsia="Calibri"/>
        </w:rPr>
        <w:lastRenderedPageBreak/>
        <w:t>6 Безопасность и экологичность выпускной квалификационной работы</w:t>
      </w:r>
      <w:bookmarkEnd w:id="1484"/>
    </w:p>
    <w:p w14:paraId="3604B6DA" w14:textId="34A5C642" w:rsidR="00D249BD" w:rsidRPr="00594332" w:rsidRDefault="00D249BD" w:rsidP="00594332">
      <w:pPr>
        <w:pStyle w:val="2"/>
      </w:pPr>
      <w:bookmarkStart w:id="1485" w:name="_Toc168832085"/>
      <w:r w:rsidRPr="00594332">
        <w:t>6.1 Анализ вредных и опасных факторов, влияющих на здоровье программиста</w:t>
      </w:r>
      <w:bookmarkEnd w:id="1485"/>
    </w:p>
    <w:p w14:paraId="594B3554" w14:textId="77777777" w:rsidR="00D249BD" w:rsidRDefault="00D249BD" w:rsidP="00D249B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3549C343" w14:textId="77777777" w:rsidR="00D249BD" w:rsidRDefault="00D249BD" w:rsidP="00D249BD">
      <w:pPr>
        <w:pStyle w:val="a"/>
      </w:pPr>
      <w:r>
        <w:t>повышенная нагрузка на зрение</w:t>
      </w:r>
      <w:r w:rsidRPr="008700B3">
        <w:t xml:space="preserve">; </w:t>
      </w:r>
    </w:p>
    <w:p w14:paraId="69D4C2D2" w14:textId="77777777" w:rsidR="00D249BD" w:rsidRPr="008700B3" w:rsidRDefault="00D249BD" w:rsidP="00D249BD">
      <w:pPr>
        <w:pStyle w:val="a"/>
      </w:pPr>
      <w:r>
        <w:t>освещенность рабочего места;</w:t>
      </w:r>
    </w:p>
    <w:p w14:paraId="2242D832" w14:textId="77777777" w:rsidR="00D249BD" w:rsidRPr="008700B3" w:rsidRDefault="00D249BD" w:rsidP="00D249BD">
      <w:pPr>
        <w:pStyle w:val="a"/>
      </w:pPr>
      <w:r>
        <w:t>монотонные однообразные мелкие движения руками</w:t>
      </w:r>
      <w:r w:rsidRPr="008700B3">
        <w:t xml:space="preserve">; </w:t>
      </w:r>
    </w:p>
    <w:p w14:paraId="796CAAD6" w14:textId="77777777" w:rsidR="00D249BD" w:rsidRDefault="00D249BD" w:rsidP="00D249BD">
      <w:pPr>
        <w:pStyle w:val="a"/>
      </w:pPr>
      <w:r>
        <w:t>длительное пребывание в сидячем положении</w:t>
      </w:r>
      <w:r w:rsidRPr="008700B3">
        <w:t xml:space="preserve">; </w:t>
      </w:r>
    </w:p>
    <w:p w14:paraId="58E2C82E" w14:textId="77777777" w:rsidR="00D249BD" w:rsidRDefault="00D249BD" w:rsidP="00D249BD">
      <w:pPr>
        <w:pStyle w:val="a"/>
      </w:pPr>
      <w:r>
        <w:t>пыль.</w:t>
      </w:r>
    </w:p>
    <w:p w14:paraId="0F26710B" w14:textId="77777777" w:rsidR="00D249BD" w:rsidRDefault="00D249BD" w:rsidP="00D249BD">
      <w:r w:rsidRPr="0027259D">
        <w:t xml:space="preserve">Согласно </w:t>
      </w:r>
      <w:hyperlink r:id="rId38"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50CB6ECA" w14:textId="4BA99D17" w:rsidR="00D249BD" w:rsidRDefault="00D249BD" w:rsidP="00D249B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0536C36E" w14:textId="77777777" w:rsidR="00D249BD" w:rsidRDefault="00D249BD" w:rsidP="00D249B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20F40790" w14:textId="77777777" w:rsidR="00D249BD" w:rsidRPr="005747B8" w:rsidRDefault="00D249BD" w:rsidP="00D249B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4CD2E66B" w14:textId="77777777" w:rsidR="00D249BD" w:rsidRPr="00F34D37" w:rsidRDefault="00D249BD" w:rsidP="00D249B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51DE7F2C" w14:textId="77777777" w:rsidR="00D249BD" w:rsidRDefault="00D249BD" w:rsidP="00D249BD">
      <w:pPr>
        <w:pStyle w:val="a"/>
      </w:pPr>
      <w:r>
        <w:t>проведение зарядки для глаз;</w:t>
      </w:r>
    </w:p>
    <w:p w14:paraId="5FC18ED4" w14:textId="77777777" w:rsidR="00D249BD" w:rsidRDefault="00D249BD" w:rsidP="00D249BD">
      <w:pPr>
        <w:pStyle w:val="a"/>
      </w:pPr>
      <w:r>
        <w:t>проведение физической разминки во время отдыха;</w:t>
      </w:r>
    </w:p>
    <w:p w14:paraId="1F913EAC" w14:textId="77777777" w:rsidR="00D249BD" w:rsidRDefault="00D249BD" w:rsidP="00D249BD">
      <w:pPr>
        <w:pStyle w:val="a"/>
      </w:pPr>
      <w:r>
        <w:t>регулярное проветривание помещения;</w:t>
      </w:r>
    </w:p>
    <w:p w14:paraId="221E164A" w14:textId="77777777" w:rsidR="00D249BD" w:rsidRDefault="00D249BD" w:rsidP="00D249BD">
      <w:pPr>
        <w:pStyle w:val="a"/>
      </w:pPr>
      <w:r>
        <w:t>использование ионизатора воздуха в помещении согласно инструкции;</w:t>
      </w:r>
    </w:p>
    <w:p w14:paraId="7749EB7F" w14:textId="77777777" w:rsidR="00D249BD" w:rsidRDefault="00D249BD" w:rsidP="00D249BD">
      <w:pPr>
        <w:pStyle w:val="a"/>
      </w:pPr>
      <w:r>
        <w:t>следить за техническим состоянием вентиляции;</w:t>
      </w:r>
    </w:p>
    <w:p w14:paraId="69DC6670" w14:textId="77777777" w:rsidR="00D249BD" w:rsidRPr="005747B8" w:rsidRDefault="00D249BD" w:rsidP="00D249BD">
      <w:pPr>
        <w:pStyle w:val="a"/>
      </w:pPr>
      <w:r>
        <w:t>распределение искусственного освещения согласно нормативным актам.</w:t>
      </w:r>
    </w:p>
    <w:p w14:paraId="19052DE1" w14:textId="77777777" w:rsidR="00D249BD" w:rsidRPr="00594332" w:rsidRDefault="00D249BD" w:rsidP="00594332">
      <w:pPr>
        <w:pStyle w:val="2"/>
      </w:pPr>
      <w:bookmarkStart w:id="1486" w:name="_Toc168832086"/>
      <w:r w:rsidRPr="00594332">
        <w:t>6.2 Расчет системы искусственного освещения помещений</w:t>
      </w:r>
      <w:bookmarkEnd w:id="1486"/>
      <w:r w:rsidRPr="00594332">
        <w:t xml:space="preserve"> </w:t>
      </w:r>
    </w:p>
    <w:p w14:paraId="76BDD897" w14:textId="77777777" w:rsidR="00D249BD" w:rsidRDefault="00D249BD" w:rsidP="00D249B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6C2B2079" w14:textId="681D6A84" w:rsidR="00D249BD" w:rsidRPr="009213C5" w:rsidRDefault="00666D81" w:rsidP="00D249BD">
      <w:pPr>
        <w:pStyle w:val="afa"/>
      </w:pPr>
      <w:r w:rsidRPr="00666D81">
        <w:lastRenderedPageBreak/>
        <w:drawing>
          <wp:inline distT="0" distB="0" distL="0" distR="0" wp14:anchorId="4B8C43DC" wp14:editId="0F9E0FC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9599" cy="3117822"/>
                    </a:xfrm>
                    <a:prstGeom prst="rect">
                      <a:avLst/>
                    </a:prstGeom>
                  </pic:spPr>
                </pic:pic>
              </a:graphicData>
            </a:graphic>
          </wp:inline>
        </w:drawing>
      </w:r>
    </w:p>
    <w:p w14:paraId="4D89B978" w14:textId="77777777" w:rsidR="00D249BD" w:rsidRPr="005747B8" w:rsidRDefault="00D249BD" w:rsidP="00D249BD">
      <w:pPr>
        <w:pStyle w:val="afb"/>
      </w:pPr>
      <w:r w:rsidRPr="009213C5">
        <w:t>Рисунок 6.1 – Схема помещения</w:t>
      </w:r>
    </w:p>
    <w:p w14:paraId="379CFFA5" w14:textId="44942F3A" w:rsidR="00D249BD" w:rsidRDefault="00D249BD" w:rsidP="00D249B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rsidR="006934AA">
        <w:t>534</w:t>
      </w:r>
      <w:r w:rsidRPr="005747B8">
        <w:t xml:space="preserve"> мм. Исходные данные представлены в таблице 1. </w:t>
      </w:r>
    </w:p>
    <w:p w14:paraId="1D08289F" w14:textId="77777777" w:rsidR="00D249BD" w:rsidRDefault="00D249BD" w:rsidP="00D249B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D249BD" w14:paraId="69A3572E" w14:textId="77777777" w:rsidTr="0016740B">
        <w:tc>
          <w:tcPr>
            <w:tcW w:w="5665" w:type="dxa"/>
          </w:tcPr>
          <w:p w14:paraId="5D0B20C5" w14:textId="77777777" w:rsidR="00D249BD" w:rsidRDefault="00D249BD" w:rsidP="0016740B">
            <w:pPr>
              <w:pStyle w:val="afe"/>
              <w:shd w:val="clear" w:color="auto" w:fill="auto"/>
            </w:pPr>
            <w:r>
              <w:t>Наименование</w:t>
            </w:r>
          </w:p>
        </w:tc>
        <w:tc>
          <w:tcPr>
            <w:tcW w:w="3686" w:type="dxa"/>
          </w:tcPr>
          <w:p w14:paraId="0EF50A93" w14:textId="77777777" w:rsidR="00D249BD" w:rsidRDefault="00D249BD" w:rsidP="0016740B">
            <w:pPr>
              <w:pStyle w:val="afe"/>
              <w:shd w:val="clear" w:color="auto" w:fill="auto"/>
            </w:pPr>
            <w:r>
              <w:t>Величина</w:t>
            </w:r>
          </w:p>
        </w:tc>
      </w:tr>
      <w:tr w:rsidR="00D249BD" w14:paraId="25B90496" w14:textId="77777777" w:rsidTr="0016740B">
        <w:tc>
          <w:tcPr>
            <w:tcW w:w="5665" w:type="dxa"/>
          </w:tcPr>
          <w:p w14:paraId="3A547F3D" w14:textId="77777777" w:rsidR="00D249BD" w:rsidRDefault="00D249BD" w:rsidP="0016740B">
            <w:pPr>
              <w:pStyle w:val="afe"/>
              <w:shd w:val="clear" w:color="auto" w:fill="auto"/>
            </w:pPr>
            <w:r w:rsidRPr="00C1212E">
              <w:t>Длина помещения, А, м</w:t>
            </w:r>
          </w:p>
        </w:tc>
        <w:tc>
          <w:tcPr>
            <w:tcW w:w="3686" w:type="dxa"/>
          </w:tcPr>
          <w:p w14:paraId="56A226D8" w14:textId="77777777" w:rsidR="00D249BD" w:rsidRDefault="00D249BD" w:rsidP="0016740B">
            <w:pPr>
              <w:pStyle w:val="afe"/>
              <w:shd w:val="clear" w:color="auto" w:fill="auto"/>
            </w:pPr>
            <w:r>
              <w:t>6</w:t>
            </w:r>
          </w:p>
        </w:tc>
      </w:tr>
      <w:tr w:rsidR="00D249BD" w14:paraId="3AF9DE7B" w14:textId="77777777" w:rsidTr="0016740B">
        <w:tc>
          <w:tcPr>
            <w:tcW w:w="5665" w:type="dxa"/>
          </w:tcPr>
          <w:p w14:paraId="45F1B958" w14:textId="77777777" w:rsidR="00D249BD" w:rsidRDefault="00D249BD" w:rsidP="0016740B">
            <w:pPr>
              <w:pStyle w:val="afe"/>
              <w:shd w:val="clear" w:color="auto" w:fill="auto"/>
            </w:pPr>
            <w:r w:rsidRPr="00C1212E">
              <w:t>Ширина помещения, В, м</w:t>
            </w:r>
          </w:p>
        </w:tc>
        <w:tc>
          <w:tcPr>
            <w:tcW w:w="3686" w:type="dxa"/>
          </w:tcPr>
          <w:p w14:paraId="6560506A" w14:textId="5C0DBBA8" w:rsidR="00D249BD" w:rsidRPr="004078C9" w:rsidRDefault="004078C9" w:rsidP="0016740B">
            <w:pPr>
              <w:pStyle w:val="afe"/>
              <w:shd w:val="clear" w:color="auto" w:fill="auto"/>
              <w:rPr>
                <w:lang w:val="en-US"/>
              </w:rPr>
            </w:pPr>
            <w:r>
              <w:rPr>
                <w:lang w:val="en-US"/>
              </w:rPr>
              <w:t>3.3</w:t>
            </w:r>
          </w:p>
        </w:tc>
      </w:tr>
      <w:tr w:rsidR="00D249BD" w14:paraId="5C329268" w14:textId="77777777" w:rsidTr="0016740B">
        <w:tc>
          <w:tcPr>
            <w:tcW w:w="5665" w:type="dxa"/>
          </w:tcPr>
          <w:p w14:paraId="1ED8E4B6" w14:textId="77777777" w:rsidR="00D249BD" w:rsidRDefault="00D249BD" w:rsidP="0016740B">
            <w:pPr>
              <w:pStyle w:val="afe"/>
              <w:shd w:val="clear" w:color="auto" w:fill="auto"/>
            </w:pPr>
            <w:r w:rsidRPr="00C1212E">
              <w:t>Высота помещения, h, м</w:t>
            </w:r>
          </w:p>
        </w:tc>
        <w:tc>
          <w:tcPr>
            <w:tcW w:w="3686" w:type="dxa"/>
          </w:tcPr>
          <w:p w14:paraId="01CACD4C" w14:textId="77777777" w:rsidR="00D249BD" w:rsidRDefault="00D249BD" w:rsidP="0016740B">
            <w:pPr>
              <w:pStyle w:val="afe"/>
              <w:shd w:val="clear" w:color="auto" w:fill="auto"/>
            </w:pPr>
            <w:r>
              <w:t>2,7</w:t>
            </w:r>
          </w:p>
        </w:tc>
      </w:tr>
      <w:tr w:rsidR="00D249BD" w14:paraId="578D6A9D" w14:textId="77777777" w:rsidTr="0016740B">
        <w:tc>
          <w:tcPr>
            <w:tcW w:w="5665" w:type="dxa"/>
          </w:tcPr>
          <w:p w14:paraId="1B2789A9" w14:textId="77777777" w:rsidR="00D249BD" w:rsidRDefault="00D249BD" w:rsidP="0016740B">
            <w:pPr>
              <w:pStyle w:val="afe"/>
              <w:shd w:val="clear" w:color="auto" w:fill="auto"/>
            </w:pPr>
            <w:r w:rsidRPr="00C1212E">
              <w:t>Коэффициент отражения потолка</w:t>
            </w:r>
          </w:p>
        </w:tc>
        <w:tc>
          <w:tcPr>
            <w:tcW w:w="3686" w:type="dxa"/>
          </w:tcPr>
          <w:p w14:paraId="56D8D5C2" w14:textId="77777777" w:rsidR="00D249BD" w:rsidRDefault="00D249BD" w:rsidP="0016740B">
            <w:pPr>
              <w:pStyle w:val="afe"/>
              <w:shd w:val="clear" w:color="auto" w:fill="auto"/>
            </w:pPr>
            <w:r>
              <w:t>50</w:t>
            </w:r>
          </w:p>
        </w:tc>
      </w:tr>
      <w:tr w:rsidR="00D249BD" w14:paraId="7FA88576" w14:textId="77777777" w:rsidTr="0016740B">
        <w:tc>
          <w:tcPr>
            <w:tcW w:w="5665" w:type="dxa"/>
          </w:tcPr>
          <w:p w14:paraId="673FDB87" w14:textId="77777777" w:rsidR="00D249BD" w:rsidRDefault="00D249BD" w:rsidP="0016740B">
            <w:pPr>
              <w:pStyle w:val="afe"/>
              <w:shd w:val="clear" w:color="auto" w:fill="auto"/>
            </w:pPr>
            <w:r w:rsidRPr="00C1212E">
              <w:t>Коэффициент отражения стен</w:t>
            </w:r>
          </w:p>
        </w:tc>
        <w:tc>
          <w:tcPr>
            <w:tcW w:w="3686" w:type="dxa"/>
          </w:tcPr>
          <w:p w14:paraId="17D5C9B9" w14:textId="77777777" w:rsidR="00D249BD" w:rsidRDefault="00D249BD" w:rsidP="0016740B">
            <w:pPr>
              <w:pStyle w:val="afe"/>
              <w:shd w:val="clear" w:color="auto" w:fill="auto"/>
            </w:pPr>
            <w:r>
              <w:t>30</w:t>
            </w:r>
          </w:p>
        </w:tc>
      </w:tr>
      <w:tr w:rsidR="00D249BD" w14:paraId="3B3DA15E" w14:textId="77777777" w:rsidTr="0016740B">
        <w:tc>
          <w:tcPr>
            <w:tcW w:w="5665" w:type="dxa"/>
          </w:tcPr>
          <w:p w14:paraId="7F14F61A" w14:textId="77777777" w:rsidR="00D249BD" w:rsidRDefault="00D249BD" w:rsidP="0016740B">
            <w:pPr>
              <w:pStyle w:val="afe"/>
              <w:shd w:val="clear" w:color="auto" w:fill="auto"/>
            </w:pPr>
            <w:r w:rsidRPr="00C1212E">
              <w:t>Коэффициент отражения пола</w:t>
            </w:r>
          </w:p>
        </w:tc>
        <w:tc>
          <w:tcPr>
            <w:tcW w:w="3686" w:type="dxa"/>
          </w:tcPr>
          <w:p w14:paraId="6232358F" w14:textId="77777777" w:rsidR="00D249BD" w:rsidRDefault="00D249BD" w:rsidP="0016740B">
            <w:pPr>
              <w:pStyle w:val="afe"/>
              <w:shd w:val="clear" w:color="auto" w:fill="auto"/>
            </w:pPr>
            <w:r>
              <w:t>10</w:t>
            </w:r>
          </w:p>
        </w:tc>
      </w:tr>
      <w:tr w:rsidR="00D249BD" w14:paraId="01837A0F" w14:textId="77777777" w:rsidTr="0016740B">
        <w:tc>
          <w:tcPr>
            <w:tcW w:w="5665" w:type="dxa"/>
          </w:tcPr>
          <w:p w14:paraId="466454A3" w14:textId="77777777" w:rsidR="00D249BD" w:rsidRDefault="00D249BD" w:rsidP="0016740B">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120FC19E" w14:textId="77777777" w:rsidR="00D249BD" w:rsidRDefault="00D249BD" w:rsidP="0016740B">
            <w:pPr>
              <w:pStyle w:val="afe"/>
              <w:shd w:val="clear" w:color="auto" w:fill="auto"/>
            </w:pPr>
            <w:r>
              <w:t>300</w:t>
            </w:r>
          </w:p>
        </w:tc>
      </w:tr>
      <w:tr w:rsidR="00D249BD" w14:paraId="2F81C223" w14:textId="77777777" w:rsidTr="0016740B">
        <w:tc>
          <w:tcPr>
            <w:tcW w:w="5665" w:type="dxa"/>
          </w:tcPr>
          <w:p w14:paraId="2BEE32A5" w14:textId="77777777" w:rsidR="00D249BD" w:rsidRDefault="00D249BD" w:rsidP="0016740B">
            <w:pPr>
              <w:pStyle w:val="afe"/>
              <w:shd w:val="clear" w:color="auto" w:fill="auto"/>
            </w:pPr>
            <w:r w:rsidRPr="00C1212E">
              <w:t>Число ламп в светильнике, n, шт</w:t>
            </w:r>
          </w:p>
        </w:tc>
        <w:tc>
          <w:tcPr>
            <w:tcW w:w="3686" w:type="dxa"/>
          </w:tcPr>
          <w:p w14:paraId="6C19A953" w14:textId="77777777" w:rsidR="00D249BD" w:rsidRDefault="00D249BD" w:rsidP="0016740B">
            <w:pPr>
              <w:pStyle w:val="afe"/>
              <w:shd w:val="clear" w:color="auto" w:fill="auto"/>
            </w:pPr>
            <w:r>
              <w:t>2</w:t>
            </w:r>
          </w:p>
        </w:tc>
      </w:tr>
      <w:tr w:rsidR="00D249BD" w14:paraId="67D9C134" w14:textId="77777777" w:rsidTr="0016740B">
        <w:tc>
          <w:tcPr>
            <w:tcW w:w="5665" w:type="dxa"/>
          </w:tcPr>
          <w:p w14:paraId="20018704" w14:textId="2F330612" w:rsidR="00D249BD" w:rsidRDefault="00D249BD" w:rsidP="0016740B">
            <w:pPr>
              <w:pStyle w:val="afe"/>
              <w:shd w:val="clear" w:color="auto" w:fill="auto"/>
            </w:pPr>
            <w:r w:rsidRPr="00C1212E">
              <w:t xml:space="preserve">Длина </w:t>
            </w:r>
            <w:r w:rsidR="006934AA">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5A5772C" w14:textId="587A046D" w:rsidR="00D249BD" w:rsidRDefault="00D249BD" w:rsidP="0016740B">
            <w:pPr>
              <w:pStyle w:val="afe"/>
              <w:shd w:val="clear" w:color="auto" w:fill="auto"/>
            </w:pPr>
            <w:r>
              <w:t>1,</w:t>
            </w:r>
            <w:r w:rsidR="006934AA">
              <w:t>534</w:t>
            </w:r>
          </w:p>
        </w:tc>
      </w:tr>
    </w:tbl>
    <w:p w14:paraId="27D5C939" w14:textId="34A75D9F" w:rsidR="00D249BD" w:rsidRDefault="00D249BD" w:rsidP="00D249BD"/>
    <w:p w14:paraId="13BF770E" w14:textId="334702D8" w:rsidR="00165B42" w:rsidRDefault="00165B42" w:rsidP="00D249BD"/>
    <w:p w14:paraId="4644D922" w14:textId="3DCEFB96" w:rsidR="00165B42" w:rsidRDefault="00165B42" w:rsidP="00D249BD"/>
    <w:p w14:paraId="4F9567AC" w14:textId="77777777" w:rsidR="00D249BD" w:rsidRDefault="00D249BD" w:rsidP="00D249B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D249BD" w14:paraId="5A7DD644" w14:textId="77777777" w:rsidTr="0016740B">
        <w:tc>
          <w:tcPr>
            <w:tcW w:w="5665" w:type="dxa"/>
          </w:tcPr>
          <w:p w14:paraId="31B714C4" w14:textId="77777777" w:rsidR="00D249BD" w:rsidRDefault="00D249BD" w:rsidP="0016740B">
            <w:pPr>
              <w:pStyle w:val="afe"/>
              <w:shd w:val="clear" w:color="auto" w:fill="auto"/>
            </w:pPr>
            <w:r>
              <w:t>Наименование</w:t>
            </w:r>
          </w:p>
        </w:tc>
        <w:tc>
          <w:tcPr>
            <w:tcW w:w="3686" w:type="dxa"/>
          </w:tcPr>
          <w:p w14:paraId="57A47087" w14:textId="77777777" w:rsidR="00D249BD" w:rsidRDefault="00D249BD" w:rsidP="0016740B">
            <w:pPr>
              <w:pStyle w:val="afe"/>
              <w:shd w:val="clear" w:color="auto" w:fill="auto"/>
            </w:pPr>
            <w:r>
              <w:t>Величина</w:t>
            </w:r>
          </w:p>
        </w:tc>
      </w:tr>
      <w:tr w:rsidR="00D249BD" w14:paraId="37E1530F" w14:textId="77777777" w:rsidTr="0016740B">
        <w:tc>
          <w:tcPr>
            <w:tcW w:w="5665" w:type="dxa"/>
          </w:tcPr>
          <w:p w14:paraId="2891C5C6" w14:textId="77777777" w:rsidR="00D249BD" w:rsidRDefault="00D249BD" w:rsidP="0016740B">
            <w:pPr>
              <w:pStyle w:val="afe"/>
              <w:shd w:val="clear" w:color="auto" w:fill="auto"/>
            </w:pPr>
            <w:r w:rsidRPr="00C1212E">
              <w:t>Коэффициент запаса, К,</w:t>
            </w:r>
          </w:p>
        </w:tc>
        <w:tc>
          <w:tcPr>
            <w:tcW w:w="3686" w:type="dxa"/>
          </w:tcPr>
          <w:p w14:paraId="7B5CF2F3" w14:textId="77777777" w:rsidR="00D249BD" w:rsidRPr="00F619B7" w:rsidRDefault="00D249BD" w:rsidP="0016740B">
            <w:pPr>
              <w:pStyle w:val="afe"/>
              <w:shd w:val="clear" w:color="auto" w:fill="auto"/>
              <w:rPr>
                <w:lang w:val="en-US"/>
              </w:rPr>
            </w:pPr>
            <w:r>
              <w:t>1,5</w:t>
            </w:r>
          </w:p>
        </w:tc>
      </w:tr>
      <w:tr w:rsidR="00D249BD" w14:paraId="1E4B0627" w14:textId="77777777" w:rsidTr="0016740B">
        <w:tc>
          <w:tcPr>
            <w:tcW w:w="5665" w:type="dxa"/>
          </w:tcPr>
          <w:p w14:paraId="5A3C26D0" w14:textId="77777777" w:rsidR="00D249BD" w:rsidRDefault="00D249BD" w:rsidP="0016740B">
            <w:pPr>
              <w:pStyle w:val="afe"/>
              <w:shd w:val="clear" w:color="auto" w:fill="auto"/>
            </w:pPr>
            <w:r w:rsidRPr="00C1212E">
              <w:t>Коэффициент использования светового потока, η</w:t>
            </w:r>
          </w:p>
        </w:tc>
        <w:tc>
          <w:tcPr>
            <w:tcW w:w="3686" w:type="dxa"/>
          </w:tcPr>
          <w:p w14:paraId="50A9D486" w14:textId="77777777" w:rsidR="00D249BD" w:rsidRPr="004E1A7F" w:rsidRDefault="00D249BD" w:rsidP="0016740B">
            <w:pPr>
              <w:pStyle w:val="afe"/>
              <w:shd w:val="clear" w:color="auto" w:fill="auto"/>
              <w:rPr>
                <w:lang w:val="en-US"/>
              </w:rPr>
            </w:pPr>
            <w:r>
              <w:t>4</w:t>
            </w:r>
            <w:r>
              <w:rPr>
                <w:lang w:val="en-US"/>
              </w:rPr>
              <w:t>6</w:t>
            </w:r>
          </w:p>
        </w:tc>
      </w:tr>
      <w:tr w:rsidR="00D249BD" w14:paraId="7AD4F552" w14:textId="77777777" w:rsidTr="0016740B">
        <w:tc>
          <w:tcPr>
            <w:tcW w:w="5665" w:type="dxa"/>
          </w:tcPr>
          <w:p w14:paraId="3F37C81B" w14:textId="77777777" w:rsidR="00D249BD" w:rsidRDefault="00D249BD" w:rsidP="0016740B">
            <w:pPr>
              <w:pStyle w:val="afe"/>
              <w:shd w:val="clear" w:color="auto" w:fill="auto"/>
            </w:pPr>
            <w:r w:rsidRPr="00C1212E">
              <w:t>Мощность лампы, P, Вт</w:t>
            </w:r>
          </w:p>
        </w:tc>
        <w:tc>
          <w:tcPr>
            <w:tcW w:w="3686" w:type="dxa"/>
          </w:tcPr>
          <w:p w14:paraId="5A0487A7" w14:textId="37F8691D" w:rsidR="00D249BD" w:rsidRDefault="0009382A" w:rsidP="0016740B">
            <w:pPr>
              <w:pStyle w:val="afe"/>
              <w:shd w:val="clear" w:color="auto" w:fill="auto"/>
            </w:pPr>
            <w:r>
              <w:t>3</w:t>
            </w:r>
            <w:r w:rsidR="00D249BD">
              <w:t>0</w:t>
            </w:r>
          </w:p>
        </w:tc>
      </w:tr>
      <w:tr w:rsidR="00D249BD" w14:paraId="78894F92" w14:textId="77777777" w:rsidTr="0016740B">
        <w:tc>
          <w:tcPr>
            <w:tcW w:w="5665" w:type="dxa"/>
          </w:tcPr>
          <w:p w14:paraId="56D43AF5" w14:textId="77777777" w:rsidR="00D249BD" w:rsidRPr="00C1212E" w:rsidRDefault="00D249BD" w:rsidP="0016740B">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26E69FB3" w14:textId="27808EF3" w:rsidR="00D249BD" w:rsidRPr="005C191C" w:rsidRDefault="009A5DF9" w:rsidP="0016740B">
            <w:pPr>
              <w:pStyle w:val="afe"/>
              <w:shd w:val="clear" w:color="auto" w:fill="auto"/>
              <w:rPr>
                <w:lang w:val="en-US"/>
              </w:rPr>
            </w:pPr>
            <w:r>
              <w:rPr>
                <w:lang w:val="en-US"/>
              </w:rPr>
              <w:t>1840</w:t>
            </w:r>
          </w:p>
        </w:tc>
      </w:tr>
    </w:tbl>
    <w:p w14:paraId="46BE810F" w14:textId="77777777" w:rsidR="00D249BD" w:rsidRDefault="00D249BD" w:rsidP="00D249BD">
      <w:r w:rsidRPr="005747B8">
        <w:t xml:space="preserve">Определим высоту подвеса светильника над рабочей поверхностью по следующей формуле:  </w:t>
      </w:r>
    </w:p>
    <w:p w14:paraId="156A0161" w14:textId="77777777" w:rsidR="00D249BD" w:rsidRPr="005378C7" w:rsidRDefault="00D249BD" w:rsidP="00D249B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1EC3B36B" w14:textId="77777777" w:rsidR="00D249BD" w:rsidRPr="005747B8" w:rsidRDefault="00D249BD" w:rsidP="00D249B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54C6C6CB" w14:textId="77777777" w:rsidR="00D249BD" w:rsidRPr="005747B8" w:rsidRDefault="00D249BD" w:rsidP="00D249B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68C5390D" w14:textId="77777777" w:rsidR="00D249BD" w:rsidRPr="006D7669" w:rsidRDefault="00D249BD" w:rsidP="00D249B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712AA9B8" w14:textId="77777777" w:rsidR="00D249BD" w:rsidRDefault="00C27C0D" w:rsidP="00D249B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0CBDFDAB" w14:textId="77777777" w:rsidR="00D249BD" w:rsidRDefault="00D249BD" w:rsidP="00D249BD">
      <w:r>
        <w:t>Определим индекс помещения:</w:t>
      </w:r>
    </w:p>
    <w:p w14:paraId="6FB94C7B" w14:textId="77777777" w:rsidR="00D249BD" w:rsidRPr="00B64348" w:rsidRDefault="00D249BD" w:rsidP="00D249B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32B7EFD7" w14:textId="26BFC6CE" w:rsidR="00D249BD" w:rsidRPr="00B64348" w:rsidRDefault="00D249BD" w:rsidP="00D249B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578C6F9" w14:textId="77777777" w:rsidR="00D249BD" w:rsidRPr="005747B8" w:rsidRDefault="00D249BD" w:rsidP="00D249B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15761D52" w14:textId="77777777" w:rsidR="00D249BD" w:rsidRPr="005747B8" w:rsidRDefault="00D249BD" w:rsidP="00D249B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6F4F849D" w14:textId="77777777" w:rsidR="00D249BD" w:rsidRPr="005747B8" w:rsidRDefault="00D249BD" w:rsidP="00D249B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589F7338" w14:textId="77777777" w:rsidR="00D249BD" w:rsidRPr="005747B8" w:rsidRDefault="00D249BD" w:rsidP="00D249BD">
      <w:r w:rsidRPr="005747B8">
        <w:t xml:space="preserve">Определим расстояние между рядами светильников и от стен до ближайшего ряда по формуле: </w:t>
      </w:r>
    </w:p>
    <w:p w14:paraId="781412AB" w14:textId="77777777" w:rsidR="00D249BD" w:rsidRPr="005747B8" w:rsidRDefault="00D249BD" w:rsidP="00D249B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351D1678" w14:textId="77777777" w:rsidR="00D249BD" w:rsidRPr="005747B8" w:rsidRDefault="00D249BD" w:rsidP="00D249B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37F3C63F" w14:textId="77777777" w:rsidR="00D249BD" w:rsidRPr="005747B8" w:rsidRDefault="00D249BD" w:rsidP="00D249B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1E0931C3" w14:textId="77777777" w:rsidR="00D249BD" w:rsidRPr="005747B8" w:rsidRDefault="00D249BD" w:rsidP="00D249BD">
      <w:r w:rsidRPr="005747B8">
        <w:t xml:space="preserve">Расстояние от стен до ближайшего ряда по рекомендациям вычитывается по следующей формуле: </w:t>
      </w:r>
    </w:p>
    <w:p w14:paraId="61C6B545" w14:textId="77777777" w:rsidR="00D249BD" w:rsidRPr="005747B8" w:rsidRDefault="00D249BD" w:rsidP="00D249B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1F24F115" w14:textId="77777777" w:rsidR="00D249BD" w:rsidRDefault="00D249BD" w:rsidP="00D249B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7418460" w14:textId="77777777" w:rsidR="00D249BD" w:rsidRDefault="00D249BD" w:rsidP="00D249B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5780373B" w14:textId="77777777" w:rsidR="00D249BD" w:rsidRDefault="00D249BD" w:rsidP="00D249B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6CD3C2E6" w14:textId="77777777" w:rsidR="00D249BD" w:rsidRDefault="00D249BD" w:rsidP="00D249B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12E8E40C" w14:textId="53BEBCC3" w:rsidR="00D249BD" w:rsidRDefault="00D249BD" w:rsidP="00D249B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0B8168D2" w14:textId="1D1C5403" w:rsidR="00D249BD" w:rsidRDefault="00D249BD" w:rsidP="00D249B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7E9EE633" w14:textId="77777777" w:rsidR="00D249BD" w:rsidRPr="005747B8" w:rsidRDefault="00D249BD" w:rsidP="00D249BD">
      <w:pPr>
        <w:pStyle w:val="afff5"/>
      </w:pPr>
      <m:oMathPara>
        <m:oMath>
          <m:r>
            <m:t>N</m:t>
          </m:r>
          <m:r>
            <m:rPr>
              <m:sty m:val="p"/>
            </m:rPr>
            <m:t>=2</m:t>
          </m:r>
          <m:r>
            <m:rPr>
              <m:sty m:val="p"/>
            </m:rPr>
            <w:rPr>
              <w:lang w:val="en-US"/>
            </w:rPr>
            <m:t>∙</m:t>
          </m:r>
          <m:r>
            <m:rPr>
              <m:sty m:val="p"/>
            </m:rPr>
            <m:t>3=6 шт.</m:t>
          </m:r>
        </m:oMath>
      </m:oMathPara>
    </w:p>
    <w:p w14:paraId="30F22F49" w14:textId="77777777" w:rsidR="00D249BD" w:rsidRPr="005747B8" w:rsidRDefault="00D249BD" w:rsidP="00D249BD">
      <w:r w:rsidRPr="005747B8">
        <w:t xml:space="preserve">Определим световой поток одной лампы по следующей формуле: </w:t>
      </w:r>
    </w:p>
    <w:p w14:paraId="560CC7A1" w14:textId="77777777" w:rsidR="00D249BD" w:rsidRDefault="00D249BD" w:rsidP="00D249B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43534999" w14:textId="77777777" w:rsidR="00D249BD" w:rsidRPr="009E49A2" w:rsidRDefault="00D249BD" w:rsidP="00D249BD">
      <w:pPr>
        <w:ind w:firstLine="0"/>
      </w:pPr>
      <w:r w:rsidRPr="009E49A2">
        <w:t>где Z = 1,1 – коэффициент минимальной освещенности.</w:t>
      </w:r>
    </w:p>
    <w:p w14:paraId="6D3B51D0" w14:textId="3A246D15" w:rsidR="00D249BD" w:rsidRDefault="00D249BD" w:rsidP="00D249B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17BE9399" w14:textId="77777777" w:rsidR="00D249BD" w:rsidRPr="005747B8" w:rsidRDefault="00D249BD" w:rsidP="00D249BD">
      <w:r w:rsidRPr="005747B8">
        <w:t xml:space="preserve">Световой поток лампы должен соответствовать соотношению: </w:t>
      </w:r>
    </w:p>
    <w:p w14:paraId="053111F4" w14:textId="77777777" w:rsidR="00D249BD" w:rsidRPr="005747B8" w:rsidRDefault="00D249BD" w:rsidP="00D249B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468A680D" w14:textId="77777777" w:rsidR="00D249BD" w:rsidRPr="004E39B0" w:rsidRDefault="00D249BD" w:rsidP="00D249B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46C68D38" w14:textId="492D2D76" w:rsidR="00D249BD" w:rsidRPr="004E39B0" w:rsidRDefault="00C27C0D" w:rsidP="00D249B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D249BD" w:rsidRPr="004E39B0">
        <w:t xml:space="preserve"> – световой поток, лм, табличное значение; </w:t>
      </w:r>
    </w:p>
    <w:p w14:paraId="4A2476A8" w14:textId="5105D84C" w:rsidR="00D249BD" w:rsidRPr="004E39B0" w:rsidRDefault="00A92744" w:rsidP="00D249BD">
      <w:pPr>
        <w:pStyle w:val="afff5"/>
      </w:pPr>
      <w:r w:rsidRPr="00594332">
        <w:rPr>
          <w:rFonts w:eastAsia="Times New Roman"/>
        </w:rPr>
        <w:t>1775</w:t>
      </w:r>
      <w:r w:rsidR="00D249BD" w:rsidRPr="004E39B0">
        <w:rPr>
          <w:rFonts w:eastAsia="Times New Roman"/>
        </w:rPr>
        <w:t xml:space="preserve"> ≈ </w:t>
      </w:r>
      <m:oMath>
        <m:f>
          <m:fPr>
            <m:ctrlPr/>
          </m:fPr>
          <m:num>
            <m:r>
              <m:rPr>
                <m:sty m:val="p"/>
              </m:rPr>
              <m:t>0,9</m:t>
            </m:r>
          </m:num>
          <m:den>
            <m:r>
              <m:rPr>
                <m:sty m:val="p"/>
              </m:rPr>
              <m:t>1,2</m:t>
            </m:r>
          </m:den>
        </m:f>
      </m:oMath>
      <w:r w:rsidR="00D249BD" w:rsidRPr="004E39B0">
        <w:rPr>
          <w:rFonts w:eastAsia="Times New Roman"/>
        </w:rPr>
        <w:t xml:space="preserve"> </w:t>
      </w:r>
      <m:oMath>
        <m:r>
          <m:rPr>
            <m:sty m:val="p"/>
          </m:rPr>
          <m:t>∙</m:t>
        </m:r>
      </m:oMath>
      <w:r w:rsidR="00D249BD" w:rsidRPr="004E39B0">
        <w:rPr>
          <w:rFonts w:eastAsia="Times New Roman"/>
        </w:rPr>
        <w:t xml:space="preserve"> </w:t>
      </w:r>
      <w:r w:rsidR="002A2C3B" w:rsidRPr="006934AA">
        <w:rPr>
          <w:rFonts w:eastAsia="Times New Roman"/>
        </w:rPr>
        <w:t>1840</w:t>
      </w:r>
      <w:r w:rsidR="00D249BD" w:rsidRPr="004E39B0">
        <w:t xml:space="preserve"> </w:t>
      </w:r>
    </w:p>
    <w:p w14:paraId="73E8F8A6" w14:textId="77777777" w:rsidR="00D249BD" w:rsidRPr="005747B8" w:rsidRDefault="00D249BD" w:rsidP="00D249B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4B97EE8B" w14:textId="77777777" w:rsidR="00D249BD" w:rsidRDefault="00D249BD" w:rsidP="00D249B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1EA71640" w14:textId="3A77E866" w:rsidR="00D249BD" w:rsidRPr="005747B8" w:rsidRDefault="00D249BD" w:rsidP="00D249B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0B0D613B" w14:textId="669F175A" w:rsidR="00D249BD" w:rsidRPr="006934AA" w:rsidRDefault="00D249BD" w:rsidP="00D249B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B57CEF5" w14:textId="77777777" w:rsidR="00D249BD" w:rsidRPr="005747B8" w:rsidRDefault="00D249BD" w:rsidP="00D249BD">
      <w:r w:rsidRPr="005747B8">
        <w:t>Определим потребляемую мощность осветительной установки:</w:t>
      </w:r>
      <w:r w:rsidRPr="005747B8">
        <w:rPr>
          <w:i/>
        </w:rPr>
        <w:t xml:space="preserve"> </w:t>
      </w:r>
    </w:p>
    <w:p w14:paraId="12AB3B2A" w14:textId="77777777" w:rsidR="00D249BD" w:rsidRDefault="00D249BD" w:rsidP="00D249B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4E096989" w14:textId="0E19C5A2" w:rsidR="00D249BD" w:rsidRPr="005747B8" w:rsidRDefault="00D249BD" w:rsidP="00D249B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5A229E36" w14:textId="77777777" w:rsidR="00D249BD" w:rsidRDefault="00D249BD" w:rsidP="00D249BD">
      <w:pPr>
        <w:ind w:firstLine="0"/>
      </w:pPr>
      <w:r w:rsidRPr="005747B8">
        <w:t>Где</w:t>
      </w:r>
      <w:r>
        <w:tab/>
      </w:r>
      <m:oMath>
        <m:r>
          <m:rPr>
            <m:sty m:val="p"/>
          </m:rPr>
          <w:rPr>
            <w:rFonts w:ascii="Cambria Math" w:hAnsi="Cambria Math"/>
          </w:rPr>
          <m:t>p</m:t>
        </m:r>
      </m:oMath>
      <w:r w:rsidRPr="005747B8">
        <w:t xml:space="preserve"> – мощность лампы, Вт; </w:t>
      </w:r>
    </w:p>
    <w:p w14:paraId="7D1C579A" w14:textId="77777777" w:rsidR="00D249BD" w:rsidRPr="00DA3132" w:rsidRDefault="00C27C0D" w:rsidP="00D249B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D249BD" w:rsidRPr="005747B8">
        <w:t xml:space="preserve"> </w:t>
      </w:r>
      <w:r w:rsidR="00D249BD">
        <w:t xml:space="preserve">– </w:t>
      </w:r>
      <w:r w:rsidR="00D249B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D249BD" w:rsidRPr="005747B8">
        <w:t xml:space="preserve"> 1,25. </w:t>
      </w:r>
    </w:p>
    <w:p w14:paraId="21AF3C99" w14:textId="77777777" w:rsidR="0001641F" w:rsidRDefault="00D249BD" w:rsidP="0001641F">
      <w:r w:rsidRPr="005747B8">
        <w:t>На рисунке 6.2 представлен эскиз размещения светильников на плане помещения.</w:t>
      </w:r>
      <w:r w:rsidR="0001641F">
        <w:t xml:space="preserve"> </w:t>
      </w:r>
    </w:p>
    <w:p w14:paraId="637E6C84" w14:textId="3303B43A" w:rsidR="00D249BD" w:rsidRPr="00E711E2" w:rsidRDefault="00670884" w:rsidP="0001641F">
      <w:pPr>
        <w:pStyle w:val="afa"/>
      </w:pPr>
      <w:r w:rsidRPr="00670884">
        <w:drawing>
          <wp:inline distT="0" distB="0" distL="0" distR="0" wp14:anchorId="3025E95E" wp14:editId="7DDCFDDF">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510" cy="2881056"/>
                    </a:xfrm>
                    <a:prstGeom prst="rect">
                      <a:avLst/>
                    </a:prstGeom>
                  </pic:spPr>
                </pic:pic>
              </a:graphicData>
            </a:graphic>
          </wp:inline>
        </w:drawing>
      </w:r>
    </w:p>
    <w:p w14:paraId="0415F94B" w14:textId="77777777" w:rsidR="00D249BD" w:rsidRPr="00E711E2" w:rsidRDefault="00D249BD" w:rsidP="0001641F">
      <w:pPr>
        <w:pStyle w:val="afb"/>
      </w:pPr>
      <w:r w:rsidRPr="00E711E2">
        <w:t xml:space="preserve">Рисунок 6.2 – Схема </w:t>
      </w:r>
      <w:r>
        <w:t>размещения светильников</w:t>
      </w:r>
    </w:p>
    <w:p w14:paraId="5A0976F4" w14:textId="70B6D2FE" w:rsidR="00D249BD" w:rsidRPr="00594332" w:rsidRDefault="00D249BD" w:rsidP="00594332">
      <w:pPr>
        <w:pStyle w:val="2"/>
      </w:pPr>
      <w:bookmarkStart w:id="1487" w:name="_Toc168832087"/>
      <w:r w:rsidRPr="00594332">
        <w:t>6.</w:t>
      </w:r>
      <w:r w:rsidR="006F74DD" w:rsidRPr="00594332">
        <w:t>3</w:t>
      </w:r>
      <w:r w:rsidRPr="00594332">
        <w:t xml:space="preserve"> Вывод по главе</w:t>
      </w:r>
      <w:bookmarkEnd w:id="1487"/>
    </w:p>
    <w:p w14:paraId="38255E22" w14:textId="77777777" w:rsidR="00D249BD" w:rsidRDefault="00D249BD" w:rsidP="00D249B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0C9922FC" w14:textId="77777777" w:rsidR="00D249BD" w:rsidRDefault="00D249BD" w:rsidP="00D249B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69DFCED9" w14:textId="77777777" w:rsidR="00D249BD" w:rsidRPr="006D3551" w:rsidRDefault="00D249BD" w:rsidP="00D249B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488" w:name="_Toc168832088"/>
      <w:r>
        <w:lastRenderedPageBreak/>
        <w:t>Заключение</w:t>
      </w:r>
      <w:bookmarkEnd w:id="1488"/>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микросервисной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r w:rsidRPr="00236C20">
        <w:rPr>
          <w:color w:val="000000" w:themeColor="text1"/>
        </w:rPr>
        <w:t>Script,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489" w:name="_Toc168832089"/>
      <w:r>
        <w:lastRenderedPageBreak/>
        <w:t>Перечень использованных информационных ресурсов</w:t>
      </w:r>
      <w:bookmarkEnd w:id="1489"/>
    </w:p>
    <w:p w14:paraId="53BBFC17" w14:textId="77777777" w:rsidR="0071474A" w:rsidRDefault="0071474A" w:rsidP="00FF52C6">
      <w:pPr>
        <w:pStyle w:val="afff1"/>
        <w:numPr>
          <w:ilvl w:val="0"/>
          <w:numId w:val="2"/>
        </w:numPr>
        <w:suppressAutoHyphens/>
        <w:autoSpaceDE/>
        <w:autoSpaceDN/>
        <w:adjustRightInd/>
        <w:spacing w:before="0" w:after="0"/>
        <w:ind w:left="0" w:firstLine="851"/>
      </w:pPr>
      <w:r w:rsidRPr="0071474A">
        <w:t>Docker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r w:rsidRPr="0071474A">
        <w:t>Leetcode</w:t>
      </w:r>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r w:rsidRPr="0071474A">
        <w:t>Информатикс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r w:rsidRPr="0071474A">
        <w:t>Codewars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Apache Kafka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r w:rsidRPr="0071474A">
        <w:t>TypeScript Статически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r w:rsidRPr="0071474A">
        <w:t>React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r w:rsidRPr="0071474A">
        <w:t>PostgreSQL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r w:rsidRPr="0071474A">
        <w:lastRenderedPageBreak/>
        <w:t>IntelliJ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r w:rsidRPr="0071474A">
        <w:t>Git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rPr>
          <w:ins w:id="1490" w:author="Автор"/>
        </w:rPr>
      </w:pPr>
      <w:r w:rsidRPr="0071474A">
        <w:t>JSON Schema Язык описания схем для JSON [Электронный ресурс], URL: https://json-schema.org/ (дата обращения 14.05.2024).</w:t>
      </w:r>
    </w:p>
    <w:p w14:paraId="4B26872E" w14:textId="34BEE9AB" w:rsidR="0095661E" w:rsidDel="0095661E" w:rsidRDefault="0095661E">
      <w:pPr>
        <w:pStyle w:val="afff1"/>
        <w:numPr>
          <w:ilvl w:val="0"/>
          <w:numId w:val="2"/>
        </w:numPr>
        <w:suppressAutoHyphens/>
        <w:autoSpaceDE/>
        <w:autoSpaceDN/>
        <w:adjustRightInd/>
        <w:spacing w:before="0" w:after="0"/>
        <w:ind w:left="0" w:firstLine="851"/>
        <w:rPr>
          <w:del w:id="1491" w:author="Автор"/>
        </w:rPr>
        <w:pPrChange w:id="1492" w:author="Автор">
          <w:pPr>
            <w:pStyle w:val="afff1"/>
            <w:numPr>
              <w:numId w:val="2"/>
            </w:numPr>
            <w:tabs>
              <w:tab w:val="num" w:pos="0"/>
            </w:tabs>
            <w:suppressAutoHyphens/>
            <w:autoSpaceDE/>
            <w:autoSpaceDN/>
            <w:adjustRightInd/>
            <w:spacing w:before="0" w:after="0"/>
            <w:ind w:left="1429" w:firstLine="851"/>
          </w:pPr>
        </w:pPrChange>
      </w:pPr>
      <w:ins w:id="1493" w:author="Автор">
        <w:r w:rsidRPr="0095661E">
          <w:t>Карта сайта [Электронный ресурс], URL: https://ru.wikipedia.org/wiki/Карта_сайта (дата обращения 14.05.2024).</w:t>
        </w:r>
      </w:ins>
    </w:p>
    <w:p w14:paraId="7A92B2CF" w14:textId="77777777" w:rsidR="0095661E" w:rsidRDefault="0095661E">
      <w:pPr>
        <w:pStyle w:val="afff1"/>
        <w:numPr>
          <w:ilvl w:val="0"/>
          <w:numId w:val="2"/>
        </w:numPr>
        <w:suppressAutoHyphens/>
        <w:ind w:left="0" w:firstLine="851"/>
        <w:rPr>
          <w:ins w:id="1494" w:author="Автор"/>
        </w:rPr>
        <w:pPrChange w:id="1495" w:author="Автор">
          <w:pPr>
            <w:pStyle w:val="afff1"/>
            <w:numPr>
              <w:numId w:val="2"/>
            </w:numPr>
            <w:tabs>
              <w:tab w:val="num" w:pos="0"/>
            </w:tabs>
            <w:suppressAutoHyphens/>
            <w:ind w:left="1429" w:hanging="360"/>
          </w:pPr>
        </w:pPrChange>
      </w:pPr>
      <w:ins w:id="1496" w:author="Автор">
        <w:r>
          <w:t>React Router [Электронный ресурс], URL: https://github.com/remix-run/react-router#readme (дата обращения 14.05.2024).</w:t>
        </w:r>
      </w:ins>
    </w:p>
    <w:p w14:paraId="68E2B7F1" w14:textId="320ACD26" w:rsidR="0095661E" w:rsidRDefault="00AC79BE">
      <w:pPr>
        <w:pStyle w:val="afff1"/>
        <w:numPr>
          <w:ilvl w:val="0"/>
          <w:numId w:val="2"/>
        </w:numPr>
        <w:suppressAutoHyphens/>
        <w:ind w:left="0" w:firstLine="851"/>
        <w:rPr>
          <w:ins w:id="1497" w:author="Автор"/>
        </w:rPr>
        <w:pPrChange w:id="1498" w:author="Автор">
          <w:pPr>
            <w:pStyle w:val="afff1"/>
            <w:numPr>
              <w:numId w:val="2"/>
            </w:numPr>
            <w:tabs>
              <w:tab w:val="num" w:pos="0"/>
            </w:tabs>
            <w:suppressAutoHyphens/>
            <w:ind w:left="1429" w:hanging="360"/>
          </w:pPr>
        </w:pPrChange>
      </w:pPr>
      <w:ins w:id="1499" w:author="Автор">
        <w:r>
          <w:t xml:space="preserve">Библиотека </w:t>
        </w:r>
        <w:r>
          <w:rPr>
            <w:lang w:val="en-US"/>
          </w:rPr>
          <w:t>UI</w:t>
        </w:r>
        <w:r w:rsidRPr="00AC79BE">
          <w:rPr>
            <w:rPrChange w:id="1500" w:author="Автор">
              <w:rPr>
                <w:lang w:val="en-US"/>
              </w:rPr>
            </w:rPrChange>
          </w:rPr>
          <w:t xml:space="preserve"> </w:t>
        </w:r>
        <w:r>
          <w:t xml:space="preserve">компонентов </w:t>
        </w:r>
        <w:r w:rsidR="0095661E">
          <w:t>Mantine [Электронный ресурс], URL: https://mantine.dev/ (дата обращения 14.05.2024).</w:t>
        </w:r>
      </w:ins>
    </w:p>
    <w:p w14:paraId="5CB7856C" w14:textId="36BF02E0" w:rsidR="0095661E" w:rsidRDefault="00AC79BE">
      <w:pPr>
        <w:pStyle w:val="afff1"/>
        <w:numPr>
          <w:ilvl w:val="0"/>
          <w:numId w:val="2"/>
        </w:numPr>
        <w:suppressAutoHyphens/>
        <w:ind w:left="0" w:firstLine="851"/>
        <w:rPr>
          <w:ins w:id="1501" w:author="Автор"/>
        </w:rPr>
        <w:pPrChange w:id="1502" w:author="Автор">
          <w:pPr>
            <w:pStyle w:val="afff1"/>
            <w:numPr>
              <w:numId w:val="2"/>
            </w:numPr>
            <w:tabs>
              <w:tab w:val="num" w:pos="0"/>
            </w:tabs>
            <w:suppressAutoHyphens/>
            <w:ind w:left="1429" w:hanging="360"/>
          </w:pPr>
        </w:pPrChange>
      </w:pPr>
      <w:ins w:id="1503" w:author="Автор">
        <w:r>
          <w:t xml:space="preserve">Библиотека атомарных классов </w:t>
        </w:r>
        <w:r w:rsidR="0095661E">
          <w:t>Tailwind CSS [Электронный ресурс], URL: https://tailwindcss.ru/ (дата обращения 14.05.2024).</w:t>
        </w:r>
      </w:ins>
    </w:p>
    <w:p w14:paraId="07865728" w14:textId="5B705DBB" w:rsidR="0095661E" w:rsidRDefault="00AC79BE">
      <w:pPr>
        <w:pStyle w:val="afff1"/>
        <w:numPr>
          <w:ilvl w:val="0"/>
          <w:numId w:val="2"/>
        </w:numPr>
        <w:suppressAutoHyphens/>
        <w:ind w:left="0" w:firstLine="851"/>
        <w:rPr>
          <w:ins w:id="1504" w:author="Автор"/>
        </w:rPr>
        <w:pPrChange w:id="1505" w:author="Автор">
          <w:pPr>
            <w:pStyle w:val="afff1"/>
            <w:numPr>
              <w:numId w:val="2"/>
            </w:numPr>
            <w:tabs>
              <w:tab w:val="num" w:pos="0"/>
            </w:tabs>
            <w:suppressAutoHyphens/>
            <w:ind w:left="1429" w:hanging="360"/>
          </w:pPr>
        </w:pPrChange>
      </w:pPr>
      <w:ins w:id="1506" w:author="Автор">
        <w:r>
          <w:t xml:space="preserve">Токен доступа </w:t>
        </w:r>
        <w:r w:rsidR="0095661E">
          <w:t>JSON Web Token [Электронный ресурс], URL: https://ru.wikipedia.org/wiki/JSON_Web_Token (дата обращения 14.05.2024).</w:t>
        </w:r>
      </w:ins>
    </w:p>
    <w:p w14:paraId="47CA419E" w14:textId="240DE92B" w:rsidR="0095661E" w:rsidRDefault="00AC79BE">
      <w:pPr>
        <w:pStyle w:val="afff1"/>
        <w:numPr>
          <w:ilvl w:val="0"/>
          <w:numId w:val="2"/>
        </w:numPr>
        <w:suppressAutoHyphens/>
        <w:ind w:left="0" w:firstLine="851"/>
        <w:rPr>
          <w:ins w:id="1507" w:author="Автор"/>
        </w:rPr>
        <w:pPrChange w:id="1508" w:author="Автор">
          <w:pPr>
            <w:pStyle w:val="afff1"/>
            <w:numPr>
              <w:numId w:val="2"/>
            </w:numPr>
            <w:tabs>
              <w:tab w:val="num" w:pos="0"/>
            </w:tabs>
            <w:suppressAutoHyphens/>
            <w:ind w:left="1429" w:hanging="360"/>
          </w:pPr>
        </w:pPrChange>
      </w:pPr>
      <w:ins w:id="1509" w:author="Автор">
        <w:r>
          <w:t xml:space="preserve">Веб хранилище </w:t>
        </w:r>
        <w:r w:rsidR="0095661E">
          <w:t>Local Storage [Электронный ресурс], URL: https://developer.mozilla.org/en-US/docs/Web/API/Window/localStorage (дата обращения 14.05.2024).</w:t>
        </w:r>
      </w:ins>
    </w:p>
    <w:p w14:paraId="35442B0F" w14:textId="6ED37F53" w:rsidR="0095661E" w:rsidRDefault="00AC79BE">
      <w:pPr>
        <w:pStyle w:val="afff1"/>
        <w:numPr>
          <w:ilvl w:val="0"/>
          <w:numId w:val="2"/>
        </w:numPr>
        <w:suppressAutoHyphens/>
        <w:ind w:left="0" w:firstLine="851"/>
        <w:rPr>
          <w:ins w:id="1510" w:author="Автор"/>
        </w:rPr>
        <w:pPrChange w:id="1511" w:author="Автор">
          <w:pPr>
            <w:pStyle w:val="afff1"/>
            <w:numPr>
              <w:numId w:val="2"/>
            </w:numPr>
            <w:tabs>
              <w:tab w:val="num" w:pos="0"/>
            </w:tabs>
            <w:suppressAutoHyphens/>
            <w:ind w:left="1429" w:hanging="360"/>
          </w:pPr>
        </w:pPrChange>
      </w:pPr>
      <w:ins w:id="1512" w:author="Автор">
        <w:r>
          <w:lastRenderedPageBreak/>
          <w:t xml:space="preserve">Фрагменты данных </w:t>
        </w:r>
        <w:r w:rsidR="0095661E">
          <w:t>Cookies [Электронный ресурс], URL: https://developer.mozilla.org/ru/docs/Web/HTTP/Cookies (дата обращения 14.05.2024).</w:t>
        </w:r>
      </w:ins>
    </w:p>
    <w:p w14:paraId="41A09C9A" w14:textId="13349E11" w:rsidR="0095661E" w:rsidRDefault="0095661E">
      <w:pPr>
        <w:pStyle w:val="afff1"/>
        <w:numPr>
          <w:ilvl w:val="0"/>
          <w:numId w:val="2"/>
        </w:numPr>
        <w:suppressAutoHyphens/>
        <w:autoSpaceDE/>
        <w:autoSpaceDN/>
        <w:adjustRightInd/>
        <w:spacing w:before="0" w:after="0"/>
        <w:ind w:left="0" w:firstLine="851"/>
        <w:rPr>
          <w:ins w:id="1513" w:author="Автор"/>
        </w:rPr>
        <w:pPrChange w:id="1514" w:author="Автор">
          <w:pPr>
            <w:pStyle w:val="afff1"/>
            <w:numPr>
              <w:numId w:val="2"/>
            </w:numPr>
            <w:tabs>
              <w:tab w:val="num" w:pos="0"/>
            </w:tabs>
            <w:suppressAutoHyphens/>
            <w:autoSpaceDE/>
            <w:autoSpaceDN/>
            <w:adjustRightInd/>
            <w:spacing w:before="0" w:after="0"/>
            <w:ind w:left="1429" w:hanging="360"/>
          </w:pPr>
        </w:pPrChange>
      </w:pPr>
      <w:ins w:id="1515" w:author="Автор">
        <w:r>
          <w:t>Межсайтовый скриптинг [Электронный ресурс], URL: https://ru.wikipedia.org/wiki/Межсайтовый_скриптинг (дата обращения 14.05.2024).</w:t>
        </w:r>
      </w:ins>
    </w:p>
    <w:p w14:paraId="3BABC8B4" w14:textId="2E79F9A0" w:rsidR="0095661E" w:rsidRDefault="00AC79BE">
      <w:pPr>
        <w:pStyle w:val="afff1"/>
        <w:numPr>
          <w:ilvl w:val="0"/>
          <w:numId w:val="2"/>
        </w:numPr>
        <w:suppressAutoHyphens/>
        <w:ind w:left="0" w:firstLine="851"/>
        <w:rPr>
          <w:ins w:id="1516" w:author="Автор"/>
        </w:rPr>
        <w:pPrChange w:id="1517" w:author="Автор">
          <w:pPr>
            <w:pStyle w:val="afff1"/>
            <w:numPr>
              <w:numId w:val="2"/>
            </w:numPr>
            <w:tabs>
              <w:tab w:val="num" w:pos="0"/>
            </w:tabs>
            <w:suppressAutoHyphens/>
            <w:ind w:left="1429" w:hanging="360"/>
          </w:pPr>
        </w:pPrChange>
      </w:pPr>
      <w:ins w:id="1518" w:author="Автор">
        <w:r>
          <w:t xml:space="preserve">Библиотека асинхронных запросов </w:t>
        </w:r>
        <w:r w:rsidR="0095661E">
          <w:t>Axios [Электронный ресурс], URL: https://axios-http.com/ (дата обращения 14.05.2024).</w:t>
        </w:r>
      </w:ins>
    </w:p>
    <w:p w14:paraId="483F698C" w14:textId="3A71576A" w:rsidR="0095661E" w:rsidRDefault="00AC79BE">
      <w:pPr>
        <w:pStyle w:val="afff1"/>
        <w:numPr>
          <w:ilvl w:val="0"/>
          <w:numId w:val="2"/>
        </w:numPr>
        <w:suppressAutoHyphens/>
        <w:ind w:left="0" w:firstLine="851"/>
        <w:rPr>
          <w:ins w:id="1519" w:author="Автор"/>
        </w:rPr>
        <w:pPrChange w:id="1520" w:author="Автор">
          <w:pPr>
            <w:pStyle w:val="afff1"/>
            <w:numPr>
              <w:numId w:val="2"/>
            </w:numPr>
            <w:tabs>
              <w:tab w:val="num" w:pos="0"/>
            </w:tabs>
            <w:suppressAutoHyphens/>
            <w:ind w:left="1429" w:hanging="360"/>
          </w:pPr>
        </w:pPrChange>
      </w:pPr>
      <w:ins w:id="1521" w:author="Автор">
        <w:r>
          <w:t xml:space="preserve">Библиотека управления состоянием </w:t>
        </w:r>
        <w:r w:rsidR="0095661E">
          <w:t>Zustand [Электронный ресурс], URL: https://docs.pmnd.rs/zustand/getting-started/introduction (дата обращения 14.05.2024).</w:t>
        </w:r>
      </w:ins>
    </w:p>
    <w:p w14:paraId="43C0F6A0" w14:textId="77777777" w:rsidR="0095661E" w:rsidRDefault="0095661E">
      <w:pPr>
        <w:pStyle w:val="afff1"/>
        <w:numPr>
          <w:ilvl w:val="0"/>
          <w:numId w:val="2"/>
        </w:numPr>
        <w:suppressAutoHyphens/>
        <w:ind w:left="0" w:firstLine="851"/>
        <w:rPr>
          <w:ins w:id="1522" w:author="Автор"/>
        </w:rPr>
        <w:pPrChange w:id="1523" w:author="Автор">
          <w:pPr>
            <w:pStyle w:val="afff1"/>
            <w:numPr>
              <w:numId w:val="2"/>
            </w:numPr>
            <w:tabs>
              <w:tab w:val="num" w:pos="0"/>
            </w:tabs>
            <w:suppressAutoHyphens/>
            <w:ind w:left="1429" w:hanging="360"/>
          </w:pPr>
        </w:pPrChange>
      </w:pPr>
      <w:ins w:id="1524" w:author="Автор">
        <w:r>
          <w:t>Событие хранилища [Электронный ресурс], URL: https://developer.mozilla.org/en-US/docs/Web/API/Window/storage_event (дата обращения 14.05.2024).</w:t>
        </w:r>
      </w:ins>
    </w:p>
    <w:p w14:paraId="5CC23F00" w14:textId="708BDCAB" w:rsidR="0095661E" w:rsidRDefault="00AC79BE">
      <w:pPr>
        <w:pStyle w:val="afff1"/>
        <w:numPr>
          <w:ilvl w:val="0"/>
          <w:numId w:val="2"/>
        </w:numPr>
        <w:suppressAutoHyphens/>
        <w:ind w:left="0" w:firstLine="851"/>
        <w:rPr>
          <w:ins w:id="1525" w:author="Автор"/>
        </w:rPr>
        <w:pPrChange w:id="1526" w:author="Автор">
          <w:pPr>
            <w:pStyle w:val="afff1"/>
            <w:numPr>
              <w:numId w:val="2"/>
            </w:numPr>
            <w:tabs>
              <w:tab w:val="num" w:pos="0"/>
            </w:tabs>
            <w:suppressAutoHyphens/>
            <w:ind w:left="1429" w:hanging="360"/>
          </w:pPr>
        </w:pPrChange>
      </w:pPr>
      <w:ins w:id="1527" w:author="Автор">
        <w:r>
          <w:t xml:space="preserve">Загрузчик данных </w:t>
        </w:r>
        <w:del w:id="1528" w:author="Автор">
          <w:r w:rsidR="0095661E" w:rsidDel="00AC79BE">
            <w:delText>R</w:delText>
          </w:r>
        </w:del>
        <w:r>
          <w:rPr>
            <w:lang w:val="en-US"/>
          </w:rPr>
          <w:t>r</w:t>
        </w:r>
        <w:r w:rsidR="0095661E">
          <w:t>eact</w:t>
        </w:r>
        <w:r w:rsidRPr="00AC79BE">
          <w:rPr>
            <w:rPrChange w:id="1529" w:author="Автор">
              <w:rPr>
                <w:lang w:val="en-US"/>
              </w:rPr>
            </w:rPrChange>
          </w:rPr>
          <w:t>-</w:t>
        </w:r>
        <w:del w:id="1530" w:author="Автор">
          <w:r w:rsidR="0095661E" w:rsidDel="00AC79BE">
            <w:delText xml:space="preserve"> R</w:delText>
          </w:r>
        </w:del>
        <w:r>
          <w:rPr>
            <w:lang w:val="en-US"/>
          </w:rPr>
          <w:t>r</w:t>
        </w:r>
        <w:r w:rsidR="0095661E">
          <w:t>outer</w:t>
        </w:r>
        <w:r w:rsidRPr="00AC79BE">
          <w:rPr>
            <w:rPrChange w:id="1531" w:author="Автор">
              <w:rPr>
                <w:lang w:val="en-US"/>
              </w:rPr>
            </w:rPrChange>
          </w:rPr>
          <w:t xml:space="preserve">: </w:t>
        </w:r>
        <w:del w:id="1532" w:author="Автор">
          <w:r w:rsidR="0095661E" w:rsidDel="00AC79BE">
            <w:delText xml:space="preserve"> L</w:delText>
          </w:r>
        </w:del>
        <w:r>
          <w:rPr>
            <w:lang w:val="en-US"/>
          </w:rPr>
          <w:t>l</w:t>
        </w:r>
        <w:r w:rsidR="0095661E">
          <w:t>oader [Электронный ресурс], URL: https://reactrouter.com/en/main/route/loader (дата обращения 14.05.2024).</w:t>
        </w:r>
      </w:ins>
    </w:p>
    <w:p w14:paraId="22F7CBE7" w14:textId="380E634E" w:rsidR="0095661E" w:rsidRDefault="00AC79BE">
      <w:pPr>
        <w:pStyle w:val="afff1"/>
        <w:numPr>
          <w:ilvl w:val="0"/>
          <w:numId w:val="2"/>
        </w:numPr>
        <w:suppressAutoHyphens/>
        <w:ind w:left="0" w:firstLine="851"/>
        <w:rPr>
          <w:ins w:id="1533" w:author="Автор"/>
        </w:rPr>
        <w:pPrChange w:id="1534" w:author="Автор">
          <w:pPr>
            <w:pStyle w:val="afff1"/>
            <w:numPr>
              <w:numId w:val="2"/>
            </w:numPr>
            <w:tabs>
              <w:tab w:val="num" w:pos="0"/>
            </w:tabs>
            <w:suppressAutoHyphens/>
            <w:ind w:left="1429" w:hanging="360"/>
          </w:pPr>
        </w:pPrChange>
      </w:pPr>
      <w:ins w:id="1535" w:author="Автор">
        <w:r>
          <w:t>Библиотека</w:t>
        </w:r>
        <w:r w:rsidRPr="00AC79BE">
          <w:rPr>
            <w:rPrChange w:id="1536" w:author="Автор">
              <w:rPr>
                <w:lang w:val="en-US"/>
              </w:rPr>
            </w:rPrChange>
          </w:rPr>
          <w:t xml:space="preserve"> </w:t>
        </w:r>
        <w:r>
          <w:t xml:space="preserve">управления асинхронным состоянием </w:t>
        </w:r>
        <w:r>
          <w:rPr>
            <w:lang w:val="en-US"/>
          </w:rPr>
          <w:t>TanStack</w:t>
        </w:r>
        <w:r w:rsidRPr="00AC79BE">
          <w:rPr>
            <w:rPrChange w:id="1537" w:author="Автор">
              <w:rPr>
                <w:lang w:val="en-US"/>
              </w:rPr>
            </w:rPrChange>
          </w:rPr>
          <w:t>-</w:t>
        </w:r>
        <w:r w:rsidR="0095661E">
          <w:t>Query [Электронный ресурс], URL: https://tanstack.com/query/v3 (дата обращения 14.05.2024).</w:t>
        </w:r>
      </w:ins>
    </w:p>
    <w:p w14:paraId="17561BC9" w14:textId="1CF171BB" w:rsidR="0095661E" w:rsidRDefault="00AC79BE">
      <w:pPr>
        <w:pStyle w:val="afff1"/>
        <w:numPr>
          <w:ilvl w:val="0"/>
          <w:numId w:val="2"/>
        </w:numPr>
        <w:suppressAutoHyphens/>
        <w:ind w:left="0" w:firstLine="851"/>
        <w:rPr>
          <w:ins w:id="1538" w:author="Автор"/>
        </w:rPr>
        <w:pPrChange w:id="1539" w:author="Автор">
          <w:pPr>
            <w:pStyle w:val="afff1"/>
            <w:numPr>
              <w:numId w:val="2"/>
            </w:numPr>
            <w:tabs>
              <w:tab w:val="num" w:pos="0"/>
            </w:tabs>
            <w:suppressAutoHyphens/>
            <w:ind w:left="1429" w:hanging="360"/>
          </w:pPr>
        </w:pPrChange>
      </w:pPr>
      <w:ins w:id="1540" w:author="Автор">
        <w:r>
          <w:t xml:space="preserve">Язык разметки страниц </w:t>
        </w:r>
        <w:r w:rsidR="0095661E">
          <w:t>Markdown [Электронный ресурс], URL: https://ru.wikipedia.org/wiki/Markdown (дата обращения 14.05.2024).</w:t>
        </w:r>
      </w:ins>
    </w:p>
    <w:p w14:paraId="5D74B0B4" w14:textId="3EF1A129" w:rsidR="0095661E" w:rsidRDefault="00AC79BE">
      <w:pPr>
        <w:pStyle w:val="afff1"/>
        <w:numPr>
          <w:ilvl w:val="0"/>
          <w:numId w:val="2"/>
        </w:numPr>
        <w:suppressAutoHyphens/>
        <w:ind w:left="0" w:firstLine="851"/>
        <w:rPr>
          <w:ins w:id="1541" w:author="Автор"/>
        </w:rPr>
        <w:pPrChange w:id="1542" w:author="Автор">
          <w:pPr>
            <w:pStyle w:val="afff1"/>
            <w:numPr>
              <w:numId w:val="2"/>
            </w:numPr>
            <w:tabs>
              <w:tab w:val="num" w:pos="0"/>
            </w:tabs>
            <w:suppressAutoHyphens/>
            <w:ind w:left="1429" w:hanging="360"/>
          </w:pPr>
        </w:pPrChange>
      </w:pPr>
      <w:ins w:id="1543" w:author="Автор">
        <w:r>
          <w:t xml:space="preserve">Библиотека редактора кода </w:t>
        </w:r>
        <w:r w:rsidR="0095661E">
          <w:t>Monaco Editor [Электронный ресурс], URL: https://microsoft.github.io/monaco-editor/ (дата обращения 14.05.2024).</w:t>
        </w:r>
      </w:ins>
    </w:p>
    <w:p w14:paraId="60ABDC8E" w14:textId="18A17544" w:rsidR="0095661E" w:rsidRDefault="00AC79BE">
      <w:pPr>
        <w:pStyle w:val="afff1"/>
        <w:numPr>
          <w:ilvl w:val="0"/>
          <w:numId w:val="2"/>
        </w:numPr>
        <w:suppressAutoHyphens/>
        <w:ind w:left="0" w:firstLine="851"/>
        <w:rPr>
          <w:ins w:id="1544" w:author="Автор"/>
        </w:rPr>
        <w:pPrChange w:id="1545" w:author="Автор">
          <w:pPr>
            <w:pStyle w:val="afff1"/>
            <w:numPr>
              <w:numId w:val="2"/>
            </w:numPr>
            <w:tabs>
              <w:tab w:val="num" w:pos="0"/>
            </w:tabs>
            <w:suppressAutoHyphens/>
            <w:ind w:left="1429" w:hanging="360"/>
          </w:pPr>
        </w:pPrChange>
      </w:pPr>
      <w:ins w:id="1546" w:author="Автор">
        <w:r>
          <w:t xml:space="preserve">Текстовый редактор </w:t>
        </w:r>
        <w:r w:rsidR="0095661E">
          <w:t>Visual Studio Code [Электронный ресурс], URL: https://code.visualstudio.com/ (дата обращения 14.05.2024).</w:t>
        </w:r>
      </w:ins>
    </w:p>
    <w:p w14:paraId="3C391465" w14:textId="67E9B6DC" w:rsidR="0095661E" w:rsidRDefault="00AC79BE">
      <w:pPr>
        <w:pStyle w:val="afff1"/>
        <w:numPr>
          <w:ilvl w:val="0"/>
          <w:numId w:val="2"/>
        </w:numPr>
        <w:suppressAutoHyphens/>
        <w:ind w:left="0" w:firstLine="851"/>
        <w:rPr>
          <w:ins w:id="1547" w:author="Автор"/>
        </w:rPr>
        <w:pPrChange w:id="1548" w:author="Автор">
          <w:pPr>
            <w:pStyle w:val="afff1"/>
            <w:numPr>
              <w:numId w:val="2"/>
            </w:numPr>
            <w:tabs>
              <w:tab w:val="num" w:pos="0"/>
            </w:tabs>
            <w:suppressAutoHyphens/>
            <w:ind w:left="1429" w:hanging="360"/>
          </w:pPr>
        </w:pPrChange>
      </w:pPr>
      <w:ins w:id="1549" w:author="Автор">
        <w:r>
          <w:lastRenderedPageBreak/>
          <w:t xml:space="preserve">Веб механизм взаимодействия </w:t>
        </w:r>
        <w:r w:rsidR="0095661E">
          <w:t>Long Polling [Электронный ресурс], URL: https://learn.javascript.ru/long-polling (дата обращения 14.05.2024).</w:t>
        </w:r>
      </w:ins>
    </w:p>
    <w:p w14:paraId="74D0343D" w14:textId="2BF3E56C" w:rsidR="0095661E" w:rsidRDefault="00AC79BE">
      <w:pPr>
        <w:pStyle w:val="afff1"/>
        <w:numPr>
          <w:ilvl w:val="0"/>
          <w:numId w:val="2"/>
        </w:numPr>
        <w:suppressAutoHyphens/>
        <w:ind w:left="0" w:firstLine="851"/>
        <w:rPr>
          <w:ins w:id="1550" w:author="Автор"/>
        </w:rPr>
        <w:pPrChange w:id="1551" w:author="Автор">
          <w:pPr>
            <w:pStyle w:val="afff1"/>
            <w:numPr>
              <w:numId w:val="2"/>
            </w:numPr>
            <w:tabs>
              <w:tab w:val="num" w:pos="0"/>
            </w:tabs>
            <w:suppressAutoHyphens/>
            <w:ind w:left="1429" w:hanging="360"/>
          </w:pPr>
        </w:pPrChange>
      </w:pPr>
      <w:ins w:id="1552" w:author="Автор">
        <w:r>
          <w:t xml:space="preserve">Библиотека совместного состояния </w:t>
        </w:r>
        <w:r w:rsidR="0095661E">
          <w:t>Yjs [Электронный ресурс], URL: https://yjs.dev/ (дата обращения 14.05.2024).</w:t>
        </w:r>
      </w:ins>
    </w:p>
    <w:p w14:paraId="72710849" w14:textId="7234A1A6" w:rsidR="0095661E" w:rsidRDefault="00AC79BE">
      <w:pPr>
        <w:pStyle w:val="afff1"/>
        <w:numPr>
          <w:ilvl w:val="0"/>
          <w:numId w:val="2"/>
        </w:numPr>
        <w:suppressAutoHyphens/>
        <w:ind w:left="0" w:firstLine="851"/>
        <w:rPr>
          <w:ins w:id="1553" w:author="Автор"/>
        </w:rPr>
        <w:pPrChange w:id="1554" w:author="Автор">
          <w:pPr>
            <w:pStyle w:val="afff1"/>
            <w:numPr>
              <w:numId w:val="2"/>
            </w:numPr>
            <w:tabs>
              <w:tab w:val="num" w:pos="0"/>
            </w:tabs>
            <w:suppressAutoHyphens/>
            <w:ind w:left="1429" w:hanging="360"/>
          </w:pPr>
        </w:pPrChange>
      </w:pPr>
      <w:ins w:id="1555" w:author="Автор">
        <w:r>
          <w:t xml:space="preserve">Структуры данных </w:t>
        </w:r>
        <w:r w:rsidR="0095661E">
          <w:t>CRDT [Электронный ресурс], URL: https://neerc.ifmo.ru/wiki/index.php?title=CRDT (дата обращения 14.05.2024).</w:t>
        </w:r>
      </w:ins>
    </w:p>
    <w:p w14:paraId="7557C9BC" w14:textId="722F8892" w:rsidR="0095661E" w:rsidRDefault="00AC79BE">
      <w:pPr>
        <w:pStyle w:val="afff1"/>
        <w:numPr>
          <w:ilvl w:val="0"/>
          <w:numId w:val="2"/>
        </w:numPr>
        <w:suppressAutoHyphens/>
        <w:ind w:left="0" w:firstLine="851"/>
        <w:rPr>
          <w:ins w:id="1556" w:author="Автор"/>
        </w:rPr>
        <w:pPrChange w:id="1557" w:author="Автор">
          <w:pPr>
            <w:pStyle w:val="afff1"/>
            <w:numPr>
              <w:numId w:val="2"/>
            </w:numPr>
            <w:tabs>
              <w:tab w:val="num" w:pos="0"/>
            </w:tabs>
            <w:suppressAutoHyphens/>
            <w:ind w:left="1429" w:hanging="360"/>
          </w:pPr>
        </w:pPrChange>
      </w:pPr>
      <w:ins w:id="1558" w:author="Автор">
        <w:r>
          <w:t xml:space="preserve">Библиотека с реализацией протокола </w:t>
        </w:r>
        <w:r w:rsidR="0095661E">
          <w:t>Y-Websocket [Электронный ресурс], URL: https://docs.yjs.dev/ecosystem/connection-provider/y-websocket (дата обращения 14.05.2024).</w:t>
        </w:r>
      </w:ins>
    </w:p>
    <w:p w14:paraId="43E31CD2" w14:textId="517F7478" w:rsidR="0095661E" w:rsidRDefault="000E2623">
      <w:pPr>
        <w:pStyle w:val="afff1"/>
        <w:numPr>
          <w:ilvl w:val="0"/>
          <w:numId w:val="2"/>
        </w:numPr>
        <w:suppressAutoHyphens/>
        <w:ind w:left="0" w:firstLine="851"/>
        <w:rPr>
          <w:ins w:id="1559" w:author="Автор"/>
        </w:rPr>
        <w:pPrChange w:id="1560" w:author="Автор">
          <w:pPr>
            <w:pStyle w:val="afff1"/>
            <w:numPr>
              <w:numId w:val="2"/>
            </w:numPr>
            <w:tabs>
              <w:tab w:val="num" w:pos="0"/>
            </w:tabs>
            <w:suppressAutoHyphens/>
            <w:ind w:left="1429" w:hanging="360"/>
          </w:pPr>
        </w:pPrChange>
      </w:pPr>
      <w:ins w:id="1561" w:author="Автор">
        <w:r>
          <w:t xml:space="preserve">Веб механизм взаимодействия </w:t>
        </w:r>
        <w:r w:rsidR="0095661E">
          <w:t>Server-Sent Events [Электронный ресурс], URL: https://learn.javascript.ru/server-sent-events (дата обращения 14.05.2024).</w:t>
        </w:r>
      </w:ins>
    </w:p>
    <w:p w14:paraId="1B34075A" w14:textId="4E57B17C" w:rsidR="0071474A" w:rsidRPr="0071474A" w:rsidDel="0095661E" w:rsidRDefault="000E2623">
      <w:pPr>
        <w:pStyle w:val="afff1"/>
        <w:numPr>
          <w:ilvl w:val="0"/>
          <w:numId w:val="2"/>
        </w:numPr>
        <w:suppressAutoHyphens/>
        <w:autoSpaceDE/>
        <w:autoSpaceDN/>
        <w:adjustRightInd/>
        <w:spacing w:before="0" w:after="0"/>
        <w:ind w:left="0" w:firstLine="851"/>
        <w:rPr>
          <w:del w:id="1562" w:author="Автор"/>
        </w:rPr>
        <w:pPrChange w:id="1563" w:author="Автор">
          <w:pPr>
            <w:pStyle w:val="afff1"/>
            <w:numPr>
              <w:numId w:val="2"/>
            </w:numPr>
            <w:tabs>
              <w:tab w:val="num" w:pos="0"/>
            </w:tabs>
            <w:suppressAutoHyphens/>
            <w:autoSpaceDE/>
            <w:autoSpaceDN/>
            <w:adjustRightInd/>
            <w:spacing w:before="0" w:after="0"/>
            <w:ind w:left="1429" w:firstLine="851"/>
          </w:pPr>
        </w:pPrChange>
      </w:pPr>
      <w:ins w:id="1564" w:author="Автор">
        <w:r>
          <w:t xml:space="preserve">Библиотека отрисовки графиков </w:t>
        </w:r>
        <w:r w:rsidR="0095661E">
          <w:t>React Charts [Электронный ресурс], URL: https://react-charts.tanstack.com/ (дата обращения 14.05.2024).</w:t>
        </w:r>
      </w:ins>
      <w:del w:id="1565" w:author="Автор">
        <w:r w:rsidR="0071474A" w:rsidRPr="0071474A" w:rsidDel="0095661E">
          <w:delText>Markdown Язык разметки текста [Электронный ресурс], URL: https://ru.wikipedia.org/wiki/Markdown (дата обращения 14.05.2024).</w:delText>
        </w:r>
      </w:del>
    </w:p>
    <w:p w14:paraId="1203AB21" w14:textId="07BDEC3C" w:rsidR="003314EE" w:rsidRPr="0071474A" w:rsidRDefault="003314EE">
      <w:pPr>
        <w:pStyle w:val="afff1"/>
        <w:numPr>
          <w:ilvl w:val="0"/>
          <w:numId w:val="2"/>
        </w:numPr>
        <w:suppressAutoHyphens/>
        <w:autoSpaceDE/>
        <w:autoSpaceDN/>
        <w:adjustRightInd/>
        <w:spacing w:before="0" w:after="0"/>
        <w:ind w:left="0" w:firstLine="851"/>
        <w:pPrChange w:id="1566" w:author="Автор">
          <w:pPr>
            <w:jc w:val="left"/>
          </w:pPr>
        </w:pPrChange>
      </w:pPr>
    </w:p>
    <w:p w14:paraId="6C737B14" w14:textId="77777777" w:rsidR="000E62F1" w:rsidRDefault="000E62F1" w:rsidP="000E62F1">
      <w:pPr>
        <w:pStyle w:val="aff2"/>
      </w:pPr>
      <w:bookmarkStart w:id="1567" w:name="_Toc168832090"/>
      <w:r>
        <w:lastRenderedPageBreak/>
        <w:t>Приложение А Техническое задание</w:t>
      </w:r>
      <w:bookmarkEnd w:id="1567"/>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«ПОВТиАС»</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«ПОВТиАС»</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1568" w:name="_Toc188761991"/>
      <w:bookmarkStart w:id="1569" w:name="_Toc188608391"/>
      <w:bookmarkStart w:id="1570" w:name="_Toc186306366"/>
      <w:bookmarkStart w:id="1571" w:name="_Toc184998513"/>
      <w:bookmarkStart w:id="1572" w:name="_Toc184991077"/>
      <w:bookmarkStart w:id="1573" w:name="_Toc166412943"/>
      <w:bookmarkStart w:id="1574" w:name="_Toc166914886"/>
      <w:bookmarkStart w:id="1575" w:name="_Toc167623526"/>
      <w:bookmarkStart w:id="1576" w:name="_Toc168832091"/>
      <w:r>
        <w:t>А.1. Общие сведения</w:t>
      </w:r>
      <w:bookmarkEnd w:id="1568"/>
      <w:bookmarkEnd w:id="1569"/>
      <w:bookmarkEnd w:id="1570"/>
      <w:bookmarkEnd w:id="1571"/>
      <w:bookmarkEnd w:id="1572"/>
      <w:bookmarkEnd w:id="1573"/>
      <w:bookmarkEnd w:id="1574"/>
      <w:bookmarkEnd w:id="1575"/>
      <w:bookmarkEnd w:id="1576"/>
    </w:p>
    <w:p w14:paraId="3D03658A" w14:textId="0D9490A1" w:rsidR="000E62F1" w:rsidRDefault="000E62F1" w:rsidP="002935FA">
      <w:pPr>
        <w:pStyle w:val="3"/>
      </w:pPr>
      <w:bookmarkStart w:id="1577" w:name="_Toc188761992"/>
      <w:bookmarkStart w:id="1578" w:name="_Toc188608392"/>
      <w:bookmarkStart w:id="1579" w:name="_Toc186306367"/>
      <w:bookmarkStart w:id="1580" w:name="_Toc184998514"/>
      <w:bookmarkStart w:id="1581" w:name="_Toc184991078"/>
      <w:bookmarkStart w:id="1582" w:name="_Toc166412944"/>
      <w:bookmarkStart w:id="1583" w:name="_Toc166914887"/>
      <w:bookmarkStart w:id="1584" w:name="_Toc167623527"/>
      <w:bookmarkStart w:id="1585" w:name="_Toc168832092"/>
      <w:r>
        <w:t xml:space="preserve">А.1.1 </w:t>
      </w:r>
      <w:bookmarkEnd w:id="1577"/>
      <w:bookmarkEnd w:id="1578"/>
      <w:bookmarkEnd w:id="1579"/>
      <w:bookmarkEnd w:id="1580"/>
      <w:bookmarkEnd w:id="1581"/>
      <w:r w:rsidR="009B3735">
        <w:t>Имя сайта</w:t>
      </w:r>
      <w:bookmarkEnd w:id="1582"/>
      <w:bookmarkEnd w:id="1583"/>
      <w:bookmarkEnd w:id="1584"/>
      <w:bookmarkEnd w:id="1585"/>
    </w:p>
    <w:p w14:paraId="465B4350" w14:textId="51CD7EEB" w:rsidR="000E62F1" w:rsidRDefault="000E62F1" w:rsidP="000E62F1">
      <w:r>
        <w:t>«</w:t>
      </w:r>
      <w:r w:rsidR="00BE1235">
        <w:rPr>
          <w:lang w:val="en-US"/>
        </w:rPr>
        <w:t>SupremeCode</w:t>
      </w:r>
      <w:r>
        <w:t>»</w:t>
      </w:r>
    </w:p>
    <w:p w14:paraId="36322848" w14:textId="376F05AE" w:rsidR="000E62F1" w:rsidRDefault="000E62F1" w:rsidP="002935FA">
      <w:pPr>
        <w:pStyle w:val="3"/>
      </w:pPr>
      <w:bookmarkStart w:id="1586" w:name="_Toc188761993"/>
      <w:bookmarkStart w:id="1587" w:name="_Toc188608393"/>
      <w:bookmarkStart w:id="1588" w:name="_Toc186306368"/>
      <w:bookmarkStart w:id="1589" w:name="_Toc184998515"/>
      <w:bookmarkStart w:id="1590" w:name="_Toc184991079"/>
      <w:bookmarkStart w:id="1591" w:name="_Toc166412945"/>
      <w:bookmarkStart w:id="1592" w:name="_Toc166914888"/>
      <w:bookmarkStart w:id="1593" w:name="_Toc167623528"/>
      <w:bookmarkStart w:id="1594" w:name="_Toc168832093"/>
      <w:r>
        <w:t xml:space="preserve">А.1.2 </w:t>
      </w:r>
      <w:bookmarkEnd w:id="1586"/>
      <w:bookmarkEnd w:id="1587"/>
      <w:bookmarkEnd w:id="1588"/>
      <w:bookmarkEnd w:id="1589"/>
      <w:bookmarkEnd w:id="1590"/>
      <w:r w:rsidR="009B3735">
        <w:t>Полное наименование системы</w:t>
      </w:r>
      <w:bookmarkEnd w:id="1591"/>
      <w:bookmarkEnd w:id="1592"/>
      <w:bookmarkEnd w:id="1593"/>
      <w:bookmarkEnd w:id="1594"/>
    </w:p>
    <w:p w14:paraId="3D40324A" w14:textId="4713A59E" w:rsidR="000E62F1" w:rsidRDefault="00742EC2" w:rsidP="000E62F1">
      <w:bookmarkStart w:id="1595" w:name="_Toc188761994"/>
      <w:bookmarkStart w:id="1596" w:name="_Toc188608394"/>
      <w:bookmarkStart w:id="1597" w:name="_Toc186306369"/>
      <w:bookmarkStart w:id="1598" w:name="_Toc184998516"/>
      <w:bookmarkStart w:id="1599" w:name="_Toc184991080"/>
      <w:r>
        <w:t xml:space="preserve">Онлайн-платформа с алгоритмическими задачами по программированию </w:t>
      </w:r>
      <w:r w:rsidR="000E62F1">
        <w:t>«</w:t>
      </w:r>
      <w:r w:rsidR="00101E06">
        <w:rPr>
          <w:lang w:val="en-US"/>
        </w:rPr>
        <w:t>SupremeCode</w:t>
      </w:r>
      <w:r w:rsidR="000E62F1">
        <w:t>»</w:t>
      </w:r>
    </w:p>
    <w:p w14:paraId="62D61C72" w14:textId="77777777" w:rsidR="000E62F1" w:rsidRDefault="000E62F1" w:rsidP="002935FA">
      <w:pPr>
        <w:pStyle w:val="3"/>
      </w:pPr>
      <w:bookmarkStart w:id="1600" w:name="_Toc188761995"/>
      <w:bookmarkStart w:id="1601" w:name="_Toc188608395"/>
      <w:bookmarkStart w:id="1602" w:name="_Toc186306370"/>
      <w:bookmarkStart w:id="1603" w:name="_Toc184998517"/>
      <w:bookmarkStart w:id="1604" w:name="_Toc184991081"/>
      <w:bookmarkStart w:id="1605" w:name="_Toc166412946"/>
      <w:bookmarkStart w:id="1606" w:name="_Toc166914889"/>
      <w:bookmarkStart w:id="1607" w:name="_Toc167623529"/>
      <w:bookmarkStart w:id="1608" w:name="_Toc168832094"/>
      <w:bookmarkStart w:id="1609" w:name="_Toc48928712"/>
      <w:bookmarkStart w:id="1610" w:name="_Toc43860365"/>
      <w:bookmarkStart w:id="1611" w:name="_Toc43771930"/>
      <w:bookmarkStart w:id="1612" w:name="_Toc43094095"/>
      <w:bookmarkStart w:id="1613" w:name="_Toc43051117"/>
      <w:bookmarkStart w:id="1614" w:name="_Toc43050046"/>
      <w:bookmarkEnd w:id="1595"/>
      <w:bookmarkEnd w:id="1596"/>
      <w:bookmarkEnd w:id="1597"/>
      <w:bookmarkEnd w:id="1598"/>
      <w:bookmarkEnd w:id="1599"/>
      <w:r>
        <w:t>А.1.3 Перечень документов, на основании которых создается система</w:t>
      </w:r>
      <w:bookmarkEnd w:id="1600"/>
      <w:bookmarkEnd w:id="1601"/>
      <w:bookmarkEnd w:id="1602"/>
      <w:bookmarkEnd w:id="1603"/>
      <w:bookmarkEnd w:id="1604"/>
      <w:bookmarkEnd w:id="1605"/>
      <w:bookmarkEnd w:id="1606"/>
      <w:bookmarkEnd w:id="1607"/>
      <w:bookmarkEnd w:id="1608"/>
    </w:p>
    <w:p w14:paraId="4B0E19E7" w14:textId="2A7AD3B6"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r w:rsidR="00253B47">
        <w:t>ПОВТиАС</w:t>
      </w:r>
      <w:r>
        <w:t xml:space="preserve">» </w:t>
      </w:r>
      <w:r w:rsidR="00751C86">
        <w:t xml:space="preserve">Долговым Василием Валерьевичем </w:t>
      </w:r>
      <w:r>
        <w:t>с одной стороны, студентом гр. В</w:t>
      </w:r>
      <w:r w:rsidR="00751C86">
        <w:t>ПР</w:t>
      </w:r>
      <w:del w:id="1615" w:author="Автор">
        <w:r w:rsidDel="00766D1E">
          <w:delText>-</w:delText>
        </w:r>
      </w:del>
      <w:r>
        <w:t>4</w:t>
      </w:r>
      <w:r w:rsidR="00751C86">
        <w:t>3</w:t>
      </w:r>
      <w:r>
        <w:t xml:space="preserve"> </w:t>
      </w:r>
      <w:r w:rsidR="00751C86">
        <w:t xml:space="preserve">Голосуевым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«ПОВТиАС» Долговым Василием Валерьевичем</w:t>
      </w:r>
      <w:r>
        <w:t>.</w:t>
      </w:r>
    </w:p>
    <w:p w14:paraId="7704A09C" w14:textId="77777777" w:rsidR="000E62F1" w:rsidRDefault="000E62F1" w:rsidP="002935FA">
      <w:pPr>
        <w:pStyle w:val="3"/>
      </w:pPr>
      <w:bookmarkStart w:id="1616" w:name="_Toc188761997"/>
      <w:bookmarkStart w:id="1617" w:name="_Toc188608397"/>
      <w:bookmarkStart w:id="1618" w:name="_Toc186306372"/>
      <w:bookmarkStart w:id="1619" w:name="_Toc184998519"/>
      <w:bookmarkStart w:id="1620" w:name="_Toc184991083"/>
      <w:bookmarkStart w:id="1621" w:name="_Toc166412947"/>
      <w:bookmarkStart w:id="1622" w:name="_Toc166914890"/>
      <w:bookmarkStart w:id="1623" w:name="_Toc167623530"/>
      <w:bookmarkStart w:id="1624" w:name="_Toc168832095"/>
      <w:bookmarkEnd w:id="1609"/>
      <w:bookmarkEnd w:id="1610"/>
      <w:bookmarkEnd w:id="1611"/>
      <w:bookmarkEnd w:id="1612"/>
      <w:bookmarkEnd w:id="1613"/>
      <w:bookmarkEnd w:id="1614"/>
      <w:r>
        <w:lastRenderedPageBreak/>
        <w:t>А.1.4 Порядок оформления и предъявления заказчику результатов работ по созданию системы</w:t>
      </w:r>
      <w:bookmarkEnd w:id="1616"/>
      <w:bookmarkEnd w:id="1617"/>
      <w:bookmarkEnd w:id="1618"/>
      <w:bookmarkEnd w:id="1619"/>
      <w:bookmarkEnd w:id="1620"/>
      <w:bookmarkEnd w:id="1621"/>
      <w:bookmarkEnd w:id="1622"/>
      <w:bookmarkEnd w:id="1623"/>
      <w:bookmarkEnd w:id="1624"/>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625" w:name="_Toc188761998"/>
      <w:bookmarkStart w:id="1626" w:name="_Toc188608398"/>
      <w:bookmarkStart w:id="1627" w:name="_Toc186306373"/>
      <w:bookmarkStart w:id="1628" w:name="_Toc184998520"/>
      <w:bookmarkStart w:id="1629" w:name="_Toc184991084"/>
      <w:bookmarkStart w:id="1630" w:name="_Toc166412948"/>
      <w:bookmarkStart w:id="1631" w:name="_Toc166914891"/>
      <w:bookmarkStart w:id="1632" w:name="_Toc167623531"/>
      <w:bookmarkStart w:id="1633" w:name="_Toc168832096"/>
      <w:r>
        <w:t>А.1.5 Перечень нормативно–технических документов, методических материалов, использованных при разработке ТЗ</w:t>
      </w:r>
      <w:bookmarkEnd w:id="1625"/>
      <w:bookmarkEnd w:id="1626"/>
      <w:bookmarkEnd w:id="1627"/>
      <w:bookmarkEnd w:id="1628"/>
      <w:bookmarkEnd w:id="1629"/>
      <w:bookmarkEnd w:id="1630"/>
      <w:bookmarkEnd w:id="1631"/>
      <w:bookmarkEnd w:id="1632"/>
      <w:bookmarkEnd w:id="1633"/>
    </w:p>
    <w:p w14:paraId="3D2370FE" w14:textId="77777777" w:rsidR="000E62F1" w:rsidRDefault="000E62F1" w:rsidP="000E62F1">
      <w:r>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634" w:name="_Toc188761999"/>
      <w:bookmarkStart w:id="1635" w:name="_Toc188608399"/>
      <w:bookmarkStart w:id="1636" w:name="_Toc186306374"/>
      <w:bookmarkStart w:id="1637" w:name="_Toc184998522"/>
      <w:bookmarkStart w:id="1638" w:name="_Toc184991086"/>
      <w:bookmarkStart w:id="1639" w:name="_Toc87949480"/>
      <w:bookmarkStart w:id="1640" w:name="_Toc166412949"/>
      <w:bookmarkStart w:id="1641" w:name="_Toc166914892"/>
      <w:bookmarkStart w:id="1642" w:name="_Toc167623532"/>
      <w:bookmarkStart w:id="1643" w:name="_Toc168832097"/>
      <w:r>
        <w:t xml:space="preserve">А.2 </w:t>
      </w:r>
      <w:bookmarkEnd w:id="1634"/>
      <w:bookmarkEnd w:id="1635"/>
      <w:bookmarkEnd w:id="1636"/>
      <w:bookmarkEnd w:id="1637"/>
      <w:bookmarkEnd w:id="1638"/>
      <w:bookmarkEnd w:id="1639"/>
      <w:r>
        <w:t>На</w:t>
      </w:r>
      <w:r w:rsidR="009B3735">
        <w:t>значение информационной системы</w:t>
      </w:r>
      <w:bookmarkEnd w:id="1640"/>
      <w:bookmarkEnd w:id="1641"/>
      <w:bookmarkEnd w:id="1642"/>
      <w:bookmarkEnd w:id="1643"/>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1644" w:name="_Toc188762002"/>
      <w:bookmarkStart w:id="1645" w:name="_Toc188608402"/>
      <w:bookmarkStart w:id="1646" w:name="_Toc186306377"/>
      <w:bookmarkStart w:id="1647" w:name="_Toc184998526"/>
      <w:bookmarkStart w:id="1648" w:name="_Toc184991090"/>
      <w:bookmarkStart w:id="1649" w:name="_Toc166412950"/>
      <w:bookmarkStart w:id="1650" w:name="_Toc166914893"/>
      <w:bookmarkStart w:id="1651" w:name="_Toc167623533"/>
      <w:bookmarkStart w:id="1652" w:name="_Toc168832098"/>
      <w:r>
        <w:lastRenderedPageBreak/>
        <w:t>А.3</w:t>
      </w:r>
      <w:r>
        <w:rPr>
          <w:rFonts w:eastAsiaTheme="minorEastAsia"/>
        </w:rPr>
        <w:t xml:space="preserve">.Требования к </w:t>
      </w:r>
      <w:bookmarkEnd w:id="1644"/>
      <w:bookmarkEnd w:id="1645"/>
      <w:bookmarkEnd w:id="1646"/>
      <w:bookmarkEnd w:id="1647"/>
      <w:bookmarkEnd w:id="1648"/>
      <w:r>
        <w:rPr>
          <w:rFonts w:eastAsiaTheme="minorEastAsia"/>
        </w:rPr>
        <w:t>информационной системе</w:t>
      </w:r>
      <w:bookmarkEnd w:id="1649"/>
      <w:bookmarkEnd w:id="1650"/>
      <w:bookmarkEnd w:id="1651"/>
      <w:bookmarkEnd w:id="1652"/>
    </w:p>
    <w:p w14:paraId="1F2B14D6" w14:textId="77777777" w:rsidR="000E62F1" w:rsidRDefault="000E62F1" w:rsidP="002935FA">
      <w:pPr>
        <w:pStyle w:val="3"/>
      </w:pPr>
      <w:bookmarkStart w:id="1653" w:name="_Toc184991091"/>
      <w:bookmarkStart w:id="1654" w:name="_Toc188762003"/>
      <w:bookmarkStart w:id="1655" w:name="_Toc188608403"/>
      <w:bookmarkStart w:id="1656" w:name="_Toc186306378"/>
      <w:bookmarkStart w:id="1657" w:name="_Toc184998527"/>
      <w:bookmarkStart w:id="1658" w:name="_Toc166412951"/>
      <w:bookmarkStart w:id="1659" w:name="_Toc166914894"/>
      <w:bookmarkStart w:id="1660" w:name="_Toc167623534"/>
      <w:bookmarkStart w:id="1661" w:name="_Toc168832099"/>
      <w:r>
        <w:t>А.3.1 Требования к системе в цело</w:t>
      </w:r>
      <w:bookmarkEnd w:id="1653"/>
      <w:r>
        <w:t>м</w:t>
      </w:r>
      <w:bookmarkEnd w:id="1654"/>
      <w:bookmarkEnd w:id="1655"/>
      <w:bookmarkEnd w:id="1656"/>
      <w:bookmarkEnd w:id="1657"/>
      <w:bookmarkEnd w:id="1658"/>
      <w:bookmarkEnd w:id="1659"/>
      <w:bookmarkEnd w:id="1660"/>
      <w:bookmarkEnd w:id="1661"/>
    </w:p>
    <w:p w14:paraId="52CB0851" w14:textId="77777777" w:rsidR="000E62F1" w:rsidRDefault="000E62F1" w:rsidP="007B2CF5">
      <w:pPr>
        <w:pStyle w:val="4"/>
      </w:pPr>
      <w:bookmarkStart w:id="1662" w:name="_Toc186306380"/>
      <w:bookmarkStart w:id="1663" w:name="_Toc184998529"/>
      <w:bookmarkStart w:id="1664" w:name="_Toc184991093"/>
      <w:r>
        <w:t xml:space="preserve">А.3.1.1 Требования к графическому дизайну </w:t>
      </w:r>
      <w:bookmarkEnd w:id="1662"/>
      <w:bookmarkEnd w:id="1663"/>
      <w:bookmarkEnd w:id="1664"/>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1665" w:name="_Toc186306381"/>
      <w:bookmarkStart w:id="1666" w:name="_Toc184998530"/>
      <w:bookmarkStart w:id="1667" w:name="_Toc184991094"/>
      <w:r>
        <w:t xml:space="preserve">А.3.1.2 Требования к шрифтовому оформлению </w:t>
      </w:r>
      <w:bookmarkEnd w:id="1665"/>
      <w:bookmarkEnd w:id="1666"/>
      <w:bookmarkEnd w:id="1667"/>
      <w:r>
        <w:t>ИС</w:t>
      </w:r>
    </w:p>
    <w:p w14:paraId="24EC6743" w14:textId="5E20100D" w:rsidR="000E62F1" w:rsidRDefault="000E62F1" w:rsidP="000E62F1">
      <w:commentRangeStart w:id="1668"/>
      <w:del w:id="1669" w:author="Автор">
        <w:r w:rsidDel="0093719C">
          <w:delText>Основным шрифтом должен</w:delText>
        </w:r>
      </w:del>
      <w:ins w:id="1670" w:author="Автор">
        <w:del w:id="1671" w:author="Автор">
          <w:r w:rsidR="005C3E86" w:rsidDel="0093719C">
            <w:delText xml:space="preserve"> использоваться шрифт браузера пользователя по умолчанию</w:delText>
          </w:r>
        </w:del>
      </w:ins>
      <w:del w:id="1672" w:author="Автор">
        <w:r w:rsidDel="0093719C">
          <w:delText xml:space="preserve"> стать Times New Roman</w:delText>
        </w:r>
        <w:commentRangeEnd w:id="1668"/>
        <w:r w:rsidR="00924F5C" w:rsidDel="0093719C">
          <w:rPr>
            <w:rStyle w:val="aff9"/>
          </w:rPr>
          <w:commentReference w:id="1668"/>
        </w:r>
        <w:r w:rsidDel="0093719C">
          <w:rPr>
            <w:i/>
          </w:rPr>
          <w:delText>.</w:delText>
        </w:r>
      </w:del>
      <w:ins w:id="1673" w:author="Автор">
        <w:r w:rsidR="0093719C">
          <w:t>Основн</w:t>
        </w:r>
        <w:r w:rsidR="002952DE">
          <w:t>ой</w:t>
        </w:r>
        <w:del w:id="1674" w:author="Автор">
          <w:r w:rsidR="0093719C" w:rsidDel="002952DE">
            <w:delText>ым</w:delText>
          </w:r>
        </w:del>
        <w:r w:rsidR="0093719C">
          <w:t xml:space="preserve"> шрифт</w:t>
        </w:r>
        <w:r w:rsidR="002952DE">
          <w:t xml:space="preserve"> определяется</w:t>
        </w:r>
        <w:del w:id="1675" w:author="Автор">
          <w:r w:rsidR="0093719C" w:rsidDel="002952DE">
            <w:delText>ом</w:delText>
          </w:r>
        </w:del>
        <w:r w:rsidR="0093719C">
          <w:t xml:space="preserve"> </w:t>
        </w:r>
        <w:del w:id="1676" w:author="Автор">
          <w:r w:rsidR="0093719C" w:rsidDel="00F53F88">
            <w:delText xml:space="preserve">следует выбирать шрифт, установленный по умолчанию в </w:delText>
          </w:r>
        </w:del>
        <w:r w:rsidR="0093719C">
          <w:t>браузер</w:t>
        </w:r>
        <w:r w:rsidR="002952DE">
          <w:t xml:space="preserve">ом </w:t>
        </w:r>
        <w:del w:id="1677" w:author="Автор">
          <w:r w:rsidR="0093719C" w:rsidDel="002952DE">
            <w:delText xml:space="preserve">е </w:delText>
          </w:r>
        </w:del>
        <w:r w:rsidR="0093719C">
          <w:t>пользователя.</w:t>
        </w:r>
      </w:ins>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1678" w:name="_Toc186306382"/>
      <w:bookmarkStart w:id="1679" w:name="_Toc184998531"/>
      <w:bookmarkStart w:id="1680" w:name="_Toc184991095"/>
      <w:r>
        <w:t>А.3.1.3 Требования к средствам просмотра Сайта</w:t>
      </w:r>
      <w:bookmarkEnd w:id="1678"/>
      <w:bookmarkEnd w:id="1679"/>
      <w:bookmarkEnd w:id="1680"/>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1681" w:name="_Toc186306383"/>
      <w:bookmarkStart w:id="1682" w:name="_Toc184998532"/>
      <w:bookmarkStart w:id="1683" w:name="_Toc184991096"/>
      <w:r>
        <w:t xml:space="preserve">А.3.1.4 Требования к контенту и наполнению </w:t>
      </w:r>
      <w:bookmarkEnd w:id="1681"/>
      <w:bookmarkEnd w:id="1682"/>
      <w:bookmarkEnd w:id="1683"/>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1684" w:name="_Toc186306384"/>
      <w:bookmarkStart w:id="1685" w:name="_Toc184998533"/>
      <w:bookmarkStart w:id="1686" w:name="_Toc184991097"/>
      <w:r>
        <w:lastRenderedPageBreak/>
        <w:t xml:space="preserve">А.3.1.5 Требования к компоновке страниц </w:t>
      </w:r>
      <w:bookmarkEnd w:id="1684"/>
      <w:bookmarkEnd w:id="1685"/>
      <w:bookmarkEnd w:id="1686"/>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1687" w:name="_Toc188762004"/>
      <w:bookmarkStart w:id="1688" w:name="_Toc188608404"/>
      <w:bookmarkStart w:id="1689" w:name="_Toc186306385"/>
      <w:bookmarkStart w:id="1690" w:name="_Toc184998534"/>
      <w:bookmarkStart w:id="1691" w:name="_Toc184991098"/>
      <w:bookmarkStart w:id="1692" w:name="_Toc166412952"/>
      <w:bookmarkStart w:id="1693" w:name="_Toc166914895"/>
      <w:bookmarkStart w:id="1694" w:name="_Toc167623535"/>
      <w:bookmarkStart w:id="1695" w:name="_Toc168832100"/>
      <w:r>
        <w:t>А.3.2 Требования к функциям (возможностям), выполняемых сайтом</w:t>
      </w:r>
      <w:bookmarkEnd w:id="1687"/>
      <w:bookmarkEnd w:id="1688"/>
      <w:bookmarkEnd w:id="1689"/>
      <w:bookmarkEnd w:id="1690"/>
      <w:bookmarkEnd w:id="1691"/>
      <w:bookmarkEnd w:id="1692"/>
      <w:bookmarkEnd w:id="1693"/>
      <w:bookmarkEnd w:id="1694"/>
      <w:bookmarkEnd w:id="1695"/>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1696" w:name="_Toc166412953"/>
      <w:bookmarkStart w:id="1697" w:name="_Toc166914896"/>
      <w:bookmarkStart w:id="1698" w:name="_Toc167623536"/>
      <w:bookmarkStart w:id="1699" w:name="_Toc168832101"/>
      <w:r>
        <w:rPr>
          <w:lang w:eastAsia="en-US"/>
        </w:rPr>
        <w:t>A.4 Требования к программе или программному изделию</w:t>
      </w:r>
      <w:bookmarkEnd w:id="1696"/>
      <w:bookmarkEnd w:id="1697"/>
      <w:bookmarkEnd w:id="1698"/>
      <w:bookmarkEnd w:id="1699"/>
    </w:p>
    <w:p w14:paraId="035F11FB" w14:textId="77777777" w:rsidR="00A274DD" w:rsidRDefault="00A274DD" w:rsidP="00A274DD">
      <w:pPr>
        <w:pStyle w:val="3"/>
        <w:rPr>
          <w:lang w:eastAsia="en-US"/>
        </w:rPr>
      </w:pPr>
      <w:bookmarkStart w:id="1700" w:name="_Toc166412954"/>
      <w:bookmarkStart w:id="1701" w:name="_Toc166914897"/>
      <w:bookmarkStart w:id="1702" w:name="_Toc167623537"/>
      <w:bookmarkStart w:id="1703" w:name="_Toc168832102"/>
      <w:r>
        <w:rPr>
          <w:lang w:eastAsia="en-US"/>
        </w:rPr>
        <w:t>А.4.1 Требования к функциональным характеристикам</w:t>
      </w:r>
      <w:bookmarkEnd w:id="1700"/>
      <w:bookmarkEnd w:id="1701"/>
      <w:bookmarkEnd w:id="1702"/>
      <w:bookmarkEnd w:id="1703"/>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1704" w:name="_Toc166412955"/>
      <w:bookmarkStart w:id="1705" w:name="_Toc166914898"/>
      <w:bookmarkStart w:id="1706" w:name="_Toc167623538"/>
      <w:bookmarkStart w:id="1707" w:name="_Toc168832103"/>
      <w:r>
        <w:rPr>
          <w:lang w:eastAsia="en-US"/>
        </w:rPr>
        <w:t>А.4.2 Требования к надежности</w:t>
      </w:r>
      <w:bookmarkEnd w:id="1704"/>
      <w:bookmarkEnd w:id="1705"/>
      <w:bookmarkEnd w:id="1706"/>
      <w:bookmarkEnd w:id="1707"/>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1708" w:name="_Toc166412956"/>
      <w:bookmarkStart w:id="1709" w:name="_Toc166914899"/>
      <w:bookmarkStart w:id="1710" w:name="_Toc167623539"/>
      <w:bookmarkStart w:id="1711" w:name="_Toc168832104"/>
      <w:r>
        <w:rPr>
          <w:lang w:eastAsia="en-US"/>
        </w:rPr>
        <w:t>А.4.3 Условия эксплуатации</w:t>
      </w:r>
      <w:bookmarkEnd w:id="1708"/>
      <w:bookmarkEnd w:id="1709"/>
      <w:bookmarkEnd w:id="1710"/>
      <w:bookmarkEnd w:id="1711"/>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1712" w:name="_Toc166412957"/>
      <w:bookmarkStart w:id="1713" w:name="_Toc166914900"/>
      <w:bookmarkStart w:id="1714" w:name="_Toc167623540"/>
      <w:bookmarkStart w:id="1715" w:name="_Toc168832105"/>
      <w:r>
        <w:rPr>
          <w:lang w:eastAsia="en-US"/>
        </w:rPr>
        <w:t>А.4.4 Требования к составу и параметрам технических средств</w:t>
      </w:r>
      <w:bookmarkEnd w:id="1712"/>
      <w:bookmarkEnd w:id="1713"/>
      <w:bookmarkEnd w:id="1714"/>
      <w:bookmarkEnd w:id="1715"/>
    </w:p>
    <w:p w14:paraId="2926DABB" w14:textId="2B4709A1" w:rsidR="00A274DD" w:rsidRDefault="00A274DD" w:rsidP="00A274DD">
      <w:pPr>
        <w:rPr>
          <w:ins w:id="1716" w:author="Автор"/>
          <w:lang w:eastAsia="en-US"/>
        </w:rPr>
      </w:pPr>
      <w:r>
        <w:rPr>
          <w:lang w:eastAsia="en-US"/>
        </w:rPr>
        <w:t>Состав технических средств на стороне клиента:</w:t>
      </w:r>
      <w:r w:rsidR="008C53CA">
        <w:rPr>
          <w:lang w:eastAsia="en-US"/>
        </w:rPr>
        <w:t xml:space="preserve"> </w:t>
      </w:r>
      <w:commentRangeStart w:id="1717"/>
      <w:commentRangeStart w:id="1718"/>
      <w:del w:id="1719" w:author="Автор">
        <w:r w:rsidR="008C53CA" w:rsidDel="00F738A3">
          <w:rPr>
            <w:lang w:eastAsia="en-US"/>
          </w:rPr>
          <w:delText>персональный</w:delText>
        </w:r>
        <w:commentRangeEnd w:id="1717"/>
        <w:r w:rsidR="00096305" w:rsidDel="00F738A3">
          <w:rPr>
            <w:rStyle w:val="aff9"/>
          </w:rPr>
          <w:commentReference w:id="1717"/>
        </w:r>
      </w:del>
      <w:commentRangeEnd w:id="1718"/>
      <w:r w:rsidR="00F738A3">
        <w:rPr>
          <w:rStyle w:val="aff9"/>
        </w:rPr>
        <w:commentReference w:id="1718"/>
      </w:r>
      <w:del w:id="1720" w:author="Автор">
        <w:r w:rsidR="008C53CA" w:rsidDel="00F738A3">
          <w:rPr>
            <w:lang w:eastAsia="en-US"/>
          </w:rPr>
          <w:delText xml:space="preserve"> компьютер с возможностью выхода в </w:delText>
        </w:r>
        <w:commentRangeStart w:id="1721"/>
        <w:commentRangeStart w:id="1722"/>
        <w:r w:rsidR="008C53CA" w:rsidDel="00F738A3">
          <w:rPr>
            <w:lang w:eastAsia="en-US"/>
          </w:rPr>
          <w:delText>интернет</w:delText>
        </w:r>
        <w:commentRangeEnd w:id="1721"/>
        <w:r w:rsidR="004C1CEC" w:rsidDel="00F738A3">
          <w:rPr>
            <w:rStyle w:val="aff9"/>
          </w:rPr>
          <w:commentReference w:id="1721"/>
        </w:r>
      </w:del>
      <w:commentRangeEnd w:id="1722"/>
      <w:r w:rsidR="00F738A3">
        <w:rPr>
          <w:rStyle w:val="aff9"/>
        </w:rPr>
        <w:commentReference w:id="1722"/>
      </w:r>
      <w:del w:id="1723" w:author="Автор">
        <w:r w:rsidDel="00F738A3">
          <w:rPr>
            <w:lang w:eastAsia="en-US"/>
          </w:rPr>
          <w:delText>.</w:delText>
        </w:r>
      </w:del>
    </w:p>
    <w:p w14:paraId="176B7290" w14:textId="77777777" w:rsidR="00F738A3" w:rsidRDefault="00F738A3" w:rsidP="00F738A3">
      <w:pPr>
        <w:pStyle w:val="a"/>
        <w:rPr>
          <w:ins w:id="1724" w:author="Автор"/>
        </w:rPr>
      </w:pPr>
      <w:ins w:id="1725" w:author="Автор">
        <w:r>
          <w:t>процессор</w:t>
        </w:r>
        <w:del w:id="1726" w:author="Автор">
          <w:r w:rsidRPr="00DD3DDC" w:rsidDel="0034175B">
            <w:delText xml:space="preserve"> </w:delText>
          </w:r>
          <w:r w:rsidDel="0034175B">
            <w:delText xml:space="preserve">архитектуры </w:delText>
          </w:r>
          <w:r w:rsidDel="0034175B">
            <w:rPr>
              <w:lang w:val="en-US"/>
            </w:rPr>
            <w:delText>x</w:delText>
          </w:r>
          <w:r w:rsidRPr="00DD3DDC" w:rsidDel="0034175B">
            <w:delText>64</w:delText>
          </w:r>
        </w:del>
        <w:r>
          <w:t xml:space="preserve"> с тактовой частотой от 3 ГГц;</w:t>
        </w:r>
      </w:ins>
    </w:p>
    <w:p w14:paraId="52533CAF" w14:textId="2A39701D" w:rsidR="00F738A3" w:rsidRDefault="00F738A3" w:rsidP="00F738A3">
      <w:pPr>
        <w:pStyle w:val="a"/>
        <w:rPr>
          <w:ins w:id="1727" w:author="Автор"/>
        </w:rPr>
      </w:pPr>
      <w:ins w:id="1728" w:author="Автор">
        <w:r>
          <w:t>необходимо наличие адаптера подключения к сети;</w:t>
        </w:r>
      </w:ins>
    </w:p>
    <w:p w14:paraId="788EE059" w14:textId="4B9AEC60" w:rsidR="0034175B" w:rsidRDefault="0034175B" w:rsidP="00F738A3">
      <w:pPr>
        <w:pStyle w:val="a"/>
        <w:rPr>
          <w:ins w:id="1729" w:author="Автор"/>
        </w:rPr>
      </w:pPr>
      <w:ins w:id="1730" w:author="Автор">
        <w:r>
          <w:t xml:space="preserve">графический дисплей шириной от 1280 </w:t>
        </w:r>
        <w:r>
          <w:rPr>
            <w:lang w:val="en-US"/>
          </w:rPr>
          <w:t>CSS</w:t>
        </w:r>
        <w:r w:rsidR="00DA0B83">
          <w:t>-</w:t>
        </w:r>
        <w:del w:id="1731" w:author="Автор">
          <w:r w:rsidDel="00DA0B83">
            <w:rPr>
              <w:lang w:val="en-US"/>
            </w:rPr>
            <w:delText xml:space="preserve"> </w:delText>
          </w:r>
        </w:del>
        <w:r>
          <w:t>пикселей;</w:t>
        </w:r>
      </w:ins>
    </w:p>
    <w:p w14:paraId="14417131" w14:textId="5FADBDE0" w:rsidR="00F738A3" w:rsidRDefault="00F738A3">
      <w:pPr>
        <w:pStyle w:val="a"/>
        <w:rPr>
          <w:ins w:id="1732" w:author="Автор"/>
        </w:rPr>
        <w:pPrChange w:id="1733" w:author="Автор">
          <w:pPr/>
        </w:pPrChange>
      </w:pPr>
      <w:ins w:id="1734" w:author="Автор">
        <w:r>
          <w:t>оперативная память объемом не менее 4 Гб.</w:t>
        </w:r>
      </w:ins>
    </w:p>
    <w:p w14:paraId="301B66AD" w14:textId="44313F4A" w:rsidR="00800303" w:rsidRDefault="00800303" w:rsidP="00A274DD">
      <w:pPr>
        <w:rPr>
          <w:ins w:id="1735" w:author="Автор"/>
          <w:lang w:eastAsia="en-US"/>
        </w:rPr>
      </w:pPr>
      <w:ins w:id="1736" w:author="Автор">
        <w:r>
          <w:rPr>
            <w:lang w:eastAsia="en-US"/>
          </w:rPr>
          <w:t xml:space="preserve">Состав технических средств на стороне сервера: </w:t>
        </w:r>
      </w:ins>
    </w:p>
    <w:p w14:paraId="3055D778" w14:textId="10D937A2" w:rsidR="00800303" w:rsidDel="00541B79" w:rsidRDefault="00800303" w:rsidP="00541B79">
      <w:pPr>
        <w:pStyle w:val="a"/>
        <w:rPr>
          <w:del w:id="1737" w:author="Автор"/>
        </w:rPr>
      </w:pPr>
      <w:ins w:id="1738" w:author="Автор">
        <w:r>
          <w:t>процессор</w:t>
        </w:r>
        <w:r w:rsidR="00B828AF" w:rsidRPr="00783208">
          <w:rPr>
            <w:rPrChange w:id="1739" w:author="Автор">
              <w:rPr>
                <w:lang w:val="en-US"/>
              </w:rPr>
            </w:rPrChange>
          </w:rPr>
          <w:t xml:space="preserve"> </w:t>
        </w:r>
        <w:r w:rsidR="00B828AF">
          <w:t xml:space="preserve">архитектуры </w:t>
        </w:r>
        <w:r w:rsidR="00B828AF">
          <w:rPr>
            <w:lang w:val="en-US"/>
          </w:rPr>
          <w:t>x</w:t>
        </w:r>
        <w:r w:rsidR="00B828AF" w:rsidRPr="00783208">
          <w:rPr>
            <w:rPrChange w:id="1740" w:author="Автор">
              <w:rPr>
                <w:lang w:val="en-US"/>
              </w:rPr>
            </w:rPrChange>
          </w:rPr>
          <w:t>64</w:t>
        </w:r>
        <w:r>
          <w:t xml:space="preserve"> с тактовой частотой от 3 ГГц;</w:t>
        </w:r>
      </w:ins>
    </w:p>
    <w:p w14:paraId="7837F64C" w14:textId="77777777" w:rsidR="00541B79" w:rsidRDefault="00541B79" w:rsidP="00800303">
      <w:pPr>
        <w:pStyle w:val="a"/>
        <w:rPr>
          <w:ins w:id="1741" w:author="Автор"/>
        </w:rPr>
      </w:pPr>
    </w:p>
    <w:p w14:paraId="57BB8173" w14:textId="51A55814" w:rsidR="00800303" w:rsidRDefault="00541B79" w:rsidP="00541B79">
      <w:pPr>
        <w:pStyle w:val="a"/>
        <w:rPr>
          <w:ins w:id="1742" w:author="Автор"/>
        </w:rPr>
      </w:pPr>
      <w:ins w:id="1743" w:author="Автор">
        <w:r>
          <w:lastRenderedPageBreak/>
          <w:t>минимальный объём требуемого дискового пространства составляет 1 Гб;</w:t>
        </w:r>
        <w:del w:id="1744" w:author="Автор">
          <w:r w:rsidR="00800303" w:rsidDel="00541B79">
            <w:delText xml:space="preserve">операционная система </w:delText>
          </w:r>
          <w:r w:rsidR="00800303" w:rsidRPr="00541B79" w:rsidDel="00541B79">
            <w:rPr>
              <w:lang w:val="en-US"/>
            </w:rPr>
            <w:delText>Ubuntu</w:delText>
          </w:r>
          <w:r w:rsidR="00800303" w:rsidRPr="00800303" w:rsidDel="00541B79">
            <w:rPr>
              <w:rPrChange w:id="1745" w:author="Автор">
                <w:rPr>
                  <w:lang w:val="en-US"/>
                </w:rPr>
              </w:rPrChange>
            </w:rPr>
            <w:delText xml:space="preserve"> 2</w:delText>
          </w:r>
          <w:r w:rsidR="00B828AF" w:rsidRPr="00783208" w:rsidDel="00541B79">
            <w:rPr>
              <w:rPrChange w:id="1746" w:author="Автор">
                <w:rPr>
                  <w:lang w:val="en-US"/>
                </w:rPr>
              </w:rPrChange>
            </w:rPr>
            <w:delText>2</w:delText>
          </w:r>
          <w:r w:rsidR="00800303" w:rsidRPr="00800303" w:rsidDel="00541B79">
            <w:rPr>
              <w:rPrChange w:id="1747" w:author="Автор">
                <w:rPr>
                  <w:lang w:val="en-US"/>
                </w:rPr>
              </w:rPrChange>
            </w:rPr>
            <w:delText xml:space="preserve">0.04 </w:delText>
          </w:r>
          <w:r w:rsidR="00800303" w:rsidDel="00541B79">
            <w:delText>и выше</w:delText>
          </w:r>
          <w:r w:rsidR="00800303" w:rsidRPr="00800303" w:rsidDel="00541B79">
            <w:rPr>
              <w:rPrChange w:id="1748" w:author="Автор">
                <w:rPr>
                  <w:lang w:val="en-US"/>
                </w:rPr>
              </w:rPrChange>
            </w:rPr>
            <w:delText>;</w:delText>
          </w:r>
        </w:del>
      </w:ins>
    </w:p>
    <w:p w14:paraId="4F30CF75" w14:textId="6A1B03A4" w:rsidR="00541B79" w:rsidRDefault="00541B79" w:rsidP="00F738A3">
      <w:pPr>
        <w:pStyle w:val="a"/>
        <w:rPr>
          <w:ins w:id="1749" w:author="Автор"/>
        </w:rPr>
      </w:pPr>
      <w:ins w:id="1750" w:author="Автор">
        <w:r>
          <w:t>необходимо наличие адаптера подключения к сети;</w:t>
        </w:r>
      </w:ins>
    </w:p>
    <w:p w14:paraId="274A9C29" w14:textId="029DD55A" w:rsidR="00800303" w:rsidRDefault="00800303">
      <w:pPr>
        <w:pStyle w:val="a"/>
        <w:pPrChange w:id="1751" w:author="Автор">
          <w:pPr/>
        </w:pPrChange>
      </w:pPr>
      <w:ins w:id="1752" w:author="Автор">
        <w:r>
          <w:t>оперативная память объемом не менее 4 Гб.</w:t>
        </w:r>
      </w:ins>
    </w:p>
    <w:p w14:paraId="52A208DB" w14:textId="77777777" w:rsidR="00A274DD" w:rsidRDefault="00A274DD" w:rsidP="00A274DD">
      <w:pPr>
        <w:pStyle w:val="3"/>
        <w:rPr>
          <w:lang w:eastAsia="en-US"/>
        </w:rPr>
      </w:pPr>
      <w:bookmarkStart w:id="1753" w:name="_Toc166412958"/>
      <w:bookmarkStart w:id="1754" w:name="_Toc166914901"/>
      <w:bookmarkStart w:id="1755" w:name="_Toc167623541"/>
      <w:bookmarkStart w:id="1756" w:name="_Toc168832106"/>
      <w:r>
        <w:rPr>
          <w:lang w:eastAsia="en-US"/>
        </w:rPr>
        <w:t>А.4.5 Требования к информационной и программной совместимости</w:t>
      </w:r>
      <w:bookmarkEnd w:id="1753"/>
      <w:bookmarkEnd w:id="1754"/>
      <w:bookmarkEnd w:id="1755"/>
      <w:bookmarkEnd w:id="1756"/>
    </w:p>
    <w:p w14:paraId="2D3A99FE" w14:textId="0B2B7393" w:rsidR="00A274DD" w:rsidRDefault="00A274DD" w:rsidP="00A274DD">
      <w:pPr>
        <w:rPr>
          <w:ins w:id="1757" w:author="Автор"/>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w:t>
      </w:r>
      <w:commentRangeStart w:id="1758"/>
      <w:r w:rsidR="00DF21C4">
        <w:rPr>
          <w:lang w:eastAsia="en-US"/>
        </w:rPr>
        <w:t>браузер</w:t>
      </w:r>
      <w:commentRangeEnd w:id="1758"/>
      <w:r w:rsidR="006D4077">
        <w:rPr>
          <w:rStyle w:val="aff9"/>
        </w:rPr>
        <w:commentReference w:id="1758"/>
      </w:r>
      <w:r>
        <w:rPr>
          <w:lang w:eastAsia="en-US"/>
        </w:rPr>
        <w:t>.</w:t>
      </w:r>
    </w:p>
    <w:p w14:paraId="1CFD81FE" w14:textId="51D719C4" w:rsidR="00783208" w:rsidRPr="00F738A3" w:rsidRDefault="00783208" w:rsidP="00A274DD">
      <w:pPr>
        <w:rPr>
          <w:lang w:eastAsia="en-US"/>
        </w:rPr>
      </w:pPr>
      <w:ins w:id="1759" w:author="Автор">
        <w:r>
          <w:t xml:space="preserve">Для функционирования программного средства на стороне сервера необходима </w:t>
        </w:r>
        <w:r>
          <w:rPr>
            <w:lang w:val="en-US"/>
          </w:rPr>
          <w:t>jdk</w:t>
        </w:r>
        <w:r w:rsidRPr="00783208">
          <w:rPr>
            <w:rPrChange w:id="1760" w:author="Автор">
              <w:rPr>
                <w:lang w:val="en-US"/>
              </w:rPr>
            </w:rPrChange>
          </w:rPr>
          <w:t xml:space="preserve"> </w:t>
        </w:r>
        <w:del w:id="1761" w:author="Автор">
          <w:r w:rsidRPr="00783208" w:rsidDel="00541B79">
            <w:delText>eclipse-</w:delText>
          </w:r>
        </w:del>
        <w:r w:rsidRPr="00783208">
          <w:t>temurin</w:t>
        </w:r>
        <w:r w:rsidRPr="00783208">
          <w:rPr>
            <w:rPrChange w:id="1762" w:author="Автор">
              <w:rPr>
                <w:lang w:val="en-US"/>
              </w:rPr>
            </w:rPrChange>
          </w:rPr>
          <w:t xml:space="preserve"> </w:t>
        </w:r>
        <w:r>
          <w:t xml:space="preserve">версии </w:t>
        </w:r>
        <w:r w:rsidRPr="00783208">
          <w:t>21</w:t>
        </w:r>
        <w:r>
          <w:t xml:space="preserve"> и выше</w:t>
        </w:r>
        <w:r w:rsidR="00541B79">
          <w:t>,</w:t>
        </w:r>
        <w:del w:id="1763" w:author="Автор">
          <w:r w:rsidDel="00541B79">
            <w:delText xml:space="preserve"> и</w:delText>
          </w:r>
        </w:del>
        <w:r>
          <w:t xml:space="preserve"> установленная PostgreSQL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541B79">
          <w:rPr>
            <w:rPrChange w:id="1764" w:author="Автор">
              <w:rPr>
                <w:lang w:val="en-US"/>
              </w:rPr>
            </w:rPrChange>
          </w:rPr>
          <w:t xml:space="preserve"> 25.0.3 </w:t>
        </w:r>
        <w:r w:rsidR="00541B79">
          <w:t>и выше.</w:t>
        </w:r>
        <w:del w:id="1765" w:author="Автор">
          <w:r w:rsidDel="00541B79">
            <w:delText>.</w:delText>
          </w:r>
        </w:del>
      </w:ins>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1766" w:name="_Toc166412959"/>
      <w:bookmarkStart w:id="1767" w:name="_Toc166914902"/>
      <w:bookmarkStart w:id="1768" w:name="_Toc167623542"/>
      <w:bookmarkStart w:id="1769" w:name="_Toc168832107"/>
      <w:r>
        <w:rPr>
          <w:lang w:eastAsia="en-US"/>
        </w:rPr>
        <w:t>А.4.6 Требования к упаковке и маркировке</w:t>
      </w:r>
      <w:bookmarkEnd w:id="1766"/>
      <w:bookmarkEnd w:id="1767"/>
      <w:bookmarkEnd w:id="1768"/>
      <w:bookmarkEnd w:id="1769"/>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1770" w:name="_Toc166412960"/>
      <w:bookmarkStart w:id="1771" w:name="_Toc166914903"/>
      <w:bookmarkStart w:id="1772" w:name="_Toc167623543"/>
      <w:bookmarkStart w:id="1773" w:name="_Toc168832108"/>
      <w:r>
        <w:rPr>
          <w:lang w:eastAsia="en-US"/>
        </w:rPr>
        <w:lastRenderedPageBreak/>
        <w:t>А.4.7 Требования к транспортировке и хранению</w:t>
      </w:r>
      <w:bookmarkEnd w:id="1770"/>
      <w:bookmarkEnd w:id="1771"/>
      <w:bookmarkEnd w:id="1772"/>
      <w:bookmarkEnd w:id="1773"/>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1774" w:name="_Toc166412961"/>
      <w:bookmarkStart w:id="1775" w:name="_Toc166914904"/>
      <w:bookmarkStart w:id="1776" w:name="_Toc167623544"/>
      <w:bookmarkStart w:id="1777" w:name="_Toc168832109"/>
      <w:r>
        <w:rPr>
          <w:lang w:eastAsia="en-US"/>
        </w:rPr>
        <w:t>А.4.8 Специальные требования</w:t>
      </w:r>
      <w:bookmarkEnd w:id="1774"/>
      <w:bookmarkEnd w:id="1775"/>
      <w:bookmarkEnd w:id="1776"/>
      <w:bookmarkEnd w:id="1777"/>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1778" w:name="_Toc166412962"/>
      <w:bookmarkStart w:id="1779" w:name="_Toc166914905"/>
      <w:bookmarkStart w:id="1780" w:name="_Toc167623545"/>
      <w:bookmarkStart w:id="1781" w:name="_Toc168832110"/>
      <w:r>
        <w:rPr>
          <w:lang w:eastAsia="en-US"/>
        </w:rPr>
        <w:t>А.5 Требования к программной документации</w:t>
      </w:r>
      <w:bookmarkEnd w:id="1778"/>
      <w:bookmarkEnd w:id="1779"/>
      <w:bookmarkEnd w:id="1780"/>
      <w:bookmarkEnd w:id="1781"/>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1782" w:name="_Toc166412963"/>
      <w:bookmarkStart w:id="1783" w:name="_Toc166914906"/>
      <w:bookmarkStart w:id="1784" w:name="_Toc167623546"/>
      <w:bookmarkStart w:id="1785" w:name="_Toc168832111"/>
      <w:r>
        <w:rPr>
          <w:lang w:eastAsia="en-US"/>
        </w:rPr>
        <w:t>А.6 Стадии и этапы разработки</w:t>
      </w:r>
      <w:bookmarkEnd w:id="1782"/>
      <w:bookmarkEnd w:id="1783"/>
      <w:bookmarkEnd w:id="1784"/>
      <w:bookmarkEnd w:id="1785"/>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lastRenderedPageBreak/>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1786" w:name="_Toc166412964"/>
      <w:bookmarkStart w:id="1787" w:name="_Toc166914907"/>
      <w:bookmarkStart w:id="1788" w:name="_Toc167623547"/>
      <w:bookmarkStart w:id="1789" w:name="_Toc168832112"/>
      <w:r>
        <w:rPr>
          <w:lang w:eastAsia="en-US"/>
        </w:rPr>
        <w:t>А.7 Порядок контроля и приемки</w:t>
      </w:r>
      <w:bookmarkEnd w:id="1786"/>
      <w:bookmarkEnd w:id="1787"/>
      <w:bookmarkEnd w:id="1788"/>
      <w:bookmarkEnd w:id="1789"/>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r w:rsidR="0064300A">
        <w:rPr>
          <w:lang w:eastAsia="en-US"/>
        </w:rPr>
        <w:t>Голосуев</w:t>
      </w:r>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1790" w:name="_Toc168832113"/>
      <w:r>
        <w:lastRenderedPageBreak/>
        <w:t>Приложение Б Диаграмма последовательности обработки запроса на проверку решения</w:t>
      </w:r>
      <w:bookmarkEnd w:id="1790"/>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1791" w:name="_Toc168832114"/>
      <w:r>
        <w:lastRenderedPageBreak/>
        <w:t xml:space="preserve">Приложение </w:t>
      </w:r>
      <w:r w:rsidR="003B2983">
        <w:t>В</w:t>
      </w:r>
      <w:r w:rsidR="0086347D">
        <w:t xml:space="preserve"> </w:t>
      </w:r>
      <w:r w:rsidR="00221986" w:rsidRPr="003314EE">
        <w:t>Листинг программы</w:t>
      </w:r>
      <w:bookmarkEnd w:id="1791"/>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r w:rsidRPr="00D7767D">
        <w:t>net</w:t>
      </w:r>
      <w:r w:rsidRPr="00C05AA2">
        <w:t>.</w:t>
      </w:r>
      <w:r w:rsidRPr="00D7767D">
        <w:t>danil</w:t>
      </w:r>
      <w:r w:rsidRPr="00C05AA2">
        <w:t>.</w:t>
      </w:r>
      <w:r w:rsidRPr="00D7767D">
        <w:t>web</w:t>
      </w:r>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import org.springframework.boot.SpringApplication;</w:t>
      </w:r>
    </w:p>
    <w:p w14:paraId="481B2F9F" w14:textId="77777777" w:rsidR="00D7767D" w:rsidRPr="00D7767D" w:rsidRDefault="00D7767D" w:rsidP="00D7767D">
      <w:pPr>
        <w:pStyle w:val="aff6"/>
      </w:pPr>
      <w:r w:rsidRPr="00D7767D">
        <w:t>import org.springframework.boot.autoconfigure.SpringBootApplication;</w:t>
      </w:r>
    </w:p>
    <w:p w14:paraId="55FEBF8D" w14:textId="77777777" w:rsidR="00D7767D" w:rsidRPr="00D7767D" w:rsidRDefault="00D7767D" w:rsidP="00D7767D">
      <w:pPr>
        <w:pStyle w:val="aff6"/>
      </w:pPr>
      <w:r w:rsidRPr="00D7767D">
        <w:t>import org.springframework.kafka.annotation.EnableKafka;</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@SpringBootApplication(scanBasePackages = {"org.danil", "net.danil"})</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public class WebApplication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public static void main(String[] args) {</w:t>
      </w:r>
    </w:p>
    <w:p w14:paraId="616A0B1D" w14:textId="77777777" w:rsidR="00D7767D" w:rsidRPr="00D7767D" w:rsidRDefault="00D7767D" w:rsidP="00D7767D">
      <w:pPr>
        <w:pStyle w:val="aff6"/>
      </w:pPr>
      <w:r w:rsidRPr="00D7767D">
        <w:tab/>
      </w:r>
      <w:r w:rsidRPr="00D7767D">
        <w:tab/>
        <w:t>SpringApplication.run(WebApplication.class, args);</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package net.danil.web.problem.service;</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import lombok.RequiredArgsConstructor;</w:t>
      </w:r>
    </w:p>
    <w:p w14:paraId="61F6D170" w14:textId="77777777" w:rsidR="00D7767D" w:rsidRPr="00D7767D" w:rsidRDefault="00D7767D" w:rsidP="00D7767D">
      <w:pPr>
        <w:pStyle w:val="aff6"/>
      </w:pPr>
      <w:r w:rsidRPr="00D7767D">
        <w:t>import net.danil.web.problem.dto.TestResult;</w:t>
      </w:r>
    </w:p>
    <w:p w14:paraId="54CD906D" w14:textId="77777777" w:rsidR="00D7767D" w:rsidRPr="00D7767D" w:rsidRDefault="00D7767D" w:rsidP="00D7767D">
      <w:pPr>
        <w:pStyle w:val="aff6"/>
      </w:pPr>
      <w:r w:rsidRPr="00D7767D">
        <w:t>import net.danil.web.problem.model.SolutionResult;</w:t>
      </w:r>
    </w:p>
    <w:p w14:paraId="6D2A7E29" w14:textId="77777777" w:rsidR="00D7767D" w:rsidRPr="00D7767D" w:rsidRDefault="00D7767D" w:rsidP="00D7767D">
      <w:pPr>
        <w:pStyle w:val="aff6"/>
      </w:pPr>
      <w:r w:rsidRPr="00D7767D">
        <w:t>import net.danil.web.problem.repository.SolutionRepository;</w:t>
      </w:r>
    </w:p>
    <w:p w14:paraId="1236DF90" w14:textId="77777777" w:rsidR="00D7767D" w:rsidRPr="00D7767D" w:rsidRDefault="00D7767D" w:rsidP="00D7767D">
      <w:pPr>
        <w:pStyle w:val="aff6"/>
      </w:pPr>
      <w:r w:rsidRPr="00D7767D">
        <w:t>import net.danil.web.problem.repository.SolutionResultRepository;</w:t>
      </w:r>
    </w:p>
    <w:p w14:paraId="5E2B43BE" w14:textId="77777777" w:rsidR="00D7767D" w:rsidRPr="00D7767D" w:rsidRDefault="00D7767D" w:rsidP="00D7767D">
      <w:pPr>
        <w:pStyle w:val="aff6"/>
      </w:pPr>
      <w:r w:rsidRPr="00D7767D">
        <w:t>import org.slf4j.Logger;</w:t>
      </w:r>
    </w:p>
    <w:p w14:paraId="3CD2C536" w14:textId="77777777" w:rsidR="00D7767D" w:rsidRPr="00D7767D" w:rsidRDefault="00D7767D" w:rsidP="00D7767D">
      <w:pPr>
        <w:pStyle w:val="aff6"/>
      </w:pPr>
      <w:r w:rsidRPr="00D7767D">
        <w:t>import org.slf4j.LoggerFactory;</w:t>
      </w:r>
    </w:p>
    <w:p w14:paraId="7CE485C0" w14:textId="77777777" w:rsidR="00D7767D" w:rsidRPr="00D7767D" w:rsidRDefault="00D7767D" w:rsidP="00D7767D">
      <w:pPr>
        <w:pStyle w:val="aff6"/>
      </w:pPr>
      <w:r w:rsidRPr="00D7767D">
        <w:t>import org.springframework.kafka.annotation.KafkaListener;</w:t>
      </w:r>
    </w:p>
    <w:p w14:paraId="65EC0E7C" w14:textId="77777777" w:rsidR="00D7767D" w:rsidRPr="00D7767D" w:rsidRDefault="00D7767D" w:rsidP="00D7767D">
      <w:pPr>
        <w:pStyle w:val="aff6"/>
      </w:pPr>
      <w:r w:rsidRPr="00D7767D">
        <w:t>import org.springframework.kafka.support.KafkaHeaders;</w:t>
      </w:r>
    </w:p>
    <w:p w14:paraId="2BF48F14" w14:textId="77777777" w:rsidR="00D7767D" w:rsidRPr="00D7767D" w:rsidRDefault="00D7767D" w:rsidP="00D7767D">
      <w:pPr>
        <w:pStyle w:val="aff6"/>
      </w:pPr>
      <w:r w:rsidRPr="00D7767D">
        <w:t>import org.springframework.messaging.Message;</w:t>
      </w:r>
    </w:p>
    <w:p w14:paraId="6021B88C" w14:textId="77777777" w:rsidR="00D7767D" w:rsidRPr="00D7767D" w:rsidRDefault="00D7767D" w:rsidP="00D7767D">
      <w:pPr>
        <w:pStyle w:val="aff6"/>
      </w:pPr>
      <w:r w:rsidRPr="00D7767D">
        <w:t>import org.springframework.messaging.handler.annotation.Header;</w:t>
      </w:r>
    </w:p>
    <w:p w14:paraId="08B1BB3D" w14:textId="77777777" w:rsidR="00D7767D" w:rsidRPr="00D7767D" w:rsidRDefault="00D7767D" w:rsidP="00D7767D">
      <w:pPr>
        <w:pStyle w:val="aff6"/>
      </w:pPr>
      <w:r w:rsidRPr="00D7767D">
        <w:t>import org.springframework.messaging.handler.annotation.Payload;</w:t>
      </w:r>
    </w:p>
    <w:p w14:paraId="2568C79D" w14:textId="77777777" w:rsidR="00D7767D" w:rsidRPr="00D7767D" w:rsidRDefault="00D7767D" w:rsidP="00D7767D">
      <w:pPr>
        <w:pStyle w:val="aff6"/>
      </w:pPr>
      <w:r w:rsidRPr="00D7767D">
        <w:t>import org.springframework.messaging.support.GenericMessage;</w:t>
      </w:r>
    </w:p>
    <w:p w14:paraId="3FBE8B35" w14:textId="77777777" w:rsidR="00D7767D" w:rsidRPr="00D7767D" w:rsidRDefault="00D7767D" w:rsidP="00D7767D">
      <w:pPr>
        <w:pStyle w:val="aff6"/>
      </w:pPr>
      <w:r w:rsidRPr="00D7767D">
        <w:t>import org.springframework.stereotype.Service;</w:t>
      </w:r>
    </w:p>
    <w:p w14:paraId="0BEF3A70" w14:textId="77777777" w:rsidR="00D7767D" w:rsidRPr="00D7767D" w:rsidRDefault="00D7767D" w:rsidP="00D7767D">
      <w:pPr>
        <w:pStyle w:val="aff6"/>
      </w:pPr>
      <w:r w:rsidRPr="00D7767D">
        <w:t>import reactor.core.publisher.Mono;</w:t>
      </w:r>
    </w:p>
    <w:p w14:paraId="73A1876B" w14:textId="77777777" w:rsidR="00D7767D" w:rsidRPr="00D7767D" w:rsidRDefault="00D7767D" w:rsidP="00D7767D">
      <w:pPr>
        <w:pStyle w:val="aff6"/>
      </w:pPr>
      <w:r w:rsidRPr="00D7767D">
        <w:t>import reactor.core.publisher.MonoSink;</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import java.util.concurrent.ConcurrentHashMap;</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public class TestRunnerChannelService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ConcurrentHashMap&lt;String, MonoSink&lt;Message&lt;?&gt;&gt;&gt; messageHandlers = new ConcurrentHashMap&lt;&gt;();</w:t>
      </w:r>
    </w:p>
    <w:p w14:paraId="4ABB2D83" w14:textId="77777777" w:rsidR="00D7767D" w:rsidRPr="00D7767D" w:rsidRDefault="00D7767D" w:rsidP="00D7767D">
      <w:pPr>
        <w:pStyle w:val="aff6"/>
      </w:pPr>
      <w:r w:rsidRPr="00D7767D">
        <w:lastRenderedPageBreak/>
        <w:t xml:space="preserve">    private final Logger logger = LoggerFactory.getLogger(TestRunnerChannelService.class);</w:t>
      </w:r>
    </w:p>
    <w:p w14:paraId="09CDC6DF" w14:textId="77777777" w:rsidR="00D7767D" w:rsidRPr="00D7767D" w:rsidRDefault="00D7767D" w:rsidP="00D7767D">
      <w:pPr>
        <w:pStyle w:val="aff6"/>
      </w:pPr>
      <w:r w:rsidRPr="00D7767D">
        <w:t xml:space="preserve">    private final SolutionResultRepository solutionResultRepository;</w:t>
      </w:r>
    </w:p>
    <w:p w14:paraId="3653090B" w14:textId="77777777" w:rsidR="00D7767D" w:rsidRPr="00D7767D" w:rsidRDefault="00D7767D" w:rsidP="00D7767D">
      <w:pPr>
        <w:pStyle w:val="aff6"/>
      </w:pPr>
      <w:r w:rsidRPr="00D7767D">
        <w:t xml:space="preserve">    private final SolutionRepository solutionRepository;</w:t>
      </w:r>
    </w:p>
    <w:p w14:paraId="2A8EAF08" w14:textId="77777777" w:rsidR="00D7767D" w:rsidRPr="00D7767D" w:rsidRDefault="00D7767D" w:rsidP="00D7767D">
      <w:pPr>
        <w:pStyle w:val="aff6"/>
      </w:pPr>
      <w:r w:rsidRPr="00D7767D">
        <w:t xml:space="preserve">    private final TestResultAnalyzerService testResultAnalyzerService;</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@KafkaListener(topics = TOPIC_NAME)</w:t>
      </w:r>
    </w:p>
    <w:p w14:paraId="396118C7" w14:textId="77777777" w:rsidR="00D7767D" w:rsidRPr="00D7767D" w:rsidRDefault="00D7767D" w:rsidP="00D7767D">
      <w:pPr>
        <w:pStyle w:val="aff6"/>
      </w:pPr>
      <w:r w:rsidRPr="00D7767D">
        <w:t xml:space="preserve">    protected void listen(@Payload TestResult testResult, @Header(value = KafkaHeaders.RECEIVED_KEY, required = false) String messageId) {</w:t>
      </w:r>
    </w:p>
    <w:p w14:paraId="5D004B08" w14:textId="77777777" w:rsidR="00D7767D" w:rsidRPr="00D7767D" w:rsidRDefault="00D7767D" w:rsidP="00D7767D">
      <w:pPr>
        <w:pStyle w:val="aff6"/>
      </w:pPr>
      <w:r w:rsidRPr="00D7767D">
        <w:t xml:space="preserve">        if (messageId == null) {</w:t>
      </w:r>
    </w:p>
    <w:p w14:paraId="6F4B4958" w14:textId="77777777" w:rsidR="00D7767D" w:rsidRPr="00D7767D" w:rsidRDefault="00D7767D" w:rsidP="00D7767D">
      <w:pPr>
        <w:pStyle w:val="aff6"/>
      </w:pPr>
      <w:r w:rsidRPr="00D7767D">
        <w:t xml:space="preserve">            logger.error("received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logger.info("received result forId({}): {}", messageId, testResult);</w:t>
      </w:r>
    </w:p>
    <w:p w14:paraId="1018E69C" w14:textId="77777777" w:rsidR="00D7767D" w:rsidRPr="00D7767D" w:rsidRDefault="00D7767D" w:rsidP="00D7767D">
      <w:pPr>
        <w:pStyle w:val="aff6"/>
      </w:pPr>
      <w:r w:rsidRPr="00D7767D">
        <w:t xml:space="preserve">        final var sink = messageHandlers.get(messageId);</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testResultAnalyzerService.judgeResults(testResult);</w:t>
      </w:r>
    </w:p>
    <w:p w14:paraId="5CD43D59" w14:textId="77777777" w:rsidR="00D7767D" w:rsidRPr="00D7767D" w:rsidRDefault="00D7767D" w:rsidP="00D7767D">
      <w:pPr>
        <w:pStyle w:val="aff6"/>
      </w:pPr>
      <w:r w:rsidRPr="00D7767D">
        <w:t xml:space="preserve">            final var solution = solutionRepository.findById(testResult.solutionId()).get();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SolutionResult solutionResult = new SolutionResult(solution.getId(), testResult.tests(), testResult.failures(), testResult.errors(), testResult.statusCode(), testResult.time(),</w:t>
      </w:r>
    </w:p>
    <w:p w14:paraId="24AF285C" w14:textId="77777777" w:rsidR="00D7767D" w:rsidRPr="00D7767D" w:rsidRDefault="00D7767D" w:rsidP="00D7767D">
      <w:pPr>
        <w:pStyle w:val="aff6"/>
      </w:pPr>
      <w:r w:rsidRPr="00D7767D">
        <w:t xml:space="preserve">                    testResult.logs(), testResult.xml(), verdict.solved(), solution);</w:t>
      </w:r>
    </w:p>
    <w:p w14:paraId="6EAC123B" w14:textId="77777777" w:rsidR="00D7767D" w:rsidRPr="00D7767D" w:rsidRDefault="00D7767D" w:rsidP="00D7767D">
      <w:pPr>
        <w:pStyle w:val="aff6"/>
      </w:pPr>
      <w:r w:rsidRPr="00D7767D">
        <w:t xml:space="preserve">            solutionResultRepository.save(solutionResult);</w:t>
      </w:r>
    </w:p>
    <w:p w14:paraId="5A446635" w14:textId="77777777" w:rsidR="00D7767D" w:rsidRPr="00D7767D" w:rsidRDefault="00D7767D" w:rsidP="00D7767D">
      <w:pPr>
        <w:pStyle w:val="aff6"/>
      </w:pPr>
      <w:r w:rsidRPr="00D7767D">
        <w:t xml:space="preserve">            solution.setSolutionResult(solutionResult);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sink.success(new GenericMessage&lt;&gt;(solution));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sink.error(new RuntimeException(testResult.toString(),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subscribe(String id) {</w:t>
      </w:r>
    </w:p>
    <w:p w14:paraId="6D257C69" w14:textId="77777777" w:rsidR="00D7767D" w:rsidRPr="00D7767D" w:rsidRDefault="00D7767D" w:rsidP="00D7767D">
      <w:pPr>
        <w:pStyle w:val="aff6"/>
      </w:pPr>
      <w:r w:rsidRPr="00D7767D">
        <w:t xml:space="preserve">        return Mono.create(sink -&gt; messageHandlers.put(id,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package net.danil.web.problem.service;</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import lombok.RequiredArgsConstructor;</w:t>
      </w:r>
    </w:p>
    <w:p w14:paraId="08924677" w14:textId="77777777" w:rsidR="00D7767D" w:rsidRPr="00D7767D" w:rsidRDefault="00D7767D" w:rsidP="00D7767D">
      <w:pPr>
        <w:pStyle w:val="aff6"/>
      </w:pPr>
      <w:r w:rsidRPr="00D7767D">
        <w:t>import net.danil.web.problem.dto.TestMessage;</w:t>
      </w:r>
    </w:p>
    <w:p w14:paraId="6EA5FE1F" w14:textId="77777777" w:rsidR="00D7767D" w:rsidRPr="00D7767D" w:rsidRDefault="00D7767D" w:rsidP="00D7767D">
      <w:pPr>
        <w:pStyle w:val="aff6"/>
      </w:pPr>
      <w:r w:rsidRPr="00D7767D">
        <w:t>import net.danil.web.problem.model.Solution;</w:t>
      </w:r>
    </w:p>
    <w:p w14:paraId="7112E29F" w14:textId="77777777" w:rsidR="00D7767D" w:rsidRPr="00D7767D" w:rsidRDefault="00D7767D" w:rsidP="00D7767D">
      <w:pPr>
        <w:pStyle w:val="aff6"/>
      </w:pPr>
      <w:r w:rsidRPr="00D7767D">
        <w:t>import net.danil.web.problem.repository.SolutionRepository;</w:t>
      </w:r>
    </w:p>
    <w:p w14:paraId="7C8CD53C" w14:textId="77777777" w:rsidR="00D7767D" w:rsidRPr="00D7767D" w:rsidRDefault="00D7767D" w:rsidP="00D7767D">
      <w:pPr>
        <w:pStyle w:val="aff6"/>
      </w:pPr>
      <w:r w:rsidRPr="00D7767D">
        <w:lastRenderedPageBreak/>
        <w:t>import net.danil.web.user.repository.UserRepository;</w:t>
      </w:r>
    </w:p>
    <w:p w14:paraId="41DD5928" w14:textId="77777777" w:rsidR="00D7767D" w:rsidRPr="00D7767D" w:rsidRDefault="00D7767D" w:rsidP="00D7767D">
      <w:pPr>
        <w:pStyle w:val="aff6"/>
      </w:pPr>
      <w:r w:rsidRPr="00D7767D">
        <w:t>import org.danil.model.Language;</w:t>
      </w:r>
    </w:p>
    <w:p w14:paraId="63B21ED5" w14:textId="77777777" w:rsidR="00D7767D" w:rsidRPr="00D7767D" w:rsidRDefault="00D7767D" w:rsidP="00D7767D">
      <w:pPr>
        <w:pStyle w:val="aff6"/>
      </w:pPr>
      <w:r w:rsidRPr="00D7767D">
        <w:t>import org.springframework.kafka.core.reactive.ReactiveKafkaProducerTemplate;</w:t>
      </w:r>
    </w:p>
    <w:p w14:paraId="4355C046" w14:textId="77777777" w:rsidR="00D7767D" w:rsidRPr="00D7767D" w:rsidRDefault="00D7767D" w:rsidP="00D7767D">
      <w:pPr>
        <w:pStyle w:val="aff6"/>
      </w:pPr>
      <w:r w:rsidRPr="00D7767D">
        <w:t>import org.springframework.stereotype.Service;</w:t>
      </w:r>
    </w:p>
    <w:p w14:paraId="4BBE10AD" w14:textId="77777777" w:rsidR="00D7767D" w:rsidRPr="00D7767D" w:rsidRDefault="00D7767D" w:rsidP="00D7767D">
      <w:pPr>
        <w:pStyle w:val="aff6"/>
      </w:pPr>
      <w:r w:rsidRPr="00D7767D">
        <w:t>import reactor.core.publisher.Mono;</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public class TestRunnerSenderService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ReactiveKafkaProducerTemplate&lt;String, TestMessage&gt; kafka;</w:t>
      </w:r>
    </w:p>
    <w:p w14:paraId="1BD2EFD6" w14:textId="77777777" w:rsidR="00D7767D" w:rsidRPr="00D7767D" w:rsidRDefault="00D7767D" w:rsidP="00D7767D">
      <w:pPr>
        <w:pStyle w:val="aff6"/>
      </w:pPr>
      <w:r w:rsidRPr="00D7767D">
        <w:t xml:space="preserve">    final private SolutionRepository solutionRepository;</w:t>
      </w:r>
    </w:p>
    <w:p w14:paraId="0647A09D" w14:textId="77777777" w:rsidR="00D7767D" w:rsidRPr="00D7767D" w:rsidRDefault="00D7767D" w:rsidP="00D7767D">
      <w:pPr>
        <w:pStyle w:val="aff6"/>
      </w:pPr>
      <w:r w:rsidRPr="00D7767D">
        <w:t xml:space="preserve">    final private UserRepository userRepository;</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send(Long userId, String code, String slug, Language language) {</w:t>
      </w:r>
    </w:p>
    <w:p w14:paraId="6C0A0B67" w14:textId="77777777" w:rsidR="00D7767D" w:rsidRPr="00D7767D" w:rsidRDefault="00D7767D" w:rsidP="00D7767D">
      <w:pPr>
        <w:pStyle w:val="aff6"/>
      </w:pPr>
      <w:r w:rsidRPr="00D7767D">
        <w:t xml:space="preserve">        final var user = userRepository.getReferenceById(userId);</w:t>
      </w:r>
    </w:p>
    <w:p w14:paraId="586455BE" w14:textId="77777777" w:rsidR="00D7767D" w:rsidRPr="00D7767D" w:rsidRDefault="00D7767D" w:rsidP="00D7767D">
      <w:pPr>
        <w:pStyle w:val="aff6"/>
      </w:pPr>
      <w:r w:rsidRPr="00D7767D">
        <w:t xml:space="preserve">        final var solution = solutionRepository.save(new Solution(null, user, code, slug, language, null));</w:t>
      </w:r>
    </w:p>
    <w:p w14:paraId="1C3A4672" w14:textId="77777777" w:rsidR="00D7767D" w:rsidRPr="00D7767D" w:rsidRDefault="00D7767D" w:rsidP="00D7767D">
      <w:pPr>
        <w:pStyle w:val="aff6"/>
      </w:pPr>
      <w:r w:rsidRPr="00D7767D">
        <w:t xml:space="preserve">        final var solutionId = solution.getId();</w:t>
      </w:r>
    </w:p>
    <w:p w14:paraId="02AD56E3" w14:textId="77777777" w:rsidR="00D7767D" w:rsidRPr="00D7767D" w:rsidRDefault="00D7767D" w:rsidP="00D7767D">
      <w:pPr>
        <w:pStyle w:val="aff6"/>
      </w:pPr>
      <w:r w:rsidRPr="00D7767D">
        <w:t xml:space="preserve">        return kafka.send(TOPIC_NAME, solutionId.toString(), new TestMessage(</w:t>
      </w:r>
    </w:p>
    <w:p w14:paraId="4EEB0347" w14:textId="77777777" w:rsidR="00D7767D" w:rsidRPr="00D7767D" w:rsidRDefault="00D7767D" w:rsidP="00D7767D">
      <w:pPr>
        <w:pStyle w:val="aff6"/>
      </w:pPr>
      <w:r w:rsidRPr="00D7767D">
        <w:t xml:space="preserve">                solutionId, solution.getCode(), solution.getProblemSlug(), solution.getLanguage()</w:t>
      </w:r>
    </w:p>
    <w:p w14:paraId="28E99935" w14:textId="77777777" w:rsidR="00D7767D" w:rsidRPr="00D7767D" w:rsidRDefault="00D7767D" w:rsidP="00D7767D">
      <w:pPr>
        <w:pStyle w:val="aff6"/>
      </w:pPr>
      <w:r w:rsidRPr="00D7767D">
        <w:t xml:space="preserve">        )).map(m -&gt; solutionId);</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package net.danil.web.problem.service;</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import net.danil.web.problem.dto.TestResult;</w:t>
      </w:r>
    </w:p>
    <w:p w14:paraId="6A2431C3" w14:textId="77777777" w:rsidR="00D7767D" w:rsidRPr="00D7767D" w:rsidRDefault="00D7767D" w:rsidP="00D7767D">
      <w:pPr>
        <w:pStyle w:val="aff6"/>
      </w:pPr>
      <w:r w:rsidRPr="00D7767D">
        <w:t>import org.springframework.stereotype.Service;</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public class TestResultAnalyzerService {</w:t>
      </w:r>
    </w:p>
    <w:p w14:paraId="4289729C" w14:textId="77777777" w:rsidR="00D7767D" w:rsidRPr="00D7767D" w:rsidRDefault="00D7767D" w:rsidP="00D7767D">
      <w:pPr>
        <w:pStyle w:val="aff6"/>
      </w:pPr>
      <w:r w:rsidRPr="00D7767D">
        <w:t xml:space="preserve">    public record Verdict(boolean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judgeResults(TestResult testResult) {</w:t>
      </w:r>
    </w:p>
    <w:p w14:paraId="590543BC" w14:textId="77777777" w:rsidR="00D7767D" w:rsidRPr="00D7767D" w:rsidRDefault="00D7767D" w:rsidP="00D7767D">
      <w:pPr>
        <w:pStyle w:val="aff6"/>
      </w:pPr>
      <w:r w:rsidRPr="00D7767D">
        <w:t xml:space="preserve">        if(testResult.statusCode()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if(testResult.failures() != 0 || testResult.errors()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if(testResult.tests()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2983" w:rsidRDefault="00D7767D" w:rsidP="00D7767D">
      <w:pPr>
        <w:pStyle w:val="aff6"/>
      </w:pPr>
      <w:r w:rsidRPr="00D7767D">
        <w:t xml:space="preserve">        return</w:t>
      </w:r>
      <w:r w:rsidRPr="003B2983">
        <w:t xml:space="preserve"> </w:t>
      </w:r>
      <w:r w:rsidRPr="00D7767D">
        <w:t>new</w:t>
      </w:r>
      <w:r w:rsidRPr="003B2983">
        <w:t xml:space="preserve"> </w:t>
      </w:r>
      <w:r w:rsidRPr="00D7767D">
        <w:t>Verdict</w:t>
      </w:r>
      <w:r w:rsidRPr="003B2983">
        <w:t>(</w:t>
      </w:r>
      <w:r w:rsidRPr="00D7767D">
        <w:t>true</w:t>
      </w:r>
      <w:r w:rsidRPr="003B2983">
        <w:t>);</w:t>
      </w:r>
    </w:p>
    <w:p w14:paraId="707A3D0C" w14:textId="77777777" w:rsidR="00D7767D" w:rsidRPr="00D7767D" w:rsidRDefault="00D7767D" w:rsidP="00D7767D">
      <w:pPr>
        <w:pStyle w:val="aff6"/>
        <w:rPr>
          <w:lang w:val="ru-RU"/>
        </w:rPr>
      </w:pPr>
      <w:r w:rsidRPr="003B2983">
        <w:t xml:space="preserve">    </w:t>
      </w:r>
      <w:r w:rsidRPr="00D7767D">
        <w:rPr>
          <w:lang w:val="ru-RU"/>
        </w:rPr>
        <w:t>}</w:t>
      </w:r>
    </w:p>
    <w:p w14:paraId="216A06FD" w14:textId="1C84EDEC" w:rsidR="00D7767D" w:rsidRPr="00B85417" w:rsidRDefault="00D7767D" w:rsidP="00D7767D">
      <w:pPr>
        <w:pStyle w:val="aff6"/>
        <w:rPr>
          <w:lang w:val="ru-RU"/>
        </w:rPr>
      </w:pPr>
      <w:r w:rsidRPr="00D7767D">
        <w:rPr>
          <w:lang w:val="ru-RU"/>
        </w:rPr>
        <w:t>}</w:t>
      </w:r>
    </w:p>
    <w:sectPr w:rsidR="00D7767D" w:rsidRPr="00B85417" w:rsidSect="00A2581F">
      <w:footerReference w:type="default" r:id="rId42"/>
      <w:headerReference w:type="first" r:id="rId43"/>
      <w:footerReference w:type="first" r:id="rId44"/>
      <w:type w:val="continuous"/>
      <w:pgSz w:w="11906" w:h="16838"/>
      <w:pgMar w:top="1134" w:right="850" w:bottom="1134" w:left="1701" w:header="708" w:footer="708" w:gutter="0"/>
      <w:pgNumType w:start="4"/>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Автор" w:initials="A">
    <w:p w14:paraId="5C29AE79" w14:textId="31748BA1" w:rsidR="00DA3132" w:rsidRPr="00DA3132" w:rsidRDefault="00DA3132">
      <w:pPr>
        <w:pStyle w:val="affa"/>
      </w:pPr>
      <w:r>
        <w:rPr>
          <w:rStyle w:val="aff9"/>
        </w:rPr>
        <w:annotationRef/>
      </w:r>
      <w:r>
        <w:t>В содержании межстрочный интервал больше 1,5. Возможно за счет отступов после каждого абзаца.</w:t>
      </w:r>
    </w:p>
  </w:comment>
  <w:comment w:id="3" w:author="Автор" w:initials="A">
    <w:p w14:paraId="7377C8B2" w14:textId="2E897A39" w:rsidR="00750EEB" w:rsidRDefault="00750EEB">
      <w:pPr>
        <w:pStyle w:val="affa"/>
      </w:pPr>
      <w:r>
        <w:rPr>
          <w:rStyle w:val="aff9"/>
        </w:rPr>
        <w:annotationRef/>
      </w:r>
      <w:r>
        <w:t>Поправил, но при обновлении содержания, все слетает</w:t>
      </w:r>
    </w:p>
  </w:comment>
  <w:comment w:id="559" w:author="Автор" w:initials="A">
    <w:p w14:paraId="279462FC" w14:textId="4FADE126" w:rsidR="00065374" w:rsidRDefault="00065374">
      <w:pPr>
        <w:pStyle w:val="affa"/>
      </w:pPr>
      <w:r>
        <w:rPr>
          <w:rStyle w:val="aff9"/>
        </w:rPr>
        <w:annotationRef/>
      </w:r>
      <w:r>
        <w:t>смысловой повтор: разные задачи разные задачи</w:t>
      </w:r>
      <w:r w:rsidR="00F63B01">
        <w:t>. Или уточнить первую часть или убрать повтор</w:t>
      </w:r>
    </w:p>
  </w:comment>
  <w:comment w:id="562" w:author="Автор" w:initials="A">
    <w:p w14:paraId="66CDCECA" w14:textId="5358BD10" w:rsidR="00794410" w:rsidRDefault="00794410">
      <w:pPr>
        <w:pStyle w:val="affa"/>
      </w:pPr>
      <w:r>
        <w:rPr>
          <w:rStyle w:val="aff9"/>
        </w:rPr>
        <w:annotationRef/>
      </w:r>
      <w:r>
        <w:t>Жаргонизм</w:t>
      </w:r>
    </w:p>
  </w:comment>
  <w:comment w:id="566" w:author="Автор" w:initials="A">
    <w:p w14:paraId="5B9C4FA5" w14:textId="00A7EB39" w:rsidR="005F5136" w:rsidRDefault="005F5136">
      <w:pPr>
        <w:pStyle w:val="affa"/>
      </w:pPr>
      <w:r>
        <w:rPr>
          <w:rStyle w:val="aff9"/>
        </w:rPr>
        <w:annotationRef/>
      </w:r>
      <w:r>
        <w:t>Целью является «предоставление» платформы или все таки её проектирование и разработка?</w:t>
      </w:r>
    </w:p>
  </w:comment>
  <w:comment w:id="568" w:author="Автор" w:initials="A">
    <w:p w14:paraId="07EE5377" w14:textId="16DA4EBF" w:rsidR="00604CF7" w:rsidRDefault="00604CF7">
      <w:pPr>
        <w:pStyle w:val="affa"/>
      </w:pPr>
      <w:r>
        <w:rPr>
          <w:rStyle w:val="aff9"/>
        </w:rPr>
        <w:annotationRef/>
      </w:r>
      <w:r>
        <w:t xml:space="preserve">В одном месте у вас «программное средство», а в другом «информационная система». Выберите что-то одно и используйте везде в документе по отношению в вашей работе. </w:t>
      </w:r>
    </w:p>
  </w:comment>
  <w:comment w:id="571" w:author="Автор" w:initials="A">
    <w:p w14:paraId="41B07613" w14:textId="0D0412CA" w:rsidR="008250E2" w:rsidRDefault="008250E2">
      <w:pPr>
        <w:pStyle w:val="affa"/>
      </w:pPr>
      <w:r>
        <w:rPr>
          <w:rStyle w:val="aff9"/>
        </w:rPr>
        <w:annotationRef/>
      </w:r>
      <w:r>
        <w:t xml:space="preserve">Вторая глава содержит больше чем тут написано. </w:t>
      </w:r>
    </w:p>
  </w:comment>
  <w:comment w:id="578" w:author="Автор" w:initials="A">
    <w:p w14:paraId="0C5D3112" w14:textId="0F7875D5" w:rsidR="00857128" w:rsidRDefault="00857128">
      <w:pPr>
        <w:pStyle w:val="affa"/>
      </w:pPr>
      <w:r>
        <w:t xml:space="preserve">Название </w:t>
      </w:r>
      <w:r>
        <w:rPr>
          <w:rStyle w:val="aff9"/>
        </w:rPr>
        <w:annotationRef/>
      </w:r>
      <w:r>
        <w:t>не соответствует содержанию раздела, в нем нет никаких теоретических сведений. Скорее это «Аналитический обзор ….»</w:t>
      </w:r>
    </w:p>
  </w:comment>
  <w:comment w:id="587" w:author="Автор" w:initials="A">
    <w:p w14:paraId="43303840" w14:textId="5193D97A" w:rsidR="009A5635" w:rsidRDefault="009A5635">
      <w:pPr>
        <w:pStyle w:val="affa"/>
      </w:pPr>
      <w:r>
        <w:rPr>
          <w:rStyle w:val="aff9"/>
        </w:rPr>
        <w:annotationRef/>
      </w:r>
      <w:r>
        <w:t>жаргонизм</w:t>
      </w:r>
    </w:p>
  </w:comment>
  <w:comment w:id="592" w:author="Автор" w:initials="A">
    <w:p w14:paraId="7B85AB01" w14:textId="58E6ADBA" w:rsidR="00DE632E" w:rsidRDefault="00DE632E">
      <w:pPr>
        <w:pStyle w:val="affa"/>
      </w:pPr>
      <w:r>
        <w:rPr>
          <w:rStyle w:val="aff9"/>
        </w:rPr>
        <w:annotationRef/>
      </w:r>
      <w:r>
        <w:t>оценка кода не может обеспечить ни его точность, ни его производительность</w:t>
      </w:r>
      <w:r w:rsidR="0032332A">
        <w:t>. Это только лишь оценка</w:t>
      </w:r>
    </w:p>
  </w:comment>
  <w:comment w:id="593" w:author="Автор" w:initials="A">
    <w:p w14:paraId="370D9735" w14:textId="58B60304" w:rsidR="00234B06" w:rsidRDefault="00234B06">
      <w:pPr>
        <w:pStyle w:val="affa"/>
      </w:pPr>
      <w:r>
        <w:rPr>
          <w:rStyle w:val="aff9"/>
        </w:rPr>
        <w:annotationRef/>
      </w:r>
      <w:r>
        <w:t>жаргонизм</w:t>
      </w:r>
    </w:p>
  </w:comment>
  <w:comment w:id="600" w:author="Автор" w:initials="A">
    <w:p w14:paraId="114F5B02" w14:textId="7A052AA4" w:rsidR="008723EE" w:rsidRDefault="008723EE">
      <w:pPr>
        <w:pStyle w:val="affa"/>
      </w:pPr>
      <w:r>
        <w:rPr>
          <w:rStyle w:val="aff9"/>
        </w:rPr>
        <w:annotationRef/>
      </w:r>
      <w:r>
        <w:t>жаргонизм</w:t>
      </w:r>
    </w:p>
  </w:comment>
  <w:comment w:id="615" w:author="Автор" w:initials="A">
    <w:p w14:paraId="0FC4E4EA" w14:textId="72DCE10A" w:rsidR="004731CF" w:rsidRDefault="004731CF">
      <w:pPr>
        <w:pStyle w:val="affa"/>
      </w:pPr>
      <w:r>
        <w:rPr>
          <w:rStyle w:val="aff9"/>
        </w:rPr>
        <w:annotationRef/>
      </w:r>
      <w:r>
        <w:t>в российском сегменте чего?</w:t>
      </w:r>
    </w:p>
  </w:comment>
  <w:comment w:id="630" w:author="Автор" w:initials="A">
    <w:p w14:paraId="1AB38DC6" w14:textId="74F7A4D8" w:rsidR="00355F9F" w:rsidRDefault="00355F9F">
      <w:pPr>
        <w:pStyle w:val="affa"/>
      </w:pPr>
      <w:r>
        <w:rPr>
          <w:rStyle w:val="aff9"/>
        </w:rPr>
        <w:annotationRef/>
      </w:r>
      <w:r>
        <w:t>падеж?</w:t>
      </w:r>
    </w:p>
  </w:comment>
  <w:comment w:id="635" w:author="Автор" w:initials="A">
    <w:p w14:paraId="098E50A8" w14:textId="1363A929" w:rsidR="00545072" w:rsidRDefault="00545072">
      <w:pPr>
        <w:pStyle w:val="affa"/>
      </w:pPr>
      <w:r>
        <w:rPr>
          <w:rStyle w:val="aff9"/>
        </w:rPr>
        <w:annotationRef/>
      </w:r>
      <w:r>
        <w:t>Платформы еще нет, характеристики кого и как «проанализированы»?</w:t>
      </w:r>
    </w:p>
  </w:comment>
  <w:comment w:id="644" w:author="Автор" w:initials="A">
    <w:p w14:paraId="276BD5A7" w14:textId="3FEB8FC7" w:rsidR="001D39E4" w:rsidRDefault="001D39E4">
      <w:pPr>
        <w:pStyle w:val="affa"/>
      </w:pPr>
      <w:r>
        <w:rPr>
          <w:rStyle w:val="aff9"/>
        </w:rPr>
        <w:annotationRef/>
      </w:r>
      <w:r w:rsidR="00E46FD4">
        <w:t>не описаны. В пункте «Постановка задачи» их нет.</w:t>
      </w:r>
    </w:p>
  </w:comment>
  <w:comment w:id="671" w:author="Автор" w:initials="A">
    <w:p w14:paraId="11B7DE98" w14:textId="7F45B07C" w:rsidR="00FC7B72" w:rsidRDefault="00FC7B72">
      <w:pPr>
        <w:pStyle w:val="affa"/>
      </w:pPr>
      <w:r>
        <w:rPr>
          <w:rStyle w:val="aff9"/>
        </w:rPr>
        <w:annotationRef/>
      </w:r>
      <w:r w:rsidR="00172F68">
        <w:rPr>
          <w:rStyle w:val="aff9"/>
        </w:rPr>
        <w:t>З</w:t>
      </w:r>
      <w:r>
        <w:t>аголовк</w:t>
      </w:r>
      <w:r w:rsidR="00172F68">
        <w:t>и</w:t>
      </w:r>
      <w:r>
        <w:t xml:space="preserve"> таблиц пишутся посередине. Далее везде.</w:t>
      </w:r>
    </w:p>
  </w:comment>
  <w:comment w:id="680" w:author="Автор" w:initials="A">
    <w:p w14:paraId="0923A7D2" w14:textId="532DE2F6" w:rsidR="00891016" w:rsidRDefault="00891016">
      <w:pPr>
        <w:pStyle w:val="affa"/>
      </w:pPr>
      <w:r>
        <w:rPr>
          <w:rStyle w:val="aff9"/>
        </w:rPr>
        <w:annotationRef/>
      </w:r>
      <w:r>
        <w:t>Из этого описания мало что понятно. Зачем эта структура, какова её роль в системе и т.д.</w:t>
      </w:r>
    </w:p>
  </w:comment>
  <w:comment w:id="681" w:author="Автор" w:initials="A">
    <w:p w14:paraId="5F256664" w14:textId="2C08888F" w:rsidR="00310C05" w:rsidRDefault="00310C05">
      <w:pPr>
        <w:pStyle w:val="affa"/>
      </w:pPr>
      <w:r>
        <w:rPr>
          <w:rStyle w:val="aff9"/>
        </w:rPr>
        <w:annotationRef/>
      </w:r>
    </w:p>
  </w:comment>
  <w:comment w:id="687" w:author="Автор" w:initials="A">
    <w:p w14:paraId="7D762573" w14:textId="66CE2A4A" w:rsidR="00891016" w:rsidRDefault="00891016">
      <w:pPr>
        <w:pStyle w:val="affa"/>
      </w:pPr>
      <w:r>
        <w:rPr>
          <w:rStyle w:val="aff9"/>
        </w:rPr>
        <w:annotationRef/>
      </w:r>
      <w:r>
        <w:t xml:space="preserve">На мой вкус не хватает как минимум поля «дата и время отправки», а еще </w:t>
      </w:r>
      <w:r w:rsidR="009F699D">
        <w:t xml:space="preserve">из опыта </w:t>
      </w:r>
      <w:r>
        <w:t xml:space="preserve">можно </w:t>
      </w:r>
      <w:r w:rsidR="009F699D">
        <w:t xml:space="preserve">сетевой </w:t>
      </w:r>
      <w:r>
        <w:t xml:space="preserve">адрес с которого была произведена отправка. </w:t>
      </w:r>
    </w:p>
  </w:comment>
  <w:comment w:id="737" w:author="Автор" w:initials="A">
    <w:p w14:paraId="17C623F0" w14:textId="23D3B4A6" w:rsidR="00126608" w:rsidRDefault="00126608">
      <w:pPr>
        <w:pStyle w:val="affa"/>
      </w:pPr>
      <w:r>
        <w:rPr>
          <w:rStyle w:val="aff9"/>
        </w:rPr>
        <w:annotationRef/>
      </w:r>
      <w:r>
        <w:t>падеж</w:t>
      </w:r>
    </w:p>
  </w:comment>
  <w:comment w:id="741" w:author="Автор" w:initials="A">
    <w:p w14:paraId="56F1DE81" w14:textId="40CDC3BE" w:rsidR="004834C0" w:rsidRDefault="004834C0">
      <w:pPr>
        <w:pStyle w:val="affa"/>
      </w:pPr>
      <w:r>
        <w:rPr>
          <w:rStyle w:val="aff9"/>
        </w:rPr>
        <w:annotationRef/>
      </w:r>
      <w:r>
        <w:t>Интересно, что вы говорите о времени создания, но ни у Решения, ни у Результатов это время нигде не хранится.</w:t>
      </w:r>
    </w:p>
  </w:comment>
  <w:comment w:id="742" w:author="Автор" w:initials="A">
    <w:p w14:paraId="4D5CBA2F" w14:textId="77777777" w:rsidR="007A0F47" w:rsidRDefault="008405C8">
      <w:pPr>
        <w:pStyle w:val="affa"/>
      </w:pPr>
      <w:r>
        <w:rPr>
          <w:rStyle w:val="aff9"/>
        </w:rPr>
        <w:annotationRef/>
      </w:r>
      <w:r>
        <w:t>Чтобы говорить о времени создания, не нужно где-либо хранить это время. Если нужно проверить</w:t>
      </w:r>
      <w:r w:rsidR="009244DF">
        <w:t xml:space="preserve"> время создания</w:t>
      </w:r>
      <w:r>
        <w:t xml:space="preserve">, то </w:t>
      </w:r>
      <w:r w:rsidR="009244DF">
        <w:t>перед созданием Решения и Результатов</w:t>
      </w:r>
      <w:r w:rsidR="009244DF" w:rsidRPr="009244DF">
        <w:t xml:space="preserve"> </w:t>
      </w:r>
      <w:r w:rsidR="009244DF">
        <w:t xml:space="preserve">достаточно воткнуть </w:t>
      </w:r>
      <w:r w:rsidR="009244DF" w:rsidRPr="009244DF">
        <w:t>console.log(new Date())</w:t>
      </w:r>
      <w:r w:rsidR="009244DF">
        <w:t>.</w:t>
      </w:r>
    </w:p>
    <w:p w14:paraId="5F8F9319" w14:textId="77777777" w:rsidR="007A0F47" w:rsidRDefault="007A0F47">
      <w:pPr>
        <w:pStyle w:val="affa"/>
      </w:pPr>
    </w:p>
    <w:p w14:paraId="6AC1DE6A" w14:textId="3D7FE2F6" w:rsidR="00E26C36" w:rsidRPr="009244DF" w:rsidRDefault="007A0F47" w:rsidP="00E26C36">
      <w:pPr>
        <w:pStyle w:val="affa"/>
      </w:pPr>
      <w:r>
        <w:t xml:space="preserve">Тем не менее, добавил </w:t>
      </w:r>
      <w:r>
        <w:rPr>
          <w:lang w:val="en-US"/>
        </w:rPr>
        <w:t>created</w:t>
      </w:r>
      <w:r w:rsidR="00E26C36">
        <w:t>_</w:t>
      </w:r>
      <w:r>
        <w:rPr>
          <w:lang w:val="en-US"/>
        </w:rPr>
        <w:t>at</w:t>
      </w:r>
      <w:r w:rsidR="00E26C36">
        <w:t xml:space="preserve"> в таблицы</w:t>
      </w:r>
    </w:p>
  </w:comment>
  <w:comment w:id="771" w:author="Автор" w:initials="A">
    <w:p w14:paraId="73BE9875" w14:textId="2A1C86C7" w:rsidR="007C32F4" w:rsidRDefault="007C32F4">
      <w:pPr>
        <w:pStyle w:val="affa"/>
      </w:pPr>
      <w:r>
        <w:rPr>
          <w:rStyle w:val="aff9"/>
        </w:rPr>
        <w:annotationRef/>
      </w:r>
      <w:r>
        <w:t>Просто количества недостаточно. Обязательно нужно знать точно (списком) какие тесты пройдены и за сколько, а какие – нет и по какой причине (лимит времени, лимит памяти, некорректный ответ и т.д.)</w:t>
      </w:r>
    </w:p>
  </w:comment>
  <w:comment w:id="772" w:author="Автор" w:initials="A">
    <w:p w14:paraId="681F3304" w14:textId="77777777" w:rsidR="009244DF" w:rsidRDefault="009244DF">
      <w:pPr>
        <w:pStyle w:val="affa"/>
      </w:pPr>
      <w:r>
        <w:rPr>
          <w:rStyle w:val="aff9"/>
        </w:rPr>
        <w:annotationRef/>
      </w:r>
      <w:r>
        <w:t xml:space="preserve">Информация о </w:t>
      </w:r>
      <w:r w:rsidR="0035594A">
        <w:t xml:space="preserve">результатах </w:t>
      </w:r>
      <w:r>
        <w:t>тест</w:t>
      </w:r>
      <w:r w:rsidR="0035594A">
        <w:t>ов</w:t>
      </w:r>
      <w:r>
        <w:t xml:space="preserve"> в виде списка хранится в поле </w:t>
      </w:r>
      <w:r>
        <w:rPr>
          <w:lang w:val="en-US"/>
        </w:rPr>
        <w:t>junit</w:t>
      </w:r>
      <w:r w:rsidRPr="009244DF">
        <w:t>_</w:t>
      </w:r>
      <w:r>
        <w:rPr>
          <w:lang w:val="en-US"/>
        </w:rPr>
        <w:t>xml</w:t>
      </w:r>
      <w:r>
        <w:t xml:space="preserve">. </w:t>
      </w:r>
      <w:r w:rsidR="0035594A">
        <w:t xml:space="preserve">Оттуда я извлекаю только </w:t>
      </w:r>
      <w:r w:rsidR="0035594A">
        <w:rPr>
          <w:lang w:val="en-US"/>
        </w:rPr>
        <w:t>tests</w:t>
      </w:r>
      <w:r w:rsidR="0035594A" w:rsidRPr="0035594A">
        <w:t xml:space="preserve">, </w:t>
      </w:r>
      <w:r w:rsidR="0035594A">
        <w:rPr>
          <w:lang w:val="en-US"/>
        </w:rPr>
        <w:t>failures</w:t>
      </w:r>
      <w:r w:rsidR="0035594A" w:rsidRPr="0035594A">
        <w:t xml:space="preserve">, </w:t>
      </w:r>
      <w:r w:rsidR="0035594A">
        <w:rPr>
          <w:lang w:val="en-US"/>
        </w:rPr>
        <w:t>errors</w:t>
      </w:r>
      <w:r w:rsidR="0035594A" w:rsidRPr="0035594A">
        <w:t xml:space="preserve"> </w:t>
      </w:r>
      <w:r w:rsidR="0035594A">
        <w:t xml:space="preserve">и </w:t>
      </w:r>
      <w:r w:rsidR="0035594A">
        <w:rPr>
          <w:lang w:val="en-US"/>
        </w:rPr>
        <w:t>time</w:t>
      </w:r>
      <w:r w:rsidR="0035594A">
        <w:t xml:space="preserve">. </w:t>
      </w:r>
    </w:p>
    <w:p w14:paraId="779E4909" w14:textId="2CBA8AE6" w:rsidR="0035594A" w:rsidRPr="0035594A" w:rsidRDefault="0035594A">
      <w:pPr>
        <w:pStyle w:val="affa"/>
      </w:pPr>
      <w:r>
        <w:t xml:space="preserve">Переделывать на вывод списком достаточно долго, как на бэке, так и на фронте (может даже на фронте в большей степени). Оставлю уже как есть. </w:t>
      </w:r>
    </w:p>
  </w:comment>
  <w:comment w:id="823" w:author="Автор" w:initials="A">
    <w:p w14:paraId="671F2151" w14:textId="67AA5FDF" w:rsidR="00503B8A" w:rsidRDefault="00503B8A">
      <w:pPr>
        <w:pStyle w:val="affa"/>
      </w:pPr>
      <w:r>
        <w:rPr>
          <w:rStyle w:val="aff9"/>
        </w:rPr>
        <w:annotationRef/>
      </w:r>
      <w:r>
        <w:t>съехало. И вообще «Окончание …» можно не писать, если есть повторяющийся заголовок</w:t>
      </w:r>
    </w:p>
  </w:comment>
  <w:comment w:id="874" w:author="Автор" w:initials="A">
    <w:p w14:paraId="05FB9EB2" w14:textId="5D340981" w:rsidR="008504E4" w:rsidRDefault="008504E4">
      <w:pPr>
        <w:pStyle w:val="affa"/>
      </w:pPr>
      <w:r>
        <w:rPr>
          <w:rStyle w:val="aff9"/>
        </w:rPr>
        <w:annotationRef/>
      </w:r>
      <w:r>
        <w:t xml:space="preserve">Простоя – хорошо. А для чего она? </w:t>
      </w:r>
    </w:p>
  </w:comment>
  <w:comment w:id="878" w:author="Автор" w:initials="A">
    <w:p w14:paraId="11DA23A6" w14:textId="653E4625" w:rsidR="009C41E5" w:rsidRDefault="009C41E5">
      <w:pPr>
        <w:pStyle w:val="affa"/>
      </w:pPr>
      <w:r>
        <w:rPr>
          <w:rStyle w:val="aff9"/>
        </w:rPr>
        <w:annotationRef/>
      </w:r>
      <w:r>
        <w:t>А где всякая статистика о пользователе? Сколько решил задач, какое место занимает и т.д.</w:t>
      </w:r>
    </w:p>
  </w:comment>
  <w:comment w:id="879" w:author="Автор" w:initials="A">
    <w:p w14:paraId="0D04CBD2" w14:textId="5143EA6C" w:rsidR="005B219C" w:rsidRPr="007A0F47" w:rsidRDefault="005B219C">
      <w:pPr>
        <w:pStyle w:val="affa"/>
      </w:pPr>
      <w:r>
        <w:rPr>
          <w:rStyle w:val="aff9"/>
        </w:rPr>
        <w:annotationRef/>
      </w:r>
      <w:r w:rsidRPr="007A0F47">
        <w:rPr>
          <w:strike/>
        </w:rPr>
        <w:t>В полях не хранится, вычисляется.</w:t>
      </w:r>
      <w:r w:rsidR="007A0F47" w:rsidRPr="007A0F47">
        <w:rPr>
          <w:strike/>
        </w:rPr>
        <w:t xml:space="preserve"> </w:t>
      </w:r>
      <w:r w:rsidR="007A0F47">
        <w:t xml:space="preserve">Сильно переделал БД. Теперь для пользователей таблицы со статистикой. Статистика по платформе в хранимой </w:t>
      </w:r>
      <w:r w:rsidR="007A0F47">
        <w:rPr>
          <w:lang w:val="en-US"/>
        </w:rPr>
        <w:t>view</w:t>
      </w:r>
      <w:r w:rsidR="007A0F47">
        <w:t xml:space="preserve">. </w:t>
      </w:r>
    </w:p>
  </w:comment>
  <w:comment w:id="886" w:author="Автор" w:initials="A">
    <w:p w14:paraId="6FD3F79F" w14:textId="23EE20BE" w:rsidR="00F24855" w:rsidRDefault="00682980">
      <w:pPr>
        <w:pStyle w:val="affa"/>
      </w:pPr>
      <w:r>
        <w:t xml:space="preserve">А где </w:t>
      </w:r>
      <w:r w:rsidR="00F24855">
        <w:rPr>
          <w:rStyle w:val="aff9"/>
        </w:rPr>
        <w:annotationRef/>
      </w:r>
      <w:r w:rsidR="00F24855">
        <w:t>Соль</w:t>
      </w:r>
      <w:r>
        <w:t xml:space="preserve"> для хэша</w:t>
      </w:r>
      <w:r w:rsidR="00F24855">
        <w:t>?</w:t>
      </w:r>
    </w:p>
  </w:comment>
  <w:comment w:id="887" w:author="Автор" w:initials="A">
    <w:p w14:paraId="513AFE6B" w14:textId="4D50FEF8" w:rsidR="005B219C" w:rsidRDefault="005B219C">
      <w:pPr>
        <w:pStyle w:val="affa"/>
      </w:pPr>
      <w:r>
        <w:rPr>
          <w:rStyle w:val="aff9"/>
        </w:rPr>
        <w:annotationRef/>
      </w:r>
      <w:r w:rsidR="00E658D2">
        <w:t>Соль о</w:t>
      </w:r>
      <w:r>
        <w:t>дна на всех</w:t>
      </w:r>
      <w:r w:rsidR="00E658D2">
        <w:t>, как и радужная таблица одна на всех</w:t>
      </w:r>
    </w:p>
  </w:comment>
  <w:comment w:id="994" w:author="Автор" w:initials="A">
    <w:p w14:paraId="30050C80" w14:textId="0DCEF2FA" w:rsidR="00D45E26" w:rsidRDefault="00D45E26">
      <w:pPr>
        <w:pStyle w:val="affa"/>
      </w:pPr>
      <w:r>
        <w:rPr>
          <w:rStyle w:val="aff9"/>
        </w:rPr>
        <w:annotationRef/>
      </w:r>
      <w:r>
        <w:t xml:space="preserve">Схема? </w:t>
      </w:r>
      <w:r w:rsidR="00E52E6C">
        <w:t xml:space="preserve">Кратко о назначении </w:t>
      </w:r>
      <w:r>
        <w:t>каждого из сервисов?</w:t>
      </w:r>
    </w:p>
  </w:comment>
  <w:comment w:id="995" w:author="Автор" w:initials="A">
    <w:p w14:paraId="3E047373" w14:textId="6F218681" w:rsidR="0012483E" w:rsidRDefault="0012483E">
      <w:pPr>
        <w:pStyle w:val="affa"/>
      </w:pPr>
      <w:r>
        <w:rPr>
          <w:rStyle w:val="aff9"/>
        </w:rPr>
        <w:annotationRef/>
      </w:r>
      <w:r>
        <w:t>Добавил.</w:t>
      </w:r>
    </w:p>
  </w:comment>
  <w:comment w:id="1012" w:author="Автор" w:initials="A">
    <w:p w14:paraId="54FE8061" w14:textId="1CE17C02" w:rsidR="003341CE" w:rsidRPr="003341CE" w:rsidRDefault="003341CE">
      <w:pPr>
        <w:pStyle w:val="affa"/>
      </w:pPr>
      <w:r>
        <w:rPr>
          <w:rStyle w:val="aff9"/>
        </w:rPr>
        <w:annotationRef/>
      </w:r>
      <w:r>
        <w:t xml:space="preserve">Хорошо бы чтобы ранее была представлена общая схема разрабатываемой ИС, т.к. </w:t>
      </w:r>
      <w:r>
        <w:rPr>
          <w:lang w:val="en-US"/>
        </w:rPr>
        <w:t>Kafka</w:t>
      </w:r>
      <w:r w:rsidRPr="003341CE">
        <w:t xml:space="preserve"> </w:t>
      </w:r>
      <w:r>
        <w:t>появляется «вдруг»</w:t>
      </w:r>
    </w:p>
  </w:comment>
  <w:comment w:id="1013" w:author="Автор" w:initials="A">
    <w:p w14:paraId="7431ED8F" w14:textId="3381F805" w:rsidR="0012483E" w:rsidRDefault="0012483E">
      <w:pPr>
        <w:pStyle w:val="affa"/>
      </w:pPr>
      <w:r>
        <w:rPr>
          <w:rStyle w:val="aff9"/>
        </w:rPr>
        <w:annotationRef/>
      </w:r>
      <w:r>
        <w:t xml:space="preserve">Поменял на очередь сообщений. </w:t>
      </w:r>
    </w:p>
  </w:comment>
  <w:comment w:id="1015" w:author="Автор" w:initials="A">
    <w:p w14:paraId="36177D38" w14:textId="2E080A62" w:rsidR="00557E2A" w:rsidRPr="00557E2A" w:rsidRDefault="00557E2A">
      <w:pPr>
        <w:pStyle w:val="affa"/>
      </w:pPr>
      <w:r>
        <w:rPr>
          <w:rStyle w:val="aff9"/>
        </w:rPr>
        <w:annotationRef/>
      </w:r>
      <w:r>
        <w:t xml:space="preserve">Почему имеено </w:t>
      </w:r>
      <w:r>
        <w:rPr>
          <w:lang w:val="en-US"/>
        </w:rPr>
        <w:t>kafka</w:t>
      </w:r>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w:t>
      </w:r>
      <w:r w:rsidR="002211F6">
        <w:t xml:space="preserve"> применительно к решаемой задаче</w:t>
      </w:r>
      <w:r>
        <w:t>?</w:t>
      </w:r>
    </w:p>
  </w:comment>
  <w:comment w:id="1023" w:author="Автор" w:initials="A">
    <w:p w14:paraId="3E661ADD" w14:textId="77777777" w:rsidR="00C7412F" w:rsidRPr="00557E2A" w:rsidRDefault="00C7412F" w:rsidP="00C7412F">
      <w:pPr>
        <w:pStyle w:val="affa"/>
      </w:pPr>
      <w:r>
        <w:rPr>
          <w:rStyle w:val="aff9"/>
        </w:rPr>
        <w:annotationRef/>
      </w:r>
      <w:r>
        <w:t xml:space="preserve">Почему имеено </w:t>
      </w:r>
      <w:r>
        <w:rPr>
          <w:lang w:val="en-US"/>
        </w:rPr>
        <w:t>kafka</w:t>
      </w:r>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 применительно к решаемой задаче?</w:t>
      </w:r>
    </w:p>
  </w:comment>
  <w:comment w:id="1024" w:author="Автор" w:initials="A">
    <w:p w14:paraId="37AF4DBA" w14:textId="4D1D383F" w:rsidR="00B4787A" w:rsidRPr="00B4787A" w:rsidRDefault="00B4787A">
      <w:pPr>
        <w:pStyle w:val="affa"/>
      </w:pPr>
      <w:r>
        <w:rPr>
          <w:rStyle w:val="aff9"/>
        </w:rPr>
        <w:annotationRef/>
      </w:r>
      <w:r>
        <w:t xml:space="preserve">Как-то попытался обосновать. </w:t>
      </w:r>
    </w:p>
  </w:comment>
  <w:comment w:id="1035" w:author="Автор" w:initials="A">
    <w:p w14:paraId="31F8F940" w14:textId="34DF396E" w:rsidR="00060290" w:rsidRDefault="00060290">
      <w:pPr>
        <w:pStyle w:val="affa"/>
      </w:pPr>
      <w:r>
        <w:rPr>
          <w:rStyle w:val="aff9"/>
        </w:rPr>
        <w:annotationRef/>
      </w:r>
      <w:r>
        <w:t>В чем отличие от предыдущего сервиса? И тот и тот запускает пользовательскую задачу</w:t>
      </w:r>
    </w:p>
  </w:comment>
  <w:comment w:id="1036" w:author="Автор" w:initials="A">
    <w:p w14:paraId="652011DF" w14:textId="2CC2222B" w:rsidR="00072E00" w:rsidRPr="00072E00" w:rsidRDefault="00072E00">
      <w:pPr>
        <w:pStyle w:val="affa"/>
      </w:pPr>
      <w:r>
        <w:rPr>
          <w:rStyle w:val="aff9"/>
        </w:rPr>
        <w:annotationRef/>
      </w:r>
      <w:r>
        <w:rPr>
          <w:lang w:val="en-US"/>
        </w:rPr>
        <w:t>Test</w:t>
      </w:r>
      <w:r w:rsidRPr="00072E00">
        <w:t>-</w:t>
      </w:r>
      <w:r>
        <w:rPr>
          <w:lang w:val="en-US"/>
        </w:rPr>
        <w:t>runner</w:t>
      </w:r>
      <w:r w:rsidRPr="00072E00">
        <w:t xml:space="preserve"> </w:t>
      </w:r>
      <w:r>
        <w:t xml:space="preserve">запускает автотесты для решения задачи и извлекает результаты тестов. </w:t>
      </w:r>
      <w:r>
        <w:rPr>
          <w:lang w:val="en-US"/>
        </w:rPr>
        <w:t>Task</w:t>
      </w:r>
      <w:r w:rsidRPr="00072E00">
        <w:t>-</w:t>
      </w:r>
      <w:r>
        <w:rPr>
          <w:lang w:val="en-US"/>
        </w:rPr>
        <w:t>runner</w:t>
      </w:r>
      <w:r w:rsidRPr="00072E00">
        <w:t xml:space="preserve"> </w:t>
      </w:r>
      <w:r>
        <w:t>запускает программу пользователя вне решения задачи и стримит ее логи.</w:t>
      </w:r>
      <w:r w:rsidRPr="00072E00">
        <w:t xml:space="preserve"> </w:t>
      </w:r>
    </w:p>
  </w:comment>
  <w:comment w:id="1044" w:author="Автор" w:initials="A">
    <w:p w14:paraId="6972F41F" w14:textId="3E93E9F6" w:rsidR="002324BC" w:rsidRDefault="002324BC">
      <w:pPr>
        <w:pStyle w:val="affa"/>
      </w:pPr>
      <w:r>
        <w:rPr>
          <w:rStyle w:val="aff9"/>
        </w:rPr>
        <w:annotationRef/>
      </w:r>
      <w:r>
        <w:t>представляет собой или включает?</w:t>
      </w:r>
    </w:p>
  </w:comment>
  <w:comment w:id="1045" w:author="Автор" w:initials="A">
    <w:p w14:paraId="51F2CD6A" w14:textId="2C52E625" w:rsidR="00F916E6" w:rsidRDefault="00F916E6">
      <w:pPr>
        <w:pStyle w:val="affa"/>
      </w:pPr>
      <w:r>
        <w:rPr>
          <w:rStyle w:val="aff9"/>
        </w:rPr>
        <w:annotationRef/>
      </w:r>
      <w:r>
        <w:t xml:space="preserve">Биржевого брокера? Брокера сообщений? </w:t>
      </w:r>
    </w:p>
  </w:comment>
  <w:comment w:id="1046" w:author="Автор" w:initials="A">
    <w:p w14:paraId="7BF3492C" w14:textId="654A97DB" w:rsidR="00F916E6" w:rsidRDefault="00F916E6">
      <w:pPr>
        <w:pStyle w:val="affa"/>
      </w:pPr>
      <w:r>
        <w:rPr>
          <w:rStyle w:val="aff9"/>
        </w:rPr>
        <w:annotationRef/>
      </w:r>
      <w:r>
        <w:t>Что это? Передача сообщения в брокер само по себе не может обеспечить распределение нагрузки.</w:t>
      </w:r>
    </w:p>
  </w:comment>
  <w:comment w:id="1048" w:author="Автор" w:initials="A">
    <w:p w14:paraId="02D218AC" w14:textId="1B0462FB" w:rsidR="00301FEA" w:rsidRDefault="00301FEA">
      <w:pPr>
        <w:pStyle w:val="affa"/>
      </w:pPr>
      <w:r>
        <w:rPr>
          <w:rStyle w:val="aff9"/>
        </w:rPr>
        <w:annotationRef/>
      </w:r>
      <w:r>
        <w:t>Это уже где-то шестой раз написано, а должно быть в одном месте, где идет описание общей архитектуры ИС.</w:t>
      </w:r>
    </w:p>
  </w:comment>
  <w:comment w:id="1056" w:author="Автор" w:initials="A">
    <w:p w14:paraId="72D60D33" w14:textId="792351B7" w:rsidR="00886AE9" w:rsidRDefault="00886AE9">
      <w:pPr>
        <w:pStyle w:val="affa"/>
      </w:pPr>
      <w:r>
        <w:rPr>
          <w:rStyle w:val="aff9"/>
        </w:rPr>
        <w:annotationRef/>
      </w:r>
      <w:r>
        <w:t>Как это относится к описанию алгоритма?</w:t>
      </w:r>
      <w:r w:rsidR="00A43981">
        <w:t xml:space="preserve"> Личное оценочное суждение вне пункта выводов или заключения.</w:t>
      </w:r>
    </w:p>
  </w:comment>
  <w:comment w:id="1057" w:author="Автор" w:initials="A">
    <w:p w14:paraId="3F0C7709" w14:textId="22C8FB51" w:rsidR="002E7A13" w:rsidRDefault="002E7A13">
      <w:pPr>
        <w:pStyle w:val="affa"/>
      </w:pPr>
      <w:r>
        <w:rPr>
          <w:rStyle w:val="aff9"/>
        </w:rPr>
        <w:annotationRef/>
      </w:r>
      <w:r>
        <w:t>А других способ нет?</w:t>
      </w:r>
    </w:p>
  </w:comment>
  <w:comment w:id="1058" w:author="Автор" w:initials="A">
    <w:p w14:paraId="4957992E" w14:textId="2EC9FB66" w:rsidR="000A3A1A" w:rsidRDefault="000A3A1A">
      <w:pPr>
        <w:pStyle w:val="affa"/>
      </w:pPr>
      <w:r>
        <w:rPr>
          <w:rStyle w:val="aff9"/>
        </w:rPr>
        <w:annotationRef/>
      </w:r>
      <w:r>
        <w:t xml:space="preserve">Ну или сам падает </w:t>
      </w:r>
    </w:p>
  </w:comment>
  <w:comment w:id="1060" w:author="Автор" w:initials="A">
    <w:p w14:paraId="5D6E35CE" w14:textId="0275F36B" w:rsidR="00A10671" w:rsidRDefault="00A10671">
      <w:pPr>
        <w:pStyle w:val="affa"/>
      </w:pPr>
      <w:r>
        <w:rPr>
          <w:rStyle w:val="aff9"/>
        </w:rPr>
        <w:annotationRef/>
      </w:r>
      <w:r>
        <w:t>Указанный алгоритм нигде не описан</w:t>
      </w:r>
    </w:p>
  </w:comment>
  <w:comment w:id="1061" w:author="Автор" w:initials="A">
    <w:p w14:paraId="15BE52A5" w14:textId="6BB2E7DF" w:rsidR="000A3A1A" w:rsidRPr="005429C4" w:rsidRDefault="000A3A1A">
      <w:pPr>
        <w:pStyle w:val="affa"/>
      </w:pPr>
      <w:r>
        <w:rPr>
          <w:rStyle w:val="aff9"/>
        </w:rPr>
        <w:annotationRef/>
      </w:r>
      <w:r>
        <w:t>Убрал «алгоритм»</w:t>
      </w:r>
    </w:p>
  </w:comment>
  <w:comment w:id="1063" w:author="Автор" w:initials="A">
    <w:p w14:paraId="062D1FE2" w14:textId="0C11EFC0" w:rsidR="00AC484A" w:rsidRDefault="00AC484A">
      <w:pPr>
        <w:pStyle w:val="affa"/>
      </w:pPr>
      <w:r>
        <w:rPr>
          <w:rStyle w:val="aff9"/>
        </w:rPr>
        <w:annotationRef/>
      </w:r>
      <w:r>
        <w:t>Внешнее по отношению к алгоритму действие не может относится к алгоритму.</w:t>
      </w:r>
      <w:r w:rsidR="009250A3">
        <w:t xml:space="preserve"> Алгоритм всегда является проактивной единицей.</w:t>
      </w:r>
    </w:p>
  </w:comment>
  <w:comment w:id="1082" w:author="Автор" w:initials="A">
    <w:p w14:paraId="08CEBD5D" w14:textId="6BD6113B" w:rsidR="0077507B" w:rsidRDefault="0077507B">
      <w:pPr>
        <w:pStyle w:val="affa"/>
      </w:pPr>
      <w:r>
        <w:rPr>
          <w:rStyle w:val="aff9"/>
        </w:rPr>
        <w:annotationRef/>
      </w:r>
      <w:r>
        <w:t>В пункте нет обоснования. Только перечисление и краткое описание из Интернета.</w:t>
      </w:r>
    </w:p>
  </w:comment>
  <w:comment w:id="1099" w:author="Автор" w:initials="A">
    <w:p w14:paraId="62B1D198" w14:textId="26A5D64D" w:rsidR="00A261D5" w:rsidRDefault="00A261D5">
      <w:pPr>
        <w:pStyle w:val="affa"/>
      </w:pPr>
      <w:r>
        <w:rPr>
          <w:rStyle w:val="aff9"/>
        </w:rPr>
        <w:annotationRef/>
      </w:r>
      <w:r>
        <w:t>пропущено «и»?</w:t>
      </w:r>
    </w:p>
  </w:comment>
  <w:comment w:id="1101" w:author="Автор" w:initials="A">
    <w:p w14:paraId="1042B055" w14:textId="5946A52B" w:rsidR="00B315C1" w:rsidRDefault="00B315C1">
      <w:pPr>
        <w:pStyle w:val="affa"/>
      </w:pPr>
      <w:r>
        <w:rPr>
          <w:rStyle w:val="aff9"/>
        </w:rPr>
        <w:annotationRef/>
      </w:r>
      <w:r>
        <w:t>диаграмма классов чего?</w:t>
      </w:r>
    </w:p>
  </w:comment>
  <w:comment w:id="1104" w:author="Автор" w:initials="A">
    <w:p w14:paraId="1D4F832B" w14:textId="1620D0A8" w:rsidR="00057AEA" w:rsidRDefault="00057AEA">
      <w:pPr>
        <w:pStyle w:val="affa"/>
      </w:pPr>
      <w:r>
        <w:rPr>
          <w:rStyle w:val="aff9"/>
        </w:rPr>
        <w:annotationRef/>
      </w:r>
      <w:r>
        <w:t>падеж</w:t>
      </w:r>
    </w:p>
  </w:comment>
  <w:comment w:id="1108" w:author="Автор" w:initials="A">
    <w:p w14:paraId="783F10FA" w14:textId="203E248C" w:rsidR="008F508F" w:rsidRDefault="008F508F">
      <w:pPr>
        <w:pStyle w:val="affa"/>
      </w:pPr>
      <w:r>
        <w:rPr>
          <w:rStyle w:val="aff9"/>
        </w:rPr>
        <w:annotationRef/>
      </w:r>
      <w:r>
        <w:t>падеж</w:t>
      </w:r>
    </w:p>
  </w:comment>
  <w:comment w:id="1111" w:author="Автор" w:initials="A">
    <w:p w14:paraId="543F845B" w14:textId="06EBEC0B" w:rsidR="00AE2A13" w:rsidRDefault="00AE2A13">
      <w:pPr>
        <w:pStyle w:val="affa"/>
      </w:pPr>
      <w:r>
        <w:rPr>
          <w:rStyle w:val="aff9"/>
        </w:rPr>
        <w:annotationRef/>
      </w:r>
      <w:r>
        <w:t>лишняя пустая строка</w:t>
      </w:r>
    </w:p>
  </w:comment>
  <w:comment w:id="1114" w:author="Автор" w:initials="A">
    <w:p w14:paraId="77F98C2D" w14:textId="3913EB37" w:rsidR="00D53A2B" w:rsidRPr="00D53A2B" w:rsidRDefault="00D53A2B">
      <w:pPr>
        <w:pStyle w:val="affa"/>
      </w:pPr>
      <w:r>
        <w:rPr>
          <w:rStyle w:val="aff9"/>
        </w:rPr>
        <w:annotationRef/>
      </w:r>
      <w:r>
        <w:t xml:space="preserve">Это модуль или пакет в модуле </w:t>
      </w:r>
      <w:r>
        <w:rPr>
          <w:lang w:val="en-US"/>
        </w:rPr>
        <w:t>problem</w:t>
      </w:r>
      <w:r>
        <w:t>? Если модуль, то почему без своего заголовка?</w:t>
      </w:r>
    </w:p>
  </w:comment>
  <w:comment w:id="1118" w:author="Автор" w:initials="A">
    <w:p w14:paraId="039848A5" w14:textId="77777777" w:rsidR="00C923B3" w:rsidRDefault="00C923B3" w:rsidP="00C923B3">
      <w:pPr>
        <w:pStyle w:val="affa"/>
      </w:pPr>
      <w:r>
        <w:rPr>
          <w:rStyle w:val="aff9"/>
        </w:rPr>
        <w:annotationRef/>
      </w:r>
      <w:r>
        <w:t>На каком основании опущено? Для кого не представляет интереса?</w:t>
      </w:r>
    </w:p>
  </w:comment>
  <w:comment w:id="1119" w:author="Автор" w:initials="A">
    <w:p w14:paraId="5FD6F486" w14:textId="49760E9A" w:rsidR="007B02F7" w:rsidRDefault="007B02F7">
      <w:pPr>
        <w:pStyle w:val="affa"/>
      </w:pPr>
      <w:r>
        <w:rPr>
          <w:rStyle w:val="aff9"/>
        </w:rPr>
        <w:annotationRef/>
      </w:r>
      <w:r>
        <w:t>Тоже оценочное суждение получается, но лучше не придумал</w:t>
      </w:r>
    </w:p>
  </w:comment>
  <w:comment w:id="1115" w:author="Автор" w:initials="A">
    <w:p w14:paraId="75A4DC3D" w14:textId="2242FAAB" w:rsidR="00B05723" w:rsidRDefault="00B05723">
      <w:pPr>
        <w:pStyle w:val="affa"/>
      </w:pPr>
      <w:r>
        <w:rPr>
          <w:rStyle w:val="aff9"/>
        </w:rPr>
        <w:annotationRef/>
      </w:r>
      <w:r>
        <w:t>На каком основании</w:t>
      </w:r>
      <w:r w:rsidR="00D65074">
        <w:t xml:space="preserve"> опущено</w:t>
      </w:r>
      <w:r>
        <w:t>? Для кого не представляет интереса?</w:t>
      </w:r>
    </w:p>
  </w:comment>
  <w:comment w:id="1116" w:author="Автор" w:initials="A">
    <w:p w14:paraId="1C14A6DE" w14:textId="441C4F7B" w:rsidR="0012483E" w:rsidRDefault="0012483E">
      <w:pPr>
        <w:pStyle w:val="affa"/>
      </w:pPr>
      <w:r>
        <w:rPr>
          <w:rStyle w:val="aff9"/>
        </w:rPr>
        <w:annotationRef/>
      </w:r>
    </w:p>
  </w:comment>
  <w:comment w:id="1125" w:author="Автор" w:initials="A">
    <w:p w14:paraId="437634D6" w14:textId="73131AD9" w:rsidR="0001587F" w:rsidRPr="0001587F" w:rsidRDefault="0001587F">
      <w:pPr>
        <w:pStyle w:val="affa"/>
      </w:pPr>
      <w:r>
        <w:rPr>
          <w:rStyle w:val="aff9"/>
        </w:rPr>
        <w:annotationRef/>
      </w:r>
      <w:r>
        <w:t>какого пакета?</w:t>
      </w:r>
    </w:p>
  </w:comment>
  <w:comment w:id="1129" w:author="Автор" w:initials="A">
    <w:p w14:paraId="73BE3BC4" w14:textId="05EB75EB" w:rsidR="008D114A" w:rsidRPr="00F974BD" w:rsidRDefault="008D114A">
      <w:pPr>
        <w:pStyle w:val="affa"/>
      </w:pPr>
      <w:r>
        <w:rPr>
          <w:rStyle w:val="aff9"/>
        </w:rPr>
        <w:annotationRef/>
      </w:r>
      <w:r>
        <w:t>модуль или пакет?</w:t>
      </w:r>
      <w:r w:rsidRPr="00F974BD">
        <w:t xml:space="preserve"> </w:t>
      </w:r>
    </w:p>
  </w:comment>
  <w:comment w:id="1131" w:author="Автор" w:initials="A">
    <w:p w14:paraId="7E427102" w14:textId="6BACE4D7" w:rsidR="00B315C1" w:rsidRDefault="00B315C1">
      <w:pPr>
        <w:pStyle w:val="affa"/>
      </w:pPr>
      <w:r>
        <w:rPr>
          <w:rStyle w:val="aff9"/>
        </w:rPr>
        <w:annotationRef/>
      </w:r>
      <w:r>
        <w:t>диаграмма классов чего?</w:t>
      </w:r>
    </w:p>
  </w:comment>
  <w:comment w:id="1133" w:author="Автор" w:initials="A">
    <w:p w14:paraId="552D2975" w14:textId="5CD80F3B" w:rsidR="00062DBF" w:rsidRDefault="00062DBF">
      <w:pPr>
        <w:pStyle w:val="affa"/>
      </w:pPr>
      <w:r>
        <w:rPr>
          <w:rStyle w:val="aff9"/>
        </w:rPr>
        <w:annotationRef/>
      </w:r>
      <w:r>
        <w:t>Т.е. если 100 пользователей захотят посмотреть статистику, то они положат сервер? Потому что результаты статистики (как я уже писал ваше) нигде не хранятся.</w:t>
      </w:r>
    </w:p>
  </w:comment>
  <w:comment w:id="1134" w:author="Автор" w:initials="A">
    <w:p w14:paraId="13EF3376" w14:textId="77777777" w:rsidR="00510025" w:rsidRPr="00605F57" w:rsidRDefault="001937FB">
      <w:pPr>
        <w:pStyle w:val="affa"/>
        <w:rPr>
          <w:strike/>
        </w:rPr>
      </w:pPr>
      <w:r>
        <w:rPr>
          <w:rStyle w:val="aff9"/>
        </w:rPr>
        <w:annotationRef/>
      </w:r>
      <w:r w:rsidR="00510025" w:rsidRPr="00605F57">
        <w:rPr>
          <w:strike/>
        </w:rPr>
        <w:t xml:space="preserve">Добавил кеширование на уровне вебсервера для статистики по платформе и отдельно для пользовательской статистики. </w:t>
      </w:r>
    </w:p>
    <w:p w14:paraId="414CEAC8" w14:textId="77777777" w:rsidR="001937FB" w:rsidRDefault="00510025">
      <w:pPr>
        <w:pStyle w:val="affa"/>
      </w:pPr>
      <w:r w:rsidRPr="00605F57">
        <w:rPr>
          <w:strike/>
        </w:rPr>
        <w:t>Проблему 100 одновременных пользователей частично решает)</w:t>
      </w:r>
      <w:r w:rsidR="001937FB" w:rsidRPr="00605F57">
        <w:rPr>
          <w:strike/>
        </w:rPr>
        <w:t xml:space="preserve"> </w:t>
      </w:r>
      <w:r w:rsidRPr="00605F57">
        <w:rPr>
          <w:strike/>
        </w:rPr>
        <w:t xml:space="preserve">Нажимая </w:t>
      </w:r>
      <w:r w:rsidRPr="00605F57">
        <w:rPr>
          <w:strike/>
          <w:lang w:val="en-US"/>
        </w:rPr>
        <w:t>F</w:t>
      </w:r>
      <w:r w:rsidRPr="00605F57">
        <w:rPr>
          <w:strike/>
        </w:rPr>
        <w:t>5 положить сервер не получится.</w:t>
      </w:r>
      <w:r>
        <w:t xml:space="preserve"> </w:t>
      </w:r>
    </w:p>
    <w:p w14:paraId="76C6B769" w14:textId="77777777" w:rsidR="00510025" w:rsidRDefault="00510025">
      <w:pPr>
        <w:pStyle w:val="affa"/>
      </w:pPr>
    </w:p>
    <w:p w14:paraId="4D0893E9" w14:textId="29C485D4" w:rsidR="00510025" w:rsidRPr="00E658D2" w:rsidRDefault="00605F57">
      <w:pPr>
        <w:pStyle w:val="affa"/>
      </w:pPr>
      <w:r>
        <w:t xml:space="preserve">Добавил таблицы и хранимые вьюхи. </w:t>
      </w:r>
    </w:p>
  </w:comment>
  <w:comment w:id="1135" w:author="Автор" w:initials="A">
    <w:p w14:paraId="1BB89A59" w14:textId="64B0B9DE" w:rsidR="00062DBF" w:rsidRDefault="00062DBF">
      <w:pPr>
        <w:pStyle w:val="affa"/>
      </w:pPr>
      <w:r>
        <w:t xml:space="preserve">Такой оборот - </w:t>
      </w:r>
      <w:r>
        <w:rPr>
          <w:rStyle w:val="aff9"/>
        </w:rPr>
        <w:annotationRef/>
      </w:r>
      <w:r>
        <w:t>это все равно что послать подальше читателя. Или вы приводите тексты запросов в Приложениях, или вообще ничего подобного не пишите. И</w:t>
      </w:r>
      <w:r w:rsidR="005D5DFE">
        <w:t xml:space="preserve"> </w:t>
      </w:r>
      <w:r>
        <w:t>так понятно, что где-то в коде это есть.</w:t>
      </w:r>
    </w:p>
  </w:comment>
  <w:comment w:id="1137" w:author="Автор" w:initials="A">
    <w:p w14:paraId="45290EB1" w14:textId="61772860" w:rsidR="00B81166" w:rsidRDefault="00B81166">
      <w:pPr>
        <w:pStyle w:val="affa"/>
      </w:pPr>
      <w:r>
        <w:rPr>
          <w:rStyle w:val="aff9"/>
        </w:rPr>
        <w:annotationRef/>
      </w:r>
      <w:r>
        <w:t>Он один отвечает за бизнес-логику? Нигде больше в тексте такого нет?</w:t>
      </w:r>
    </w:p>
  </w:comment>
  <w:comment w:id="1143" w:author="Автор" w:initials="A">
    <w:p w14:paraId="756AC84A" w14:textId="4827E907" w:rsidR="00A36E05" w:rsidRDefault="00A36E05">
      <w:pPr>
        <w:pStyle w:val="affa"/>
      </w:pPr>
      <w:r>
        <w:rPr>
          <w:rStyle w:val="aff9"/>
        </w:rPr>
        <w:annotationRef/>
      </w:r>
      <w:r>
        <w:t>Модуль взаимодействует с пользователем? Как?</w:t>
      </w:r>
    </w:p>
  </w:comment>
  <w:comment w:id="1157" w:author="Автор" w:initials="A">
    <w:p w14:paraId="35D1A65C" w14:textId="77777777" w:rsidR="00C42044" w:rsidRDefault="00C42044" w:rsidP="00C42044">
      <w:pPr>
        <w:pStyle w:val="affa"/>
      </w:pPr>
      <w:r>
        <w:rPr>
          <w:rStyle w:val="aff9"/>
        </w:rPr>
        <w:annotationRef/>
      </w:r>
      <w:r>
        <w:rPr>
          <w:rStyle w:val="aff9"/>
        </w:rPr>
        <w:annotationRef/>
      </w:r>
      <w:r>
        <w:t>Модуль взаимодействует с пользователем? Как?</w:t>
      </w:r>
    </w:p>
    <w:p w14:paraId="30ABD98A" w14:textId="4BC55867" w:rsidR="00C42044" w:rsidRDefault="00C42044" w:rsidP="00C42044">
      <w:pPr>
        <w:pStyle w:val="affa"/>
        <w:ind w:firstLine="0"/>
      </w:pPr>
    </w:p>
  </w:comment>
  <w:comment w:id="1160" w:author="Автор" w:initials="A">
    <w:p w14:paraId="36E9FC27" w14:textId="39912DBD" w:rsidR="002158EB" w:rsidRDefault="002158EB">
      <w:pPr>
        <w:pStyle w:val="affa"/>
      </w:pPr>
      <w:r>
        <w:rPr>
          <w:rStyle w:val="aff9"/>
        </w:rPr>
        <w:annotationRef/>
      </w:r>
      <w:r>
        <w:t>Почему половина листа пуст</w:t>
      </w:r>
      <w:r w:rsidR="00D46544">
        <w:t>ая</w:t>
      </w:r>
      <w:r>
        <w:t>?</w:t>
      </w:r>
    </w:p>
  </w:comment>
  <w:comment w:id="1161" w:author="Автор" w:initials="A">
    <w:p w14:paraId="07B5B4D7" w14:textId="41ADC304" w:rsidR="00D3770A" w:rsidRDefault="00D3770A">
      <w:pPr>
        <w:pStyle w:val="affa"/>
      </w:pPr>
      <w:r>
        <w:rPr>
          <w:rStyle w:val="aff9"/>
        </w:rPr>
        <w:annotationRef/>
      </w:r>
      <w:r w:rsidR="005D24D9">
        <w:t>Три типа ЧЕГО</w:t>
      </w:r>
      <w:r>
        <w:t>?</w:t>
      </w:r>
    </w:p>
  </w:comment>
  <w:comment w:id="1164" w:author="Автор" w:initials="A">
    <w:p w14:paraId="1D8C3C11" w14:textId="1B66570E" w:rsidR="00701DF3" w:rsidRDefault="00701DF3">
      <w:pPr>
        <w:pStyle w:val="affa"/>
      </w:pPr>
      <w:r>
        <w:rPr>
          <w:rStyle w:val="aff9"/>
        </w:rPr>
        <w:annotationRef/>
      </w:r>
      <w:r>
        <w:t>Возвращает ЧТО?</w:t>
      </w:r>
    </w:p>
  </w:comment>
  <w:comment w:id="1165" w:author="Автор" w:initials="A">
    <w:p w14:paraId="547A7387" w14:textId="65210078" w:rsidR="005540D4" w:rsidRDefault="005540D4">
      <w:pPr>
        <w:pStyle w:val="affa"/>
      </w:pPr>
      <w:r>
        <w:rPr>
          <w:rStyle w:val="aff9"/>
        </w:rPr>
        <w:annotationRef/>
      </w:r>
      <w:r>
        <w:t>Название типа убрал, его некуда вставить</w:t>
      </w:r>
    </w:p>
  </w:comment>
  <w:comment w:id="1175" w:author="Автор" w:initials="A">
    <w:p w14:paraId="0ADE6EC3" w14:textId="406BE491" w:rsidR="0021451F" w:rsidRDefault="0021451F">
      <w:pPr>
        <w:pStyle w:val="affa"/>
      </w:pPr>
      <w:r>
        <w:rPr>
          <w:rStyle w:val="aff9"/>
        </w:rPr>
        <w:annotationRef/>
      </w:r>
      <w:r>
        <w:t>с чем? с кем?</w:t>
      </w:r>
    </w:p>
  </w:comment>
  <w:comment w:id="1176" w:author="Автор" w:initials="A">
    <w:p w14:paraId="2225D8AF" w14:textId="0EF89861" w:rsidR="00E40D12" w:rsidRDefault="00E40D12">
      <w:pPr>
        <w:pStyle w:val="affa"/>
      </w:pPr>
      <w:r>
        <w:rPr>
          <w:rStyle w:val="aff9"/>
        </w:rPr>
        <w:annotationRef/>
      </w:r>
      <w:r>
        <w:t>С материалами. С Пользователями.</w:t>
      </w:r>
    </w:p>
  </w:comment>
  <w:comment w:id="1179" w:author="Автор" w:initials="A">
    <w:p w14:paraId="1CE99D7E" w14:textId="293C9AF2" w:rsidR="00F679D6" w:rsidRDefault="00F679D6" w:rsidP="00F679D6">
      <w:pPr>
        <w:pStyle w:val="affa"/>
      </w:pPr>
      <w:r>
        <w:rPr>
          <w:rStyle w:val="aff9"/>
        </w:rPr>
        <w:annotationRef/>
      </w:r>
      <w:r>
        <w:rPr>
          <w:rStyle w:val="aff9"/>
        </w:rPr>
        <w:annotationRef/>
      </w:r>
      <w:r>
        <w:t>Ссылка на исследования, подтверждающие такое утверждение.</w:t>
      </w:r>
    </w:p>
  </w:comment>
  <w:comment w:id="1180" w:author="Автор" w:initials="A">
    <w:p w14:paraId="16F6695F" w14:textId="57167BC2" w:rsidR="00605F57" w:rsidRPr="00605F57" w:rsidRDefault="00605F57">
      <w:pPr>
        <w:pStyle w:val="affa"/>
      </w:pPr>
      <w:r>
        <w:rPr>
          <w:rStyle w:val="aff9"/>
        </w:rPr>
        <w:annotationRef/>
      </w:r>
      <w:r>
        <w:t>Хотелось оставить такое сильное утверждение, но пришлось стерилизовать</w:t>
      </w:r>
    </w:p>
  </w:comment>
  <w:comment w:id="1188" w:author="Автор" w:initials="A">
    <w:p w14:paraId="24122170" w14:textId="3D144E7D" w:rsidR="005B6BD2" w:rsidRDefault="005B6BD2">
      <w:pPr>
        <w:pStyle w:val="affa"/>
      </w:pPr>
      <w:r>
        <w:rPr>
          <w:rStyle w:val="aff9"/>
        </w:rPr>
        <w:annotationRef/>
      </w:r>
      <w:r>
        <w:t>жаргонизм</w:t>
      </w:r>
    </w:p>
  </w:comment>
  <w:comment w:id="1189" w:author="Автор" w:initials="A">
    <w:p w14:paraId="0077DCFC" w14:textId="24C5BA06" w:rsidR="006B47E0" w:rsidRDefault="006B47E0">
      <w:pPr>
        <w:pStyle w:val="affa"/>
      </w:pPr>
      <w:r>
        <w:rPr>
          <w:rStyle w:val="aff9"/>
        </w:rPr>
        <w:annotationRef/>
      </w:r>
      <w:r>
        <w:t>книжного синонима подобрать не могу.</w:t>
      </w:r>
    </w:p>
  </w:comment>
  <w:comment w:id="1190" w:author="Автор" w:initials="A">
    <w:p w14:paraId="19CD91BE" w14:textId="6D48ACED" w:rsidR="00B17E27" w:rsidRPr="00B17E27" w:rsidRDefault="00B17E27">
      <w:pPr>
        <w:pStyle w:val="affa"/>
      </w:pPr>
      <w:r>
        <w:t>Эммм</w:t>
      </w:r>
      <w:r>
        <w:rPr>
          <w:rStyle w:val="aff9"/>
        </w:rPr>
        <w:annotationRef/>
      </w:r>
      <w:r>
        <w:t xml:space="preserve">??? Где и как это реализовано в системе </w:t>
      </w:r>
      <w:r>
        <w:rPr>
          <w:lang w:val="en-US"/>
        </w:rPr>
        <w:t>Git</w:t>
      </w:r>
      <w:r>
        <w:t>? Можно ссылку на документацию по данной возможности?</w:t>
      </w:r>
    </w:p>
  </w:comment>
  <w:comment w:id="1191" w:author="Автор" w:initials="A">
    <w:p w14:paraId="71FA83C6" w14:textId="49A81D73" w:rsidR="00E40D12" w:rsidRPr="00342568" w:rsidRDefault="00E40D12">
      <w:pPr>
        <w:pStyle w:val="affa"/>
      </w:pPr>
      <w:r>
        <w:rPr>
          <w:rStyle w:val="aff9"/>
        </w:rPr>
        <w:annotationRef/>
      </w:r>
      <w:r w:rsidR="00342568">
        <w:t xml:space="preserve">Это скорее заслуга </w:t>
      </w:r>
      <w:r w:rsidR="00342568">
        <w:rPr>
          <w:lang w:val="en-US"/>
        </w:rPr>
        <w:t>github</w:t>
      </w:r>
      <w:r w:rsidR="006B47E0" w:rsidRPr="006B47E0">
        <w:t>/</w:t>
      </w:r>
      <w:r w:rsidR="006B47E0">
        <w:rPr>
          <w:lang w:val="en-US"/>
        </w:rPr>
        <w:t>gitlab</w:t>
      </w:r>
      <w:r w:rsidR="006B47E0" w:rsidRPr="006B47E0">
        <w:t>/</w:t>
      </w:r>
      <w:r w:rsidR="006B47E0">
        <w:rPr>
          <w:lang w:val="en-US"/>
        </w:rPr>
        <w:t>bb</w:t>
      </w:r>
      <w:r w:rsidR="00342568">
        <w:t xml:space="preserve">, а не самого </w:t>
      </w:r>
      <w:r w:rsidR="00342568">
        <w:rPr>
          <w:lang w:val="en-US"/>
        </w:rPr>
        <w:t>git</w:t>
      </w:r>
      <w:r w:rsidR="00342568">
        <w:t>.</w:t>
      </w:r>
    </w:p>
  </w:comment>
  <w:comment w:id="1204" w:author="Автор" w:initials="A">
    <w:p w14:paraId="0A235A03" w14:textId="592AF8E9" w:rsidR="001915EE" w:rsidRPr="001915EE" w:rsidRDefault="001915EE">
      <w:pPr>
        <w:pStyle w:val="affa"/>
      </w:pPr>
      <w:r>
        <w:rPr>
          <w:rStyle w:val="aff9"/>
        </w:rPr>
        <w:annotationRef/>
      </w:r>
      <w:r>
        <w:t xml:space="preserve">содержит что? Что такое </w:t>
      </w:r>
      <w:r>
        <w:rPr>
          <w:rFonts w:eastAsia="Calibri"/>
          <w:lang w:val="en-US"/>
        </w:rPr>
        <w:t>manifest</w:t>
      </w:r>
      <w:r w:rsidRPr="00BF3750">
        <w:rPr>
          <w:rFonts w:eastAsia="Calibri"/>
        </w:rPr>
        <w:t>.</w:t>
      </w:r>
      <w:r>
        <w:rPr>
          <w:rFonts w:eastAsia="Calibri"/>
          <w:lang w:val="en-US"/>
        </w:rPr>
        <w:t>yaml</w:t>
      </w:r>
      <w:r>
        <w:rPr>
          <w:rStyle w:val="aff9"/>
        </w:rPr>
        <w:annotationRef/>
      </w:r>
      <w:r>
        <w:rPr>
          <w:rFonts w:eastAsia="Calibri"/>
        </w:rPr>
        <w:t xml:space="preserve">? Каждое английское наименование должно при первом упоминании быть описано русскими словами. Это файл? Папка? База? Модуль? Что такое </w:t>
      </w:r>
      <w:r>
        <w:rPr>
          <w:rFonts w:eastAsia="Calibri"/>
          <w:lang w:val="en-US"/>
        </w:rPr>
        <w:t>manifest</w:t>
      </w:r>
      <w:r w:rsidRPr="00BF3750">
        <w:rPr>
          <w:rFonts w:eastAsia="Calibri"/>
        </w:rPr>
        <w:t>.</w:t>
      </w:r>
      <w:r>
        <w:rPr>
          <w:rFonts w:eastAsia="Calibri"/>
          <w:lang w:val="en-US"/>
        </w:rPr>
        <w:t>yaml</w:t>
      </w:r>
      <w:r>
        <w:rPr>
          <w:rStyle w:val="aff9"/>
        </w:rPr>
        <w:annotationRef/>
      </w:r>
      <w:r>
        <w:rPr>
          <w:rFonts w:eastAsia="Calibri"/>
        </w:rPr>
        <w:t>?</w:t>
      </w:r>
    </w:p>
  </w:comment>
  <w:comment w:id="1221" w:author="Автор" w:initials="A">
    <w:p w14:paraId="25941545" w14:textId="22E96FF6" w:rsidR="00D31E0F" w:rsidRDefault="00D31E0F">
      <w:pPr>
        <w:pStyle w:val="affa"/>
      </w:pPr>
      <w:r>
        <w:rPr>
          <w:rStyle w:val="aff9"/>
        </w:rPr>
        <w:annotationRef/>
      </w:r>
      <w:r>
        <w:t>что под этим понимается?</w:t>
      </w:r>
    </w:p>
  </w:comment>
  <w:comment w:id="1224" w:author="Автор" w:initials="A">
    <w:p w14:paraId="3A2CE5F2" w14:textId="539EAEE0" w:rsidR="00563D35" w:rsidRPr="00563D35" w:rsidRDefault="00563D35">
      <w:pPr>
        <w:pStyle w:val="affa"/>
      </w:pPr>
      <w:r>
        <w:rPr>
          <w:rStyle w:val="aff9"/>
        </w:rPr>
        <w:annotationRef/>
      </w:r>
      <w:r>
        <w:t xml:space="preserve">Вы проектируйте ИС только для одной </w:t>
      </w:r>
      <w:r>
        <w:rPr>
          <w:lang w:val="en-US"/>
        </w:rPr>
        <w:t>IDE</w:t>
      </w:r>
      <w:r>
        <w:t>? В таком случае вы прямо пишите что заложили сознательные ограничения и должны их обосновать.</w:t>
      </w:r>
    </w:p>
  </w:comment>
  <w:comment w:id="1405" w:author="Автор" w:initials="A">
    <w:p w14:paraId="7CEE2C5A" w14:textId="3524844E" w:rsidR="002E7669" w:rsidRPr="002E7669" w:rsidRDefault="002E7669">
      <w:pPr>
        <w:pStyle w:val="affa"/>
      </w:pPr>
      <w:r>
        <w:rPr>
          <w:rStyle w:val="aff9"/>
        </w:rPr>
        <w:annotationRef/>
      </w:r>
      <w:r>
        <w:t xml:space="preserve">Я не писал ни </w:t>
      </w:r>
      <w:r>
        <w:rPr>
          <w:lang w:val="en-US"/>
        </w:rPr>
        <w:t>CRDT</w:t>
      </w:r>
      <w:r>
        <w:t xml:space="preserve">, ни </w:t>
      </w:r>
      <w:r>
        <w:rPr>
          <w:lang w:val="en-US"/>
        </w:rPr>
        <w:t>y</w:t>
      </w:r>
      <w:r w:rsidRPr="002E7669">
        <w:t>-</w:t>
      </w:r>
      <w:r>
        <w:rPr>
          <w:lang w:val="en-US"/>
        </w:rPr>
        <w:t>websocket</w:t>
      </w:r>
      <w:r w:rsidRPr="002E7669">
        <w:t xml:space="preserve">, </w:t>
      </w:r>
      <w:r>
        <w:t xml:space="preserve">ни сигнальный сервер. Поэтому не описываю схемами и алгоритмами, как это дело работает. </w:t>
      </w:r>
    </w:p>
  </w:comment>
  <w:comment w:id="1465" w:author="Автор" w:initials="A">
    <w:p w14:paraId="5A5D2100" w14:textId="71C2FE54" w:rsidR="00806EB3" w:rsidRDefault="00806EB3">
      <w:pPr>
        <w:pStyle w:val="affa"/>
      </w:pPr>
      <w:r>
        <w:rPr>
          <w:rStyle w:val="aff9"/>
        </w:rPr>
        <w:annotationRef/>
      </w:r>
      <w:r>
        <w:t>ничего такого в главе нет</w:t>
      </w:r>
    </w:p>
  </w:comment>
  <w:comment w:id="1466" w:author="Автор" w:initials="A">
    <w:p w14:paraId="55C42F71" w14:textId="0730BE4E" w:rsidR="00255842" w:rsidRDefault="00255842">
      <w:pPr>
        <w:pStyle w:val="affa"/>
      </w:pPr>
      <w:r>
        <w:rPr>
          <w:rStyle w:val="aff9"/>
        </w:rPr>
        <w:annotationRef/>
      </w:r>
      <w:r>
        <w:t>Где описание реализации фронта? Его писали вы?</w:t>
      </w:r>
    </w:p>
  </w:comment>
  <w:comment w:id="1467" w:author="Автор" w:initials="A">
    <w:p w14:paraId="111A5621" w14:textId="28867F7E" w:rsidR="00BA7AB0" w:rsidRPr="004439B0" w:rsidRDefault="00BA7AB0">
      <w:pPr>
        <w:pStyle w:val="affa"/>
      </w:pPr>
      <w:r>
        <w:rPr>
          <w:rStyle w:val="aff9"/>
        </w:rPr>
        <w:annotationRef/>
      </w:r>
      <w:r>
        <w:t xml:space="preserve">Кажется </w:t>
      </w:r>
      <w:r w:rsidR="004439B0">
        <w:t>я</w:t>
      </w:r>
    </w:p>
  </w:comment>
  <w:comment w:id="1472" w:author="Автор" w:initials="A">
    <w:p w14:paraId="743534F7" w14:textId="1CD1E5FE" w:rsidR="000F23DC" w:rsidRDefault="000F23DC">
      <w:pPr>
        <w:pStyle w:val="affa"/>
      </w:pPr>
      <w:r>
        <w:rPr>
          <w:rStyle w:val="aff9"/>
        </w:rPr>
        <w:annotationRef/>
      </w:r>
      <w:r>
        <w:t>Как это реализуется в системе? Такой функционал нигде не описан ранее.</w:t>
      </w:r>
    </w:p>
  </w:comment>
  <w:comment w:id="1473" w:author="Автор" w:initials="A">
    <w:p w14:paraId="6EC30F57" w14:textId="78DE3664" w:rsidR="0040244E" w:rsidRDefault="0040244E">
      <w:pPr>
        <w:pStyle w:val="affa"/>
      </w:pPr>
      <w:r>
        <w:rPr>
          <w:rStyle w:val="aff9"/>
        </w:rPr>
        <w:annotationRef/>
      </w:r>
      <w:r>
        <w:t>Добавил немного в гл</w:t>
      </w:r>
      <w:r w:rsidR="005C3E86">
        <w:t>аву про фронтенд</w:t>
      </w:r>
    </w:p>
  </w:comment>
  <w:comment w:id="1668" w:author="Автор" w:initials="A">
    <w:p w14:paraId="11033606" w14:textId="561A6309" w:rsidR="00924F5C" w:rsidRPr="00924F5C" w:rsidRDefault="00924F5C">
      <w:pPr>
        <w:pStyle w:val="affa"/>
      </w:pPr>
      <w:r>
        <w:rPr>
          <w:rStyle w:val="aff9"/>
        </w:rPr>
        <w:annotationRef/>
      </w:r>
      <w:r w:rsidR="006B3EDE">
        <w:t>Это выполнено в проекте</w:t>
      </w:r>
      <w:r>
        <w:t xml:space="preserve">? Весь сайт отображается шрифтом </w:t>
      </w:r>
      <w:r>
        <w:rPr>
          <w:lang w:val="en-US"/>
        </w:rPr>
        <w:t>Times</w:t>
      </w:r>
      <w:r>
        <w:t>?</w:t>
      </w:r>
    </w:p>
  </w:comment>
  <w:comment w:id="1717" w:author="Автор" w:initials="A">
    <w:p w14:paraId="71E46F23" w14:textId="1052C437" w:rsidR="00096305" w:rsidRPr="00096305" w:rsidRDefault="00096305">
      <w:pPr>
        <w:pStyle w:val="affa"/>
      </w:pPr>
      <w:r>
        <w:rPr>
          <w:rStyle w:val="aff9"/>
        </w:rPr>
        <w:annotationRef/>
      </w:r>
      <w:r>
        <w:t xml:space="preserve">Процессор </w:t>
      </w:r>
      <w:r>
        <w:rPr>
          <w:lang w:val="en-US"/>
        </w:rPr>
        <w:t>i</w:t>
      </w:r>
      <w:r w:rsidRPr="00096305">
        <w:t xml:space="preserve">386 </w:t>
      </w:r>
      <w:r>
        <w:t>1992 года выпуска подойдет? 128 Мб оперативной памяти подойдет? Текстовый дисплей устроит?</w:t>
      </w:r>
    </w:p>
  </w:comment>
  <w:comment w:id="1718" w:author="Автор" w:initials="A">
    <w:p w14:paraId="275A200E" w14:textId="420BD87B" w:rsidR="00F738A3" w:rsidRPr="00F738A3" w:rsidRDefault="00F738A3">
      <w:pPr>
        <w:pStyle w:val="affa"/>
      </w:pPr>
      <w:r>
        <w:rPr>
          <w:lang w:val="en-US"/>
        </w:rPr>
        <w:t>i</w:t>
      </w:r>
      <w:r w:rsidRPr="00F738A3">
        <w:t xml:space="preserve">386 </w:t>
      </w:r>
      <w:r>
        <w:t xml:space="preserve">под рукой нет, не могу протестить. </w:t>
      </w:r>
      <w:r>
        <w:rPr>
          <w:rStyle w:val="aff9"/>
        </w:rPr>
        <w:annotationRef/>
      </w:r>
      <w:r>
        <w:t xml:space="preserve">Вкладка с редактором кода как раз </w:t>
      </w:r>
      <w:r w:rsidRPr="00F738A3">
        <w:t>~</w:t>
      </w:r>
      <w:r>
        <w:t xml:space="preserve">100мб занимает. Текстовый дисплей не подойдет; если рассматривать крайности, то возможно подойдет принтер. </w:t>
      </w:r>
    </w:p>
  </w:comment>
  <w:comment w:id="1721" w:author="Автор" w:initials="A">
    <w:p w14:paraId="43E49F11" w14:textId="504DEB48" w:rsidR="004C1CEC" w:rsidRDefault="004C1CEC">
      <w:pPr>
        <w:pStyle w:val="affa"/>
      </w:pPr>
      <w:r>
        <w:rPr>
          <w:rStyle w:val="aff9"/>
        </w:rPr>
        <w:annotationRef/>
      </w:r>
      <w:r>
        <w:t>Где требования к сервер</w:t>
      </w:r>
      <w:r w:rsidR="00D622D1">
        <w:t>у</w:t>
      </w:r>
      <w:r>
        <w:t>/серверам?</w:t>
      </w:r>
    </w:p>
  </w:comment>
  <w:comment w:id="1722" w:author="Автор" w:initials="A">
    <w:p w14:paraId="5B7CC2B2" w14:textId="24847E69" w:rsidR="00F738A3" w:rsidRDefault="00F738A3">
      <w:pPr>
        <w:pStyle w:val="affa"/>
      </w:pPr>
      <w:r>
        <w:rPr>
          <w:rStyle w:val="aff9"/>
        </w:rPr>
        <w:annotationRef/>
      </w:r>
      <w:r>
        <w:t>добавил</w:t>
      </w:r>
    </w:p>
  </w:comment>
  <w:comment w:id="1758" w:author="Автор" w:initials="A">
    <w:p w14:paraId="25538028" w14:textId="796A57F0" w:rsidR="006D4077" w:rsidRPr="006D4077" w:rsidRDefault="006D4077">
      <w:pPr>
        <w:pStyle w:val="affa"/>
      </w:pPr>
      <w:r>
        <w:rPr>
          <w:rStyle w:val="aff9"/>
        </w:rPr>
        <w:annotationRef/>
      </w:r>
      <w:r>
        <w:t xml:space="preserve">Где требование к ПО серверов? </w:t>
      </w:r>
      <w:r>
        <w:rPr>
          <w:lang w:val="en-US"/>
        </w:rPr>
        <w:t>MS</w:t>
      </w:r>
      <w:r w:rsidRPr="006D4077">
        <w:t xml:space="preserve"> </w:t>
      </w:r>
      <w:r>
        <w:rPr>
          <w:lang w:val="en-US"/>
        </w:rPr>
        <w:t>DOS</w:t>
      </w:r>
      <w:r w:rsidRPr="006D4077">
        <w:t xml:space="preserve"> </w:t>
      </w:r>
      <w:r>
        <w:t>на сервере устроит?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9AE79" w15:done="0"/>
  <w15:commentEx w15:paraId="7377C8B2" w15:paraIdParent="5C29AE79" w15:done="0"/>
  <w15:commentEx w15:paraId="279462FC" w15:done="0"/>
  <w15:commentEx w15:paraId="66CDCECA" w15:done="0"/>
  <w15:commentEx w15:paraId="5B9C4FA5" w15:done="0"/>
  <w15:commentEx w15:paraId="07EE5377" w15:done="0"/>
  <w15:commentEx w15:paraId="41B07613" w15:done="0"/>
  <w15:commentEx w15:paraId="0C5D3112" w15:done="0"/>
  <w15:commentEx w15:paraId="43303840" w15:done="0"/>
  <w15:commentEx w15:paraId="7B85AB01" w15:done="0"/>
  <w15:commentEx w15:paraId="370D9735" w15:done="0"/>
  <w15:commentEx w15:paraId="114F5B02" w15:done="0"/>
  <w15:commentEx w15:paraId="0FC4E4EA" w15:done="0"/>
  <w15:commentEx w15:paraId="1AB38DC6" w15:done="0"/>
  <w15:commentEx w15:paraId="098E50A8" w15:done="0"/>
  <w15:commentEx w15:paraId="276BD5A7" w15:done="0"/>
  <w15:commentEx w15:paraId="11B7DE98" w15:done="0"/>
  <w15:commentEx w15:paraId="0923A7D2" w15:done="0"/>
  <w15:commentEx w15:paraId="5F256664" w15:paraIdParent="0923A7D2" w15:done="0"/>
  <w15:commentEx w15:paraId="7D762573" w15:done="0"/>
  <w15:commentEx w15:paraId="17C623F0" w15:done="0"/>
  <w15:commentEx w15:paraId="56F1DE81" w15:done="0"/>
  <w15:commentEx w15:paraId="6AC1DE6A" w15:paraIdParent="56F1DE81" w15:done="0"/>
  <w15:commentEx w15:paraId="73BE9875" w15:done="0"/>
  <w15:commentEx w15:paraId="779E4909" w15:paraIdParent="73BE9875" w15:done="0"/>
  <w15:commentEx w15:paraId="671F2151" w15:done="0"/>
  <w15:commentEx w15:paraId="05FB9EB2" w15:done="0"/>
  <w15:commentEx w15:paraId="11DA23A6" w15:done="0"/>
  <w15:commentEx w15:paraId="0D04CBD2" w15:paraIdParent="11DA23A6" w15:done="0"/>
  <w15:commentEx w15:paraId="6FD3F79F" w15:done="0"/>
  <w15:commentEx w15:paraId="513AFE6B" w15:paraIdParent="6FD3F79F" w15:done="0"/>
  <w15:commentEx w15:paraId="30050C80" w15:done="0"/>
  <w15:commentEx w15:paraId="3E047373" w15:paraIdParent="30050C80" w15:done="0"/>
  <w15:commentEx w15:paraId="54FE8061" w15:done="0"/>
  <w15:commentEx w15:paraId="7431ED8F" w15:paraIdParent="54FE8061" w15:done="0"/>
  <w15:commentEx w15:paraId="36177D38" w15:done="0"/>
  <w15:commentEx w15:paraId="3E661ADD" w15:done="0"/>
  <w15:commentEx w15:paraId="37AF4DBA" w15:paraIdParent="3E661ADD" w15:done="0"/>
  <w15:commentEx w15:paraId="31F8F940" w15:done="0"/>
  <w15:commentEx w15:paraId="652011DF" w15:paraIdParent="31F8F940" w15:done="0"/>
  <w15:commentEx w15:paraId="6972F41F" w15:done="0"/>
  <w15:commentEx w15:paraId="51F2CD6A" w15:done="0"/>
  <w15:commentEx w15:paraId="7BF3492C" w15:done="0"/>
  <w15:commentEx w15:paraId="02D218AC" w15:done="0"/>
  <w15:commentEx w15:paraId="72D60D33" w15:done="0"/>
  <w15:commentEx w15:paraId="3F0C7709" w15:done="0"/>
  <w15:commentEx w15:paraId="4957992E" w15:paraIdParent="3F0C7709" w15:done="0"/>
  <w15:commentEx w15:paraId="5D6E35CE" w15:done="0"/>
  <w15:commentEx w15:paraId="15BE52A5" w15:paraIdParent="5D6E35CE" w15:done="0"/>
  <w15:commentEx w15:paraId="062D1FE2" w15:done="0"/>
  <w15:commentEx w15:paraId="08CEBD5D" w15:done="0"/>
  <w15:commentEx w15:paraId="62B1D198" w15:done="0"/>
  <w15:commentEx w15:paraId="1042B055" w15:done="0"/>
  <w15:commentEx w15:paraId="1D4F832B" w15:done="0"/>
  <w15:commentEx w15:paraId="783F10FA" w15:done="0"/>
  <w15:commentEx w15:paraId="543F845B" w15:done="0"/>
  <w15:commentEx w15:paraId="77F98C2D" w15:done="0"/>
  <w15:commentEx w15:paraId="039848A5" w15:done="0"/>
  <w15:commentEx w15:paraId="5FD6F486" w15:paraIdParent="039848A5" w15:done="0"/>
  <w15:commentEx w15:paraId="75A4DC3D" w15:done="0"/>
  <w15:commentEx w15:paraId="1C14A6DE" w15:paraIdParent="75A4DC3D" w15:done="0"/>
  <w15:commentEx w15:paraId="437634D6" w15:done="0"/>
  <w15:commentEx w15:paraId="73BE3BC4" w15:done="0"/>
  <w15:commentEx w15:paraId="7E427102" w15:done="0"/>
  <w15:commentEx w15:paraId="552D2975" w15:done="0"/>
  <w15:commentEx w15:paraId="4D0893E9" w15:paraIdParent="552D2975" w15:done="0"/>
  <w15:commentEx w15:paraId="1BB89A59" w15:done="0"/>
  <w15:commentEx w15:paraId="45290EB1" w15:done="0"/>
  <w15:commentEx w15:paraId="756AC84A" w15:done="0"/>
  <w15:commentEx w15:paraId="30ABD98A" w15:done="0"/>
  <w15:commentEx w15:paraId="36E9FC27" w15:done="0"/>
  <w15:commentEx w15:paraId="07B5B4D7" w15:done="0"/>
  <w15:commentEx w15:paraId="1D8C3C11" w15:done="0"/>
  <w15:commentEx w15:paraId="547A7387" w15:paraIdParent="1D8C3C11" w15:done="0"/>
  <w15:commentEx w15:paraId="0ADE6EC3" w15:done="0"/>
  <w15:commentEx w15:paraId="2225D8AF" w15:paraIdParent="0ADE6EC3" w15:done="0"/>
  <w15:commentEx w15:paraId="1CE99D7E" w15:done="0"/>
  <w15:commentEx w15:paraId="16F6695F" w15:paraIdParent="1CE99D7E" w15:done="0"/>
  <w15:commentEx w15:paraId="24122170" w15:done="0"/>
  <w15:commentEx w15:paraId="0077DCFC" w15:paraIdParent="24122170" w15:done="0"/>
  <w15:commentEx w15:paraId="19CD91BE" w15:done="0"/>
  <w15:commentEx w15:paraId="71FA83C6" w15:paraIdParent="19CD91BE" w15:done="0"/>
  <w15:commentEx w15:paraId="0A235A03" w15:done="0"/>
  <w15:commentEx w15:paraId="25941545" w15:done="0"/>
  <w15:commentEx w15:paraId="3A2CE5F2" w15:done="0"/>
  <w15:commentEx w15:paraId="7CEE2C5A" w15:done="0"/>
  <w15:commentEx w15:paraId="5A5D2100" w15:done="0"/>
  <w15:commentEx w15:paraId="55C42F71" w15:done="0"/>
  <w15:commentEx w15:paraId="111A5621" w15:paraIdParent="55C42F71" w15:done="0"/>
  <w15:commentEx w15:paraId="743534F7" w15:done="0"/>
  <w15:commentEx w15:paraId="6EC30F57" w15:paraIdParent="743534F7" w15:done="0"/>
  <w15:commentEx w15:paraId="11033606" w15:done="0"/>
  <w15:commentEx w15:paraId="71E46F23" w15:done="0"/>
  <w15:commentEx w15:paraId="275A200E" w15:paraIdParent="71E46F23" w15:done="0"/>
  <w15:commentEx w15:paraId="43E49F11" w15:done="0"/>
  <w15:commentEx w15:paraId="5B7CC2B2" w15:paraIdParent="43E49F11" w15:done="0"/>
  <w15:commentEx w15:paraId="255380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9AE79" w16cid:durableId="2A08B213"/>
  <w16cid:commentId w16cid:paraId="7377C8B2" w16cid:durableId="2A102D64"/>
  <w16cid:commentId w16cid:paraId="279462FC" w16cid:durableId="2A08B214"/>
  <w16cid:commentId w16cid:paraId="66CDCECA" w16cid:durableId="2A08B215"/>
  <w16cid:commentId w16cid:paraId="5B9C4FA5" w16cid:durableId="2A08B216"/>
  <w16cid:commentId w16cid:paraId="07EE5377" w16cid:durableId="2A08B217"/>
  <w16cid:commentId w16cid:paraId="41B07613" w16cid:durableId="2A08B218"/>
  <w16cid:commentId w16cid:paraId="0C5D3112" w16cid:durableId="2A08B219"/>
  <w16cid:commentId w16cid:paraId="43303840" w16cid:durableId="2A08B21A"/>
  <w16cid:commentId w16cid:paraId="7B85AB01" w16cid:durableId="2A08B21B"/>
  <w16cid:commentId w16cid:paraId="370D9735" w16cid:durableId="2A08B21C"/>
  <w16cid:commentId w16cid:paraId="114F5B02" w16cid:durableId="2A08B21D"/>
  <w16cid:commentId w16cid:paraId="0FC4E4EA" w16cid:durableId="2A08B21E"/>
  <w16cid:commentId w16cid:paraId="1AB38DC6" w16cid:durableId="2A08B21F"/>
  <w16cid:commentId w16cid:paraId="098E50A8" w16cid:durableId="2A08B220"/>
  <w16cid:commentId w16cid:paraId="276BD5A7" w16cid:durableId="2A08B221"/>
  <w16cid:commentId w16cid:paraId="11B7DE98" w16cid:durableId="2A08B222"/>
  <w16cid:commentId w16cid:paraId="0923A7D2" w16cid:durableId="2A08B223"/>
  <w16cid:commentId w16cid:paraId="5F256664" w16cid:durableId="2A08C719"/>
  <w16cid:commentId w16cid:paraId="7D762573" w16cid:durableId="2A08B224"/>
  <w16cid:commentId w16cid:paraId="17C623F0" w16cid:durableId="2A08B225"/>
  <w16cid:commentId w16cid:paraId="56F1DE81" w16cid:durableId="2A08B226"/>
  <w16cid:commentId w16cid:paraId="6AC1DE6A" w16cid:durableId="2A0F0D4C"/>
  <w16cid:commentId w16cid:paraId="73BE9875" w16cid:durableId="2A08B227"/>
  <w16cid:commentId w16cid:paraId="779E4909" w16cid:durableId="2A0F0E0B"/>
  <w16cid:commentId w16cid:paraId="671F2151" w16cid:durableId="2A08B228"/>
  <w16cid:commentId w16cid:paraId="05FB9EB2" w16cid:durableId="2A08B229"/>
  <w16cid:commentId w16cid:paraId="11DA23A6" w16cid:durableId="2A08B22A"/>
  <w16cid:commentId w16cid:paraId="0D04CBD2" w16cid:durableId="2A08CA8B"/>
  <w16cid:commentId w16cid:paraId="6FD3F79F" w16cid:durableId="2A08B22B"/>
  <w16cid:commentId w16cid:paraId="513AFE6B" w16cid:durableId="2A08CA7C"/>
  <w16cid:commentId w16cid:paraId="30050C80" w16cid:durableId="2A08B22C"/>
  <w16cid:commentId w16cid:paraId="3E047373" w16cid:durableId="2A0F10F4"/>
  <w16cid:commentId w16cid:paraId="54FE8061" w16cid:durableId="2A08B22D"/>
  <w16cid:commentId w16cid:paraId="7431ED8F" w16cid:durableId="2A0F1106"/>
  <w16cid:commentId w16cid:paraId="36177D38" w16cid:durableId="2A08B22E"/>
  <w16cid:commentId w16cid:paraId="3E661ADD" w16cid:durableId="2A0F0956"/>
  <w16cid:commentId w16cid:paraId="37AF4DBA" w16cid:durableId="2A0F0C06"/>
  <w16cid:commentId w16cid:paraId="31F8F940" w16cid:durableId="2A08B22F"/>
  <w16cid:commentId w16cid:paraId="652011DF" w16cid:durableId="2A08CBF3"/>
  <w16cid:commentId w16cid:paraId="6972F41F" w16cid:durableId="2A08B230"/>
  <w16cid:commentId w16cid:paraId="51F2CD6A" w16cid:durableId="2A08B231"/>
  <w16cid:commentId w16cid:paraId="7BF3492C" w16cid:durableId="2A08B232"/>
  <w16cid:commentId w16cid:paraId="02D218AC" w16cid:durableId="2A08B233"/>
  <w16cid:commentId w16cid:paraId="72D60D33" w16cid:durableId="2A08B234"/>
  <w16cid:commentId w16cid:paraId="3F0C7709" w16cid:durableId="2A08B235"/>
  <w16cid:commentId w16cid:paraId="4957992E" w16cid:durableId="2A08CEA5"/>
  <w16cid:commentId w16cid:paraId="5D6E35CE" w16cid:durableId="2A08B236"/>
  <w16cid:commentId w16cid:paraId="15BE52A5" w16cid:durableId="2A08CEFD"/>
  <w16cid:commentId w16cid:paraId="062D1FE2" w16cid:durableId="2A08B237"/>
  <w16cid:commentId w16cid:paraId="08CEBD5D" w16cid:durableId="2A08B238"/>
  <w16cid:commentId w16cid:paraId="62B1D198" w16cid:durableId="2A08B239"/>
  <w16cid:commentId w16cid:paraId="1042B055" w16cid:durableId="2A08B23A"/>
  <w16cid:commentId w16cid:paraId="1D4F832B" w16cid:durableId="2A08B23B"/>
  <w16cid:commentId w16cid:paraId="783F10FA" w16cid:durableId="2A08B23C"/>
  <w16cid:commentId w16cid:paraId="543F845B" w16cid:durableId="2A08B23D"/>
  <w16cid:commentId w16cid:paraId="77F98C2D" w16cid:durableId="2A08B23E"/>
  <w16cid:commentId w16cid:paraId="039848A5" w16cid:durableId="2A08D20C"/>
  <w16cid:commentId w16cid:paraId="5FD6F486" w16cid:durableId="2A08D279"/>
  <w16cid:commentId w16cid:paraId="75A4DC3D" w16cid:durableId="2A08B23F"/>
  <w16cid:commentId w16cid:paraId="1C14A6DE" w16cid:durableId="2A0F11C5"/>
  <w16cid:commentId w16cid:paraId="437634D6" w16cid:durableId="2A08B240"/>
  <w16cid:commentId w16cid:paraId="73BE3BC4" w16cid:durableId="2A08B241"/>
  <w16cid:commentId w16cid:paraId="7E427102" w16cid:durableId="2A08B242"/>
  <w16cid:commentId w16cid:paraId="552D2975" w16cid:durableId="2A08B243"/>
  <w16cid:commentId w16cid:paraId="4D0893E9" w16cid:durableId="2A08D69D"/>
  <w16cid:commentId w16cid:paraId="1BB89A59" w16cid:durableId="2A08B244"/>
  <w16cid:commentId w16cid:paraId="45290EB1" w16cid:durableId="2A08B245"/>
  <w16cid:commentId w16cid:paraId="756AC84A" w16cid:durableId="2A08B246"/>
  <w16cid:commentId w16cid:paraId="30ABD98A" w16cid:durableId="2A08B247"/>
  <w16cid:commentId w16cid:paraId="36E9FC27" w16cid:durableId="2A08B248"/>
  <w16cid:commentId w16cid:paraId="07B5B4D7" w16cid:durableId="2A08B249"/>
  <w16cid:commentId w16cid:paraId="1D8C3C11" w16cid:durableId="2A08B24A"/>
  <w16cid:commentId w16cid:paraId="547A7387" w16cid:durableId="2A0A087B"/>
  <w16cid:commentId w16cid:paraId="0ADE6EC3" w16cid:durableId="2A08B24B"/>
  <w16cid:commentId w16cid:paraId="2225D8AF" w16cid:durableId="2A0A0999"/>
  <w16cid:commentId w16cid:paraId="1CE99D7E" w16cid:durableId="2A08B24C"/>
  <w16cid:commentId w16cid:paraId="16F6695F" w16cid:durableId="2A10144E"/>
  <w16cid:commentId w16cid:paraId="24122170" w16cid:durableId="2A08B24D"/>
  <w16cid:commentId w16cid:paraId="0077DCFC" w16cid:durableId="2A0A0D46"/>
  <w16cid:commentId w16cid:paraId="19CD91BE" w16cid:durableId="2A08B24E"/>
  <w16cid:commentId w16cid:paraId="71FA83C6" w16cid:durableId="2A0A0BA1"/>
  <w16cid:commentId w16cid:paraId="0A235A03" w16cid:durableId="2A08B24F"/>
  <w16cid:commentId w16cid:paraId="25941545" w16cid:durableId="2A08B250"/>
  <w16cid:commentId w16cid:paraId="3A2CE5F2" w16cid:durableId="2A08B251"/>
  <w16cid:commentId w16cid:paraId="7CEE2C5A" w16cid:durableId="2A1017F3"/>
  <w16cid:commentId w16cid:paraId="5A5D2100" w16cid:durableId="2A08B252"/>
  <w16cid:commentId w16cid:paraId="55C42F71" w16cid:durableId="2A08B253"/>
  <w16cid:commentId w16cid:paraId="111A5621" w16cid:durableId="2A0A0F42"/>
  <w16cid:commentId w16cid:paraId="743534F7" w16cid:durableId="2A08B254"/>
  <w16cid:commentId w16cid:paraId="6EC30F57" w16cid:durableId="2A101915"/>
  <w16cid:commentId w16cid:paraId="11033606" w16cid:durableId="2A08B255"/>
  <w16cid:commentId w16cid:paraId="71E46F23" w16cid:durableId="2A08B256"/>
  <w16cid:commentId w16cid:paraId="275A200E" w16cid:durableId="2A10292F"/>
  <w16cid:commentId w16cid:paraId="43E49F11" w16cid:durableId="2A08B257"/>
  <w16cid:commentId w16cid:paraId="5B7CC2B2" w16cid:durableId="2A102A85"/>
  <w16cid:commentId w16cid:paraId="25538028" w16cid:durableId="2A08B2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A1F67" w14:textId="77777777" w:rsidR="00C27C0D" w:rsidRDefault="00C27C0D" w:rsidP="00027AF6">
      <w:r>
        <w:separator/>
      </w:r>
    </w:p>
  </w:endnote>
  <w:endnote w:type="continuationSeparator" w:id="0">
    <w:p w14:paraId="2C025FEF" w14:textId="77777777" w:rsidR="00C27C0D" w:rsidRDefault="00C27C0D"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C169C8" w:rsidRDefault="00C169C8" w:rsidP="00027AF6">
    <w:pPr>
      <w:pStyle w:val="a4"/>
    </w:pPr>
  </w:p>
  <w:p w14:paraId="2959CC5E" w14:textId="77777777" w:rsidR="00C169C8" w:rsidRDefault="00C169C8" w:rsidP="00027AF6">
    <w:pPr>
      <w:pStyle w:val="a4"/>
    </w:pPr>
  </w:p>
  <w:p w14:paraId="7501FF8C" w14:textId="60816EEA" w:rsidR="00C169C8" w:rsidRDefault="00C169C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C169C8" w:rsidRDefault="00C169C8" w:rsidP="005B4E17">
                            <w:pPr>
                              <w:pStyle w:val="a8"/>
                              <w:jc w:val="center"/>
                              <w:rPr>
                                <w:sz w:val="18"/>
                              </w:rPr>
                            </w:pPr>
                            <w:r>
                              <w:rPr>
                                <w:sz w:val="18"/>
                              </w:rPr>
                              <w:t>Изм.</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C169C8" w:rsidRDefault="00C169C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C169C8" w:rsidRDefault="00C169C8" w:rsidP="005B4E17">
                            <w:pPr>
                              <w:pStyle w:val="a8"/>
                              <w:jc w:val="center"/>
                              <w:rPr>
                                <w:sz w:val="18"/>
                              </w:rPr>
                            </w:pPr>
                            <w:r>
                              <w:rPr>
                                <w:sz w:val="18"/>
                              </w:rPr>
                              <w:t>№ докум.</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C169C8" w:rsidRDefault="00C169C8" w:rsidP="005B4E1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C169C8" w:rsidRDefault="00C169C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C169C8" w:rsidRDefault="00C169C8" w:rsidP="005B4E17">
                      <w:pPr>
                        <w:pStyle w:val="a8"/>
                        <w:jc w:val="center"/>
                        <w:rPr>
                          <w:sz w:val="18"/>
                        </w:rPr>
                      </w:pPr>
                      <w:r>
                        <w:rPr>
                          <w:sz w:val="18"/>
                        </w:rPr>
                        <w:t>Изм.</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C169C8" w:rsidRDefault="00C169C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C169C8" w:rsidRDefault="00C169C8" w:rsidP="005B4E17">
                      <w:pPr>
                        <w:pStyle w:val="a8"/>
                        <w:jc w:val="center"/>
                        <w:rPr>
                          <w:sz w:val="18"/>
                        </w:rPr>
                      </w:pPr>
                      <w:r>
                        <w:rPr>
                          <w:sz w:val="18"/>
                        </w:rPr>
                        <w:t>№ докум.</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C169C8" w:rsidRDefault="00C169C8" w:rsidP="005B4E17">
                      <w:pPr>
                        <w:pStyle w:val="a8"/>
                        <w:jc w:val="center"/>
                        <w:rPr>
                          <w:sz w:val="18"/>
                        </w:rPr>
                      </w:pPr>
                      <w:r>
                        <w:rPr>
                          <w:sz w:val="18"/>
                        </w:rPr>
                        <w:t>Подпись</w:t>
                      </w:r>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C169C8" w:rsidRDefault="00C169C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A2581F" w:rsidRDefault="00A2581F" w:rsidP="00A2581F">
    <w:pPr>
      <w:pStyle w:val="a6"/>
      <w:ind w:firstLine="0"/>
    </w:pPr>
  </w:p>
  <w:p w14:paraId="2BA4DDA7" w14:textId="77777777" w:rsidR="00A2581F" w:rsidRDefault="00A258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6DBA1" w14:textId="77777777" w:rsidR="00C27C0D" w:rsidRDefault="00C27C0D" w:rsidP="00027AF6">
      <w:r>
        <w:separator/>
      </w:r>
    </w:p>
  </w:footnote>
  <w:footnote w:type="continuationSeparator" w:id="0">
    <w:p w14:paraId="6DF01FBC" w14:textId="77777777" w:rsidR="00C27C0D" w:rsidRDefault="00C27C0D"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C4130F" w:rsidRDefault="00C4130F">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A2581F" w:rsidRDefault="00A2581F" w:rsidP="00A2581F">
                            <w:pPr>
                              <w:pStyle w:val="a8"/>
                              <w:jc w:val="center"/>
                              <w:rPr>
                                <w:sz w:val="18"/>
                              </w:rPr>
                            </w:pPr>
                            <w:r>
                              <w:rPr>
                                <w:sz w:val="18"/>
                              </w:rPr>
                              <w:t>Изм.</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A2581F" w:rsidRDefault="00A2581F" w:rsidP="00A2581F">
                            <w:pPr>
                              <w:pStyle w:val="a8"/>
                              <w:jc w:val="center"/>
                              <w:rPr>
                                <w:sz w:val="18"/>
                              </w:rPr>
                            </w:pPr>
                            <w:r>
                              <w:rPr>
                                <w:sz w:val="18"/>
                              </w:rPr>
                              <w:t>№ докум.</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A2581F" w:rsidRDefault="00A2581F" w:rsidP="00A2581F">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A2581F" w:rsidRDefault="00A2581F"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A2581F" w:rsidRPr="00A76969" w:rsidRDefault="00A2581F"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A2581F" w:rsidRDefault="00A2581F" w:rsidP="00A2581F">
                              <w:pPr>
                                <w:pStyle w:val="a8"/>
                                <w:rPr>
                                  <w:sz w:val="18"/>
                                </w:rPr>
                              </w:pPr>
                              <w:r>
                                <w:rPr>
                                  <w:sz w:val="18"/>
                                </w:rPr>
                                <w:t xml:space="preserve"> Разраб.</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A2581F" w:rsidRPr="009F6A82" w:rsidRDefault="00F62CF2" w:rsidP="00A2581F">
                              <w:pPr>
                                <w:pStyle w:val="a8"/>
                                <w:rPr>
                                  <w:sz w:val="18"/>
                                  <w:lang w:val="ru-RU"/>
                                </w:rPr>
                              </w:pPr>
                              <w:r>
                                <w:rPr>
                                  <w:spacing w:val="-2"/>
                                  <w:sz w:val="16"/>
                                  <w:szCs w:val="18"/>
                                  <w:lang w:val="ru-RU"/>
                                </w:rPr>
                                <w:t>Голосуев Д</w:t>
                              </w:r>
                              <w:r w:rsidR="00A2581F">
                                <w:rPr>
                                  <w:spacing w:val="-2"/>
                                  <w:sz w:val="16"/>
                                  <w:szCs w:val="18"/>
                                  <w:lang w:val="ru-RU"/>
                                </w:rPr>
                                <w:t>.</w:t>
                              </w:r>
                              <w:r>
                                <w:rPr>
                                  <w:spacing w:val="-2"/>
                                  <w:sz w:val="16"/>
                                  <w:szCs w:val="18"/>
                                  <w:lang w:val="ru-RU"/>
                                </w:rPr>
                                <w:t>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A2581F" w:rsidRDefault="00A2581F" w:rsidP="00A2581F">
                              <w:pPr>
                                <w:pStyle w:val="a8"/>
                                <w:rPr>
                                  <w:sz w:val="18"/>
                                </w:rPr>
                              </w:pPr>
                              <w:r>
                                <w:rPr>
                                  <w:sz w:val="18"/>
                                </w:rPr>
                                <w:t xml:space="preserve"> Провер.</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A2581F" w:rsidRPr="00A2719F" w:rsidRDefault="00A2581F"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A2581F" w:rsidRPr="0086219D" w:rsidRDefault="00A2581F"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A2581F" w:rsidRDefault="00A2581F" w:rsidP="00A2581F">
                            <w:pPr>
                              <w:pStyle w:val="a8"/>
                              <w:jc w:val="center"/>
                              <w:rPr>
                                <w:sz w:val="18"/>
                              </w:rPr>
                            </w:pPr>
                            <w:r>
                              <w:rPr>
                                <w:sz w:val="18"/>
                              </w:rPr>
                              <w:t>Лит.</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A2581F" w:rsidRDefault="00A2581F"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5F761F43" w:rsidR="00A2581F" w:rsidRPr="00F62CF2" w:rsidRDefault="00F62CF2" w:rsidP="00A2581F">
                            <w:pPr>
                              <w:pStyle w:val="a8"/>
                              <w:jc w:val="center"/>
                              <w:rPr>
                                <w:sz w:val="18"/>
                                <w:lang w:val="ru-RU"/>
                              </w:rPr>
                            </w:pPr>
                            <w:r>
                              <w:rPr>
                                <w:sz w:val="18"/>
                                <w:lang w:val="en-US"/>
                              </w:rPr>
                              <w:t>???</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A2581F" w:rsidRDefault="00A2581F" w:rsidP="00A2581F">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A2581F" w:rsidRDefault="00A2581F"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A2581F" w:rsidRDefault="00A2581F" w:rsidP="00A2581F">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A2581F" w:rsidRDefault="00A2581F" w:rsidP="00A2581F">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A2581F" w:rsidRDefault="00A2581F"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A2581F" w:rsidRDefault="00A2581F"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A2581F" w:rsidRPr="00A76969" w:rsidRDefault="00A2581F"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A2581F" w:rsidRDefault="00A2581F" w:rsidP="00A2581F">
                        <w:pPr>
                          <w:pStyle w:val="a8"/>
                          <w:rPr>
                            <w:sz w:val="18"/>
                          </w:rPr>
                        </w:pPr>
                        <w:r>
                          <w:rPr>
                            <w:sz w:val="18"/>
                          </w:rPr>
                          <w:t xml:space="preserve"> 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A2581F" w:rsidRPr="009F6A82" w:rsidRDefault="00F62CF2" w:rsidP="00A2581F">
                        <w:pPr>
                          <w:pStyle w:val="a8"/>
                          <w:rPr>
                            <w:sz w:val="18"/>
                            <w:lang w:val="ru-RU"/>
                          </w:rPr>
                        </w:pPr>
                        <w:r>
                          <w:rPr>
                            <w:spacing w:val="-2"/>
                            <w:sz w:val="16"/>
                            <w:szCs w:val="18"/>
                            <w:lang w:val="ru-RU"/>
                          </w:rPr>
                          <w:t>Голосуев Д</w:t>
                        </w:r>
                        <w:r w:rsidR="00A2581F">
                          <w:rPr>
                            <w:spacing w:val="-2"/>
                            <w:sz w:val="16"/>
                            <w:szCs w:val="18"/>
                            <w:lang w:val="ru-RU"/>
                          </w:rPr>
                          <w:t>.</w:t>
                        </w:r>
                        <w:r>
                          <w:rPr>
                            <w:spacing w:val="-2"/>
                            <w:sz w:val="16"/>
                            <w:szCs w:val="18"/>
                            <w:lang w:val="ru-RU"/>
                          </w:rPr>
                          <w:t>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A2581F" w:rsidRDefault="00A2581F" w:rsidP="00A2581F">
                        <w:pPr>
                          <w:pStyle w:val="a8"/>
                          <w:rPr>
                            <w:sz w:val="18"/>
                          </w:rPr>
                        </w:pPr>
                        <w:r>
                          <w:rPr>
                            <w:sz w:val="18"/>
                          </w:rPr>
                          <w:t xml:space="preserve"> 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A2581F" w:rsidRPr="00A2719F" w:rsidRDefault="00A2581F"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A2581F" w:rsidRPr="0086219D" w:rsidRDefault="00A2581F"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A2581F" w:rsidRDefault="00A2581F" w:rsidP="00A2581F">
                      <w:pPr>
                        <w:pStyle w:val="a8"/>
                        <w:jc w:val="center"/>
                        <w:rPr>
                          <w:sz w:val="18"/>
                        </w:rPr>
                      </w:pPr>
                      <w:r>
                        <w:rPr>
                          <w:sz w:val="18"/>
                        </w:rPr>
                        <w:t>Лит.</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A2581F" w:rsidRDefault="00A2581F"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5F761F43" w:rsidR="00A2581F" w:rsidRPr="00F62CF2" w:rsidRDefault="00F62CF2" w:rsidP="00A2581F">
                      <w:pPr>
                        <w:pStyle w:val="a8"/>
                        <w:jc w:val="center"/>
                        <w:rPr>
                          <w:sz w:val="18"/>
                          <w:lang w:val="ru-RU"/>
                        </w:rPr>
                      </w:pPr>
                      <w:r>
                        <w:rPr>
                          <w:sz w:val="18"/>
                          <w:lang w:val="en-US"/>
                        </w:rPr>
                        <w:t>???</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501E"/>
    <w:rsid w:val="002952DE"/>
    <w:rsid w:val="00296E2D"/>
    <w:rsid w:val="002974AA"/>
    <w:rsid w:val="00297A10"/>
    <w:rsid w:val="00297D57"/>
    <w:rsid w:val="002A066F"/>
    <w:rsid w:val="002A2298"/>
    <w:rsid w:val="002A2955"/>
    <w:rsid w:val="002A2A7A"/>
    <w:rsid w:val="002A2C3B"/>
    <w:rsid w:val="002A454D"/>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669"/>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0D39"/>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42CC"/>
    <w:rsid w:val="003E69DD"/>
    <w:rsid w:val="003F1DE0"/>
    <w:rsid w:val="003F31B2"/>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0025"/>
    <w:rsid w:val="00513371"/>
    <w:rsid w:val="00513863"/>
    <w:rsid w:val="00513C68"/>
    <w:rsid w:val="0051474F"/>
    <w:rsid w:val="00514E90"/>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579"/>
    <w:rsid w:val="00806EB3"/>
    <w:rsid w:val="008102C7"/>
    <w:rsid w:val="00813B61"/>
    <w:rsid w:val="00813D46"/>
    <w:rsid w:val="00814C6B"/>
    <w:rsid w:val="0081563F"/>
    <w:rsid w:val="00815B8B"/>
    <w:rsid w:val="008167C0"/>
    <w:rsid w:val="0081775E"/>
    <w:rsid w:val="00817A5D"/>
    <w:rsid w:val="008224D7"/>
    <w:rsid w:val="00822A3A"/>
    <w:rsid w:val="008250E2"/>
    <w:rsid w:val="00825D15"/>
    <w:rsid w:val="00827FA2"/>
    <w:rsid w:val="008304D6"/>
    <w:rsid w:val="00831BAA"/>
    <w:rsid w:val="008320CB"/>
    <w:rsid w:val="008332E9"/>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23EE"/>
    <w:rsid w:val="0087424C"/>
    <w:rsid w:val="00875440"/>
    <w:rsid w:val="0087611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AC8"/>
    <w:rsid w:val="00932911"/>
    <w:rsid w:val="009331BF"/>
    <w:rsid w:val="00934D17"/>
    <w:rsid w:val="00936492"/>
    <w:rsid w:val="0093719C"/>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2234"/>
    <w:rsid w:val="00A6400B"/>
    <w:rsid w:val="00A64728"/>
    <w:rsid w:val="00A649B6"/>
    <w:rsid w:val="00A64A0A"/>
    <w:rsid w:val="00A652BB"/>
    <w:rsid w:val="00A704B9"/>
    <w:rsid w:val="00A71B3E"/>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275B"/>
    <w:rsid w:val="00B43646"/>
    <w:rsid w:val="00B44F72"/>
    <w:rsid w:val="00B4787A"/>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12F"/>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Change w:id="0" w:author="Автор">
        <w:pPr>
          <w:shd w:val="clear" w:color="auto" w:fill="FFFFFF"/>
          <w:spacing w:after="100" w:line="360" w:lineRule="auto"/>
          <w:ind w:firstLine="709"/>
          <w:jc w:val="both"/>
          <w:textAlignment w:val="baseline"/>
        </w:pPr>
      </w:pPrChange>
    </w:pPr>
    <w:rPr>
      <w:rPrChange w:id="0" w:author="Автор">
        <w:rPr>
          <w:color w:val="000000"/>
          <w:sz w:val="28"/>
          <w:szCs w:val="28"/>
          <w:lang w:val="ru-RU" w:eastAsia="ru-RU" w:bidi="ar-SA"/>
        </w:rPr>
      </w:rPrChange>
    </w:rPr>
  </w:style>
  <w:style w:type="paragraph" w:styleId="21">
    <w:name w:val="toc 2"/>
    <w:basedOn w:val="a0"/>
    <w:next w:val="a0"/>
    <w:autoRedefine/>
    <w:uiPriority w:val="39"/>
    <w:unhideWhenUsed/>
    <w:rsid w:val="008837BC"/>
    <w:pPr>
      <w:tabs>
        <w:tab w:val="right" w:leader="dot" w:pos="9345"/>
      </w:tabs>
      <w:ind w:firstLine="0"/>
      <w:pPrChange w:id="1" w:author="Автор">
        <w:pPr>
          <w:shd w:val="clear" w:color="auto" w:fill="FFFFFF"/>
          <w:spacing w:after="100" w:line="360" w:lineRule="auto"/>
          <w:ind w:left="280" w:firstLine="709"/>
          <w:jc w:val="both"/>
          <w:textAlignment w:val="baseline"/>
        </w:pPr>
      </w:pPrChange>
    </w:pPr>
    <w:rPr>
      <w:rPrChange w:id="1" w:author="Автор">
        <w:rPr>
          <w:color w:val="000000"/>
          <w:sz w:val="28"/>
          <w:szCs w:val="28"/>
          <w:lang w:val="ru-RU" w:eastAsia="ru-RU" w:bidi="ar-SA"/>
        </w:rPr>
      </w:rPrChange>
    </w:r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cntd.ru/document/573230583"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E69CD-6F69-4349-8296-AAD265A0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15520</Words>
  <Characters>88468</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2024-06-09T10:53:00Z</dcterms:modified>
</cp:coreProperties>
</file>