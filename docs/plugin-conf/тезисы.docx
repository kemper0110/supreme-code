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B1AE" w14:textId="34B73219" w:rsidR="00831B43" w:rsidDel="005B07B5" w:rsidRDefault="00000000">
      <w:pPr>
        <w:ind w:firstLine="0"/>
        <w:jc w:val="right"/>
        <w:rPr>
          <w:del w:id="0" w:author="Fine Danil" w:date="2026-03-27T19:36:00Z" w16du:dateUtc="2026-03-27T16:36:00Z"/>
          <w:rFonts w:ascii="Times New Roman" w:hAnsi="Times New Roman" w:cs="Times New Roman"/>
          <w:sz w:val="24"/>
          <w:szCs w:val="24"/>
        </w:rPr>
      </w:pPr>
      <w:del w:id="1" w:author="Fine Danil" w:date="2026-03-27T19:36:00Z" w16du:dateUtc="2026-03-27T16:36:00Z">
        <w:r w:rsidDel="005B07B5">
          <w:rPr>
            <w:rFonts w:ascii="Times New Roman" w:hAnsi="Times New Roman" w:cs="Times New Roman"/>
            <w:sz w:val="24"/>
            <w:szCs w:val="24"/>
          </w:rPr>
          <w:delText>Приложение 5</w:delText>
        </w:r>
      </w:del>
    </w:p>
    <w:p w14:paraId="34F0FE42" w14:textId="55B909BD" w:rsidR="00831B43" w:rsidDel="005B07B5" w:rsidRDefault="00000000">
      <w:pPr>
        <w:ind w:firstLine="0"/>
        <w:jc w:val="center"/>
        <w:rPr>
          <w:del w:id="2" w:author="Fine Danil" w:date="2026-03-27T19:36:00Z" w16du:dateUtc="2026-03-27T16:36:00Z"/>
          <w:rFonts w:ascii="Times New Roman" w:hAnsi="Times New Roman" w:cs="Times New Roman"/>
          <w:i/>
          <w:sz w:val="24"/>
          <w:szCs w:val="24"/>
          <w:u w:val="single"/>
        </w:rPr>
      </w:pPr>
      <w:del w:id="3" w:author="Fine Danil" w:date="2026-03-27T19:36:00Z" w16du:dateUtc="2026-03-27T16:36:00Z">
        <w:r w:rsidDel="005B07B5">
          <w:rPr>
            <w:rFonts w:ascii="Times New Roman" w:hAnsi="Times New Roman" w:cs="Times New Roman"/>
            <w:i/>
            <w:sz w:val="24"/>
            <w:szCs w:val="24"/>
            <w:u w:val="single"/>
          </w:rPr>
          <w:delText>ШАБЛОН ОФОРМЛЕНИЯ ТЕЗИСОВ</w:delText>
        </w:r>
      </w:del>
    </w:p>
    <w:p w14:paraId="1C56FD9A" w14:textId="36B76B81" w:rsidR="00831B43" w:rsidDel="005B07B5" w:rsidRDefault="00831B43">
      <w:pPr>
        <w:ind w:firstLine="0"/>
        <w:rPr>
          <w:del w:id="4" w:author="Fine Danil" w:date="2026-03-27T19:36:00Z" w16du:dateUtc="2026-03-27T16:36:00Z"/>
          <w:rFonts w:ascii="Times New Roman" w:hAnsi="Times New Roman" w:cs="Times New Roman"/>
          <w:sz w:val="24"/>
          <w:szCs w:val="24"/>
        </w:rPr>
      </w:pPr>
    </w:p>
    <w:p w14:paraId="504BB2F8" w14:textId="73C36B29" w:rsidR="00831B43" w:rsidDel="005B07B5" w:rsidRDefault="00000000">
      <w:pPr>
        <w:ind w:firstLine="0"/>
        <w:rPr>
          <w:del w:id="5" w:author="Fine Danil" w:date="2026-03-27T19:36:00Z" w16du:dateUtc="2026-03-27T16:36:00Z"/>
          <w:rFonts w:ascii="Times New Roman" w:hAnsi="Times New Roman" w:cs="Times New Roman"/>
          <w:sz w:val="24"/>
          <w:szCs w:val="24"/>
        </w:rPr>
      </w:pPr>
      <w:del w:id="6" w:author="Fine Danil" w:date="2026-03-27T19:36:00Z" w16du:dateUtc="2026-03-27T16:36:00Z">
        <w:r w:rsidDel="005B07B5">
          <w:rPr>
            <w:rFonts w:ascii="Times New Roman" w:hAnsi="Times New Roman" w:cs="Times New Roman"/>
            <w:sz w:val="24"/>
            <w:szCs w:val="24"/>
          </w:rPr>
          <w:delText>УДК</w:delText>
        </w:r>
      </w:del>
    </w:p>
    <w:p w14:paraId="031DAC83" w14:textId="40D721FE" w:rsidR="00831B43" w:rsidDel="005B07B5" w:rsidRDefault="00000000">
      <w:pPr>
        <w:ind w:firstLine="0"/>
        <w:rPr>
          <w:del w:id="7" w:author="Fine Danil" w:date="2026-03-27T19:36:00Z" w16du:dateUtc="2026-03-27T16:36:00Z"/>
          <w:rFonts w:ascii="Times New Roman" w:hAnsi="Times New Roman" w:cs="Times New Roman"/>
          <w:spacing w:val="-4"/>
          <w:sz w:val="24"/>
          <w:szCs w:val="24"/>
        </w:rPr>
      </w:pPr>
      <w:del w:id="8" w:author="Fine Danil" w:date="2026-03-27T19:36:00Z" w16du:dateUtc="2026-03-27T16:36:00Z">
        <w:r w:rsidDel="005B07B5">
          <w:rPr>
            <w:rFonts w:ascii="Times New Roman" w:hAnsi="Times New Roman" w:cs="Times New Roman"/>
            <w:b/>
            <w:spacing w:val="-4"/>
            <w:sz w:val="24"/>
            <w:szCs w:val="24"/>
          </w:rPr>
          <w:delText>Название тезиса</w:delText>
        </w:r>
        <w:r w:rsidDel="005B07B5">
          <w:rPr>
            <w:rFonts w:ascii="Times New Roman" w:hAnsi="Times New Roman" w:cs="Times New Roman"/>
            <w:spacing w:val="-4"/>
            <w:sz w:val="24"/>
            <w:szCs w:val="24"/>
          </w:rPr>
          <w:delText xml:space="preserve"> (шрифт TNR, полужирный, выравнивание по центру, точка в конце не ставится)</w:delText>
        </w:r>
      </w:del>
    </w:p>
    <w:p w14:paraId="246FDDF5" w14:textId="3D1562E1" w:rsidR="00831B43" w:rsidDel="005B07B5" w:rsidRDefault="00000000">
      <w:pPr>
        <w:ind w:firstLine="0"/>
        <w:rPr>
          <w:del w:id="9" w:author="Fine Danil" w:date="2026-03-27T19:36:00Z" w16du:dateUtc="2026-03-27T16:36:00Z"/>
          <w:rFonts w:ascii="Times New Roman" w:hAnsi="Times New Roman" w:cs="Times New Roman"/>
          <w:sz w:val="24"/>
          <w:szCs w:val="24"/>
        </w:rPr>
      </w:pPr>
      <w:del w:id="10" w:author="Fine Danil" w:date="2026-03-27T19:36:00Z" w16du:dateUtc="2026-03-27T16:36:00Z">
        <w:r w:rsidDel="005B07B5">
          <w:rPr>
            <w:rFonts w:ascii="Times New Roman" w:hAnsi="Times New Roman" w:cs="Times New Roman"/>
            <w:b/>
            <w:sz w:val="24"/>
            <w:szCs w:val="24"/>
          </w:rPr>
          <w:delText>Фамилия И.О.</w:delText>
        </w:r>
        <w:r w:rsidDel="005B07B5">
          <w:rPr>
            <w:rFonts w:ascii="Times New Roman" w:hAnsi="Times New Roman" w:cs="Times New Roman"/>
            <w:sz w:val="24"/>
            <w:szCs w:val="24"/>
          </w:rPr>
          <w:delText xml:space="preserve"> авторов (шрифт TNR, полужирный, выравнивание по центру)</w:delText>
        </w:r>
      </w:del>
    </w:p>
    <w:p w14:paraId="72A2B49A" w14:textId="41951FFD" w:rsidR="00831B43" w:rsidDel="005B07B5" w:rsidRDefault="00000000">
      <w:pPr>
        <w:ind w:firstLine="0"/>
        <w:rPr>
          <w:del w:id="11" w:author="Fine Danil" w:date="2026-03-27T19:36:00Z" w16du:dateUtc="2026-03-27T16:36:00Z"/>
          <w:rFonts w:ascii="Times New Roman" w:hAnsi="Times New Roman" w:cs="Times New Roman"/>
          <w:sz w:val="24"/>
          <w:szCs w:val="24"/>
        </w:rPr>
      </w:pPr>
      <w:del w:id="12" w:author="Fine Danil" w:date="2026-03-27T19:36:00Z" w16du:dateUtc="2026-03-27T16:36:00Z">
        <w:r w:rsidDel="005B07B5">
          <w:rPr>
            <w:rFonts w:ascii="Times New Roman" w:hAnsi="Times New Roman" w:cs="Times New Roman"/>
            <w:sz w:val="24"/>
            <w:szCs w:val="24"/>
          </w:rPr>
          <w:delText>Название вуза или организации, наименование месторасположения (шрифт TNR, кегль 12, шрифт курсив)</w:delText>
        </w:r>
      </w:del>
    </w:p>
    <w:p w14:paraId="66F77C6B" w14:textId="3AF534AE" w:rsidR="00831B43" w:rsidDel="005B07B5" w:rsidRDefault="00831B43">
      <w:pPr>
        <w:ind w:firstLine="0"/>
        <w:rPr>
          <w:del w:id="13" w:author="Fine Danil" w:date="2026-03-27T19:36:00Z" w16du:dateUtc="2026-03-27T16:36:00Z"/>
          <w:rFonts w:ascii="Times New Roman" w:hAnsi="Times New Roman" w:cs="Times New Roman"/>
          <w:sz w:val="24"/>
          <w:szCs w:val="24"/>
        </w:rPr>
      </w:pPr>
    </w:p>
    <w:p w14:paraId="3F6CF41B" w14:textId="3155332C" w:rsidR="00831B43" w:rsidDel="005B07B5" w:rsidRDefault="00000000">
      <w:pPr>
        <w:ind w:firstLine="0"/>
        <w:rPr>
          <w:del w:id="14" w:author="Fine Danil" w:date="2026-03-27T19:36:00Z" w16du:dateUtc="2026-03-27T16:36:00Z"/>
          <w:rFonts w:ascii="Times New Roman" w:hAnsi="Times New Roman" w:cs="Times New Roman"/>
          <w:sz w:val="24"/>
          <w:szCs w:val="24"/>
        </w:rPr>
      </w:pPr>
      <w:del w:id="15" w:author="Fine Danil" w:date="2026-03-27T19:36:00Z" w16du:dateUtc="2026-03-27T16:36:00Z">
        <w:r w:rsidDel="005B07B5">
          <w:rPr>
            <w:rFonts w:ascii="Times New Roman" w:hAnsi="Times New Roman" w:cs="Times New Roman"/>
            <w:sz w:val="24"/>
            <w:szCs w:val="24"/>
          </w:rPr>
          <w:delText xml:space="preserve">Текст тезиса (объем не должен превышать 1–1,5 страниц формата А4 (400–600 слов); шрифт TNR, кегль – 12; все поля – 2 см; межстрочный интервал 1,15; красная строка 1,25 см, выравнивание по ширине). </w:delText>
        </w:r>
      </w:del>
    </w:p>
    <w:p w14:paraId="51DD847A" w14:textId="7B2526F6" w:rsidR="00831B43" w:rsidDel="005B07B5" w:rsidRDefault="00000000">
      <w:pPr>
        <w:ind w:firstLine="0"/>
        <w:rPr>
          <w:del w:id="16" w:author="Fine Danil" w:date="2026-03-27T19:35:00Z" w16du:dateUtc="2026-03-27T16:35:00Z"/>
          <w:rFonts w:ascii="Times New Roman" w:hAnsi="Times New Roman" w:cs="Times New Roman"/>
          <w:spacing w:val="-6"/>
          <w:sz w:val="24"/>
          <w:szCs w:val="24"/>
        </w:rPr>
      </w:pPr>
      <w:del w:id="17" w:author="Fine Danil" w:date="2026-03-27T19:35:00Z" w16du:dateUtc="2026-03-27T16:35:00Z">
        <w:r w:rsidDel="005B07B5">
          <w:rPr>
            <w:rFonts w:ascii="Times New Roman" w:hAnsi="Times New Roman" w:cs="Times New Roman"/>
            <w:spacing w:val="-6"/>
            <w:sz w:val="24"/>
            <w:szCs w:val="24"/>
          </w:rPr>
          <w:delText>Список литературы (указывается не более 2 источников, с обязательными ссылками по тексту).</w:delText>
        </w:r>
      </w:del>
    </w:p>
    <w:p w14:paraId="3A301FE7" w14:textId="5BAB41C0" w:rsidR="00831B43" w:rsidDel="005B07B5" w:rsidRDefault="00000000">
      <w:pPr>
        <w:ind w:firstLine="0"/>
        <w:rPr>
          <w:del w:id="18" w:author="Fine Danil" w:date="2026-03-27T19:35:00Z" w16du:dateUtc="2026-03-27T16:35:00Z"/>
          <w:rFonts w:ascii="Times New Roman" w:hAnsi="Times New Roman" w:cs="Times New Roman"/>
          <w:sz w:val="24"/>
          <w:szCs w:val="24"/>
        </w:rPr>
      </w:pPr>
      <w:del w:id="19" w:author="Fine Danil" w:date="2026-03-27T19:35:00Z" w16du:dateUtc="2026-03-27T16:35:00Z">
        <w:r w:rsidDel="005B07B5">
          <w:rPr>
            <w:rFonts w:ascii="Times New Roman" w:hAnsi="Times New Roman" w:cs="Times New Roman"/>
            <w:sz w:val="24"/>
            <w:szCs w:val="24"/>
          </w:rPr>
          <w:delText xml:space="preserve">1. </w:delText>
        </w:r>
      </w:del>
    </w:p>
    <w:p w14:paraId="6344A3C1" w14:textId="0D71E87D" w:rsidR="00831B43" w:rsidDel="005B07B5" w:rsidRDefault="00000000">
      <w:pPr>
        <w:ind w:firstLine="0"/>
        <w:rPr>
          <w:del w:id="20" w:author="Fine Danil" w:date="2026-03-27T19:35:00Z" w16du:dateUtc="2026-03-27T16:35:00Z"/>
          <w:rFonts w:ascii="Times New Roman" w:hAnsi="Times New Roman" w:cs="Times New Roman"/>
          <w:sz w:val="24"/>
          <w:szCs w:val="24"/>
        </w:rPr>
      </w:pPr>
      <w:del w:id="21" w:author="Fine Danil" w:date="2026-03-27T19:35:00Z" w16du:dateUtc="2026-03-27T16:35:00Z">
        <w:r w:rsidDel="005B07B5">
          <w:rPr>
            <w:rFonts w:ascii="Times New Roman" w:hAnsi="Times New Roman" w:cs="Times New Roman"/>
            <w:sz w:val="24"/>
            <w:szCs w:val="24"/>
          </w:rPr>
          <w:delText xml:space="preserve">2. </w:delText>
        </w:r>
      </w:del>
    </w:p>
    <w:p w14:paraId="5B4AFDDA" w14:textId="602342EF" w:rsidR="00831B43" w:rsidDel="005B07B5" w:rsidRDefault="00000000">
      <w:pPr>
        <w:ind w:firstLine="0"/>
        <w:rPr>
          <w:del w:id="22" w:author="Fine Danil" w:date="2026-03-27T19:35:00Z" w16du:dateUtc="2026-03-27T16:35:00Z"/>
          <w:rFonts w:ascii="Times New Roman" w:hAnsi="Times New Roman" w:cs="Times New Roman"/>
          <w:sz w:val="24"/>
          <w:szCs w:val="24"/>
        </w:rPr>
      </w:pPr>
      <w:del w:id="23" w:author="Fine Danil" w:date="2026-03-27T19:35:00Z" w16du:dateUtc="2026-03-27T16:35:00Z">
        <w:r w:rsidDel="005B07B5">
          <w:rPr>
            <w:rFonts w:ascii="Times New Roman" w:hAnsi="Times New Roman" w:cs="Times New Roman"/>
            <w:sz w:val="24"/>
            <w:szCs w:val="24"/>
          </w:rPr>
          <w:delText>Тезис можно предоставлять без списка литературы.</w:delText>
        </w:r>
      </w:del>
    </w:p>
    <w:p w14:paraId="66F96CC2" w14:textId="6BF2C057" w:rsidR="00831B43" w:rsidDel="005B07B5" w:rsidRDefault="00831B43">
      <w:pPr>
        <w:ind w:firstLine="0"/>
        <w:rPr>
          <w:del w:id="24" w:author="Fine Danil" w:date="2026-03-27T19:36:00Z" w16du:dateUtc="2026-03-27T16:36:00Z"/>
          <w:rFonts w:ascii="Times New Roman" w:hAnsi="Times New Roman" w:cs="Times New Roman"/>
          <w:sz w:val="24"/>
          <w:szCs w:val="24"/>
        </w:rPr>
      </w:pPr>
    </w:p>
    <w:p w14:paraId="09CE4325" w14:textId="09A083EA" w:rsidR="00831B43" w:rsidDel="005B07B5" w:rsidRDefault="00000000">
      <w:pPr>
        <w:ind w:firstLine="0"/>
        <w:rPr>
          <w:del w:id="25" w:author="Fine Danil" w:date="2026-03-27T19:36:00Z" w16du:dateUtc="2026-03-27T16:36:00Z"/>
          <w:rFonts w:ascii="Times New Roman" w:hAnsi="Times New Roman" w:cs="Times New Roman"/>
          <w:b/>
          <w:sz w:val="24"/>
          <w:szCs w:val="24"/>
        </w:rPr>
      </w:pPr>
      <w:del w:id="26" w:author="Fine Danil" w:date="2026-03-27T19:36:00Z" w16du:dateUtc="2026-03-27T16:36:00Z">
        <w:r w:rsidDel="005B07B5">
          <w:rPr>
            <w:rFonts w:ascii="Times New Roman" w:hAnsi="Times New Roman" w:cs="Times New Roman"/>
            <w:b/>
            <w:sz w:val="24"/>
            <w:szCs w:val="24"/>
          </w:rPr>
          <w:delText>НАПРИМЕР</w:delText>
        </w:r>
      </w:del>
    </w:p>
    <w:p w14:paraId="48F28ECC" w14:textId="119EA0F1" w:rsidR="00831B43" w:rsidDel="005B07B5" w:rsidRDefault="00831B43">
      <w:pPr>
        <w:ind w:firstLine="0"/>
        <w:rPr>
          <w:del w:id="27" w:author="Fine Danil" w:date="2026-03-27T19:36:00Z" w16du:dateUtc="2026-03-27T16:36:00Z"/>
          <w:rFonts w:ascii="Times New Roman" w:hAnsi="Times New Roman" w:cs="Times New Roman"/>
          <w:sz w:val="24"/>
          <w:szCs w:val="24"/>
        </w:rPr>
      </w:pPr>
    </w:p>
    <w:p w14:paraId="1C5D1655" w14:textId="281A84AA" w:rsidR="00831B43" w:rsidRDefault="00000000">
      <w:pPr>
        <w:widowControl/>
        <w:spacing w:line="276" w:lineRule="auto"/>
        <w:ind w:firstLine="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УДК </w:t>
      </w:r>
      <w:ins w:id="28" w:author="Fine Danil" w:date="2026-03-27T19:33:00Z" w16du:dateUtc="2026-03-27T16:33:00Z">
        <w:r w:rsidR="005B07B5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004</w:t>
        </w:r>
      </w:ins>
      <w:del w:id="29" w:author="Fine Danil" w:date="2026-03-27T19:33:00Z" w16du:dateUtc="2026-03-27T16:33:00Z">
        <w:r w:rsidDel="005B07B5">
          <w:rPr>
            <w:rFonts w:ascii="Times New Roman" w:eastAsia="Calibri" w:hAnsi="Times New Roman" w:cs="Times New Roman"/>
            <w:sz w:val="24"/>
            <w:szCs w:val="24"/>
            <w:lang w:eastAsia="en-US"/>
          </w:rPr>
          <w:delText>331</w:delText>
        </w:r>
      </w:del>
      <w:r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  <w:ins w:id="30" w:author="Fine Danil" w:date="2026-03-27T19:33:00Z" w16du:dateUtc="2026-03-27T16:33:00Z">
        <w:r w:rsidR="005B07B5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4</w:t>
        </w:r>
      </w:ins>
      <w:del w:id="31" w:author="Fine Danil" w:date="2026-03-27T19:33:00Z" w16du:dateUtc="2026-03-27T16:33:00Z">
        <w:r w:rsidDel="005B07B5">
          <w:rPr>
            <w:rFonts w:ascii="Times New Roman" w:eastAsia="Calibri" w:hAnsi="Times New Roman" w:cs="Times New Roman"/>
            <w:sz w:val="24"/>
            <w:szCs w:val="24"/>
            <w:lang w:eastAsia="en-US"/>
          </w:rPr>
          <w:delText>108</w:delText>
        </w:r>
      </w:del>
    </w:p>
    <w:p w14:paraId="692DF21F" w14:textId="77777777" w:rsidR="0033231D" w:rsidRDefault="0033231D">
      <w:pPr>
        <w:widowControl/>
        <w:spacing w:line="276" w:lineRule="auto"/>
        <w:ind w:firstLine="0"/>
        <w:jc w:val="center"/>
        <w:rPr>
          <w:ins w:id="32" w:author="Fine Danil" w:date="2026-03-27T19:31:00Z" w16du:dateUtc="2026-03-27T16:31:00Z"/>
          <w:rFonts w:ascii="Times New Roman" w:eastAsia="Calibri" w:hAnsi="Times New Roman" w:cs="Times New Roman"/>
          <w:b/>
          <w:bCs/>
          <w:sz w:val="24"/>
          <w:szCs w:val="24"/>
          <w:lang w:eastAsia="en-US"/>
        </w:rPr>
      </w:pPr>
      <w:proofErr w:type="spellStart"/>
      <w:ins w:id="33" w:author="Fine Danil" w:date="2026-03-27T19:30:00Z" w16du:dateUtc="2026-03-27T16:30:00Z">
        <w:r w:rsidRPr="0033231D"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t>Плагинная</w:t>
        </w:r>
        <w:proofErr w:type="spellEnd"/>
        <w:r w:rsidRPr="0033231D"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t xml:space="preserve"> архитектура для поддержки дополнительных </w:t>
        </w:r>
      </w:ins>
    </w:p>
    <w:p w14:paraId="3A2E75C6" w14:textId="5B29AF10" w:rsidR="00831B43" w:rsidDel="0033231D" w:rsidRDefault="0033231D">
      <w:pPr>
        <w:widowControl/>
        <w:spacing w:line="276" w:lineRule="auto"/>
        <w:ind w:firstLine="709"/>
        <w:jc w:val="center"/>
        <w:rPr>
          <w:del w:id="34" w:author="Fine Danil" w:date="2026-03-27T19:30:00Z" w16du:dateUtc="2026-03-27T16:30:00Z"/>
          <w:rFonts w:ascii="Times New Roman" w:eastAsia="Calibri" w:hAnsi="Times New Roman" w:cs="Times New Roman"/>
          <w:b/>
          <w:bCs/>
          <w:sz w:val="24"/>
          <w:szCs w:val="24"/>
          <w:lang w:eastAsia="en-US"/>
        </w:rPr>
      </w:pPr>
      <w:ins w:id="35" w:author="Fine Danil" w:date="2026-03-27T19:30:00Z" w16du:dateUtc="2026-03-27T16:30:00Z">
        <w:r w:rsidRPr="0033231D"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t>языков программирования в образовательной платформе</w:t>
        </w:r>
      </w:ins>
      <w:del w:id="36" w:author="Fine Danil" w:date="2026-03-27T19:30:00Z" w16du:dateUtc="2026-03-27T16:30:00Z">
        <w:r w:rsidR="00000000" w:rsidDel="0033231D"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delText xml:space="preserve">Формирование и развитие человеческого капитала предприятия: </w:delText>
        </w:r>
        <w:r w:rsidR="00000000" w:rsidDel="0033231D"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br/>
          <w:delText>фундаментальная роль образования</w:delText>
        </w:r>
      </w:del>
    </w:p>
    <w:p w14:paraId="02816FAB" w14:textId="77777777" w:rsidR="0033231D" w:rsidRDefault="0033231D">
      <w:pPr>
        <w:widowControl/>
        <w:spacing w:line="276" w:lineRule="auto"/>
        <w:ind w:firstLine="0"/>
        <w:jc w:val="center"/>
        <w:rPr>
          <w:ins w:id="37" w:author="Fine Danil" w:date="2026-03-27T19:30:00Z" w16du:dateUtc="2026-03-27T16:30:00Z"/>
          <w:rFonts w:ascii="Times New Roman" w:eastAsia="Calibri" w:hAnsi="Times New Roman" w:cs="Times New Roman"/>
          <w:b/>
          <w:bCs/>
          <w:caps/>
          <w:sz w:val="24"/>
          <w:szCs w:val="24"/>
          <w:lang w:eastAsia="en-US"/>
        </w:rPr>
      </w:pPr>
    </w:p>
    <w:p w14:paraId="2368FDEE" w14:textId="7766AA0F" w:rsidR="00831B43" w:rsidRDefault="005B07B5">
      <w:pPr>
        <w:widowControl/>
        <w:spacing w:line="276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4"/>
          <w:szCs w:val="24"/>
          <w:vertAlign w:val="superscript"/>
          <w:lang w:eastAsia="en-US"/>
        </w:rPr>
      </w:pPr>
      <w:proofErr w:type="spellStart"/>
      <w:ins w:id="38" w:author="Fine Danil" w:date="2026-03-27T19:31:00Z" w16du:dateUtc="2026-03-27T16:31:00Z">
        <w:r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t>Голосуев</w:t>
        </w:r>
        <w:proofErr w:type="spellEnd"/>
        <w:r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t xml:space="preserve"> </w:t>
        </w:r>
      </w:ins>
      <w:del w:id="39" w:author="Fine Danil" w:date="2026-03-27T19:31:00Z" w16du:dateUtc="2026-03-27T16:31:00Z">
        <w:r w:rsidR="00000000" w:rsidDel="005B07B5"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delText xml:space="preserve">Иванов </w:delText>
        </w:r>
      </w:del>
      <w:ins w:id="40" w:author="Fine Danil" w:date="2026-03-27T19:31:00Z" w16du:dateUtc="2026-03-27T16:31:00Z">
        <w:r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t>Д</w:t>
        </w:r>
      </w:ins>
      <w:del w:id="41" w:author="Fine Danil" w:date="2026-03-27T19:31:00Z" w16du:dateUtc="2026-03-27T16:31:00Z">
        <w:r w:rsidR="00000000" w:rsidDel="005B07B5"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delText>М</w:delText>
        </w:r>
      </w:del>
      <w:r w:rsidR="00000000"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  <w:t xml:space="preserve">. </w:t>
      </w:r>
      <w:ins w:id="42" w:author="Fine Danil" w:date="2026-03-27T19:31:00Z" w16du:dateUtc="2026-03-27T16:31:00Z">
        <w:r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t>В</w:t>
        </w:r>
      </w:ins>
      <w:del w:id="43" w:author="Fine Danil" w:date="2026-03-27T19:31:00Z" w16du:dateUtc="2026-03-27T16:31:00Z">
        <w:r w:rsidR="00000000" w:rsidDel="005B07B5"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delText>Б</w:delText>
        </w:r>
      </w:del>
      <w:r w:rsidR="00000000"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  <w:t>.</w:t>
      </w:r>
      <w:del w:id="44" w:author="Fine Danil" w:date="2026-03-27T19:32:00Z" w16du:dateUtc="2026-03-27T16:32:00Z">
        <w:r w:rsidR="00000000" w:rsidDel="005B07B5">
          <w:rPr>
            <w:rFonts w:ascii="Times New Roman" w:eastAsia="Calibri" w:hAnsi="Times New Roman" w:cs="Times New Roman"/>
            <w:b/>
            <w:bCs/>
            <w:sz w:val="24"/>
            <w:szCs w:val="24"/>
            <w:vertAlign w:val="superscript"/>
            <w:lang w:eastAsia="en-US"/>
          </w:rPr>
          <w:delText>1</w:delText>
        </w:r>
      </w:del>
      <w:r w:rsidR="00000000"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  <w:t xml:space="preserve">, </w:t>
      </w:r>
      <w:del w:id="45" w:author="Fine Danil" w:date="2026-03-27T19:32:00Z" w16du:dateUtc="2026-03-27T16:32:00Z">
        <w:r w:rsidR="00000000" w:rsidDel="005B07B5"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delText xml:space="preserve">Петров </w:delText>
        </w:r>
      </w:del>
      <w:ins w:id="46" w:author="Fine Danil" w:date="2026-03-27T19:32:00Z" w16du:dateUtc="2026-03-27T16:32:00Z">
        <w:r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t xml:space="preserve">Долгов </w:t>
        </w:r>
      </w:ins>
      <w:del w:id="47" w:author="Fine Danil" w:date="2026-03-27T19:32:00Z" w16du:dateUtc="2026-03-27T16:32:00Z">
        <w:r w:rsidR="00000000" w:rsidDel="005B07B5"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delText>Е</w:delText>
        </w:r>
      </w:del>
      <w:ins w:id="48" w:author="Fine Danil" w:date="2026-03-27T19:32:00Z" w16du:dateUtc="2026-03-27T16:32:00Z">
        <w:r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t>В</w:t>
        </w:r>
      </w:ins>
      <w:r w:rsidR="00000000"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  <w:t xml:space="preserve">. </w:t>
      </w:r>
      <w:del w:id="49" w:author="Fine Danil" w:date="2026-03-27T19:32:00Z" w16du:dateUtc="2026-03-27T16:32:00Z">
        <w:r w:rsidR="00000000" w:rsidDel="005B07B5"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delText>А</w:delText>
        </w:r>
      </w:del>
      <w:ins w:id="50" w:author="Fine Danil" w:date="2026-03-27T19:32:00Z" w16du:dateUtc="2026-03-27T16:32:00Z">
        <w:r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t>В</w:t>
        </w:r>
      </w:ins>
      <w:r w:rsidR="00000000"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  <w:t>.</w:t>
      </w:r>
      <w:del w:id="51" w:author="Fine Danil" w:date="2026-03-27T19:32:00Z" w16du:dateUtc="2026-03-27T16:32:00Z">
        <w:r w:rsidR="00000000" w:rsidDel="005B07B5">
          <w:rPr>
            <w:rFonts w:ascii="Times New Roman" w:eastAsia="Calibri" w:hAnsi="Times New Roman" w:cs="Times New Roman"/>
            <w:b/>
            <w:bCs/>
            <w:sz w:val="24"/>
            <w:szCs w:val="24"/>
            <w:vertAlign w:val="superscript"/>
            <w:lang w:eastAsia="en-US"/>
          </w:rPr>
          <w:delText>1</w:delText>
        </w:r>
        <w:r w:rsidR="00000000" w:rsidDel="005B07B5">
          <w:rPr>
            <w:rFonts w:ascii="Times New Roman" w:eastAsia="Calibri" w:hAnsi="Times New Roman" w:cs="Times New Roman"/>
            <w:b/>
            <w:bCs/>
            <w:sz w:val="24"/>
            <w:szCs w:val="24"/>
            <w:lang w:eastAsia="en-US"/>
          </w:rPr>
          <w:delText>,</w:delText>
        </w:r>
        <w:r w:rsidR="00000000" w:rsidDel="005B07B5">
          <w:rPr>
            <w:rFonts w:ascii="Times New Roman" w:eastAsia="Calibri" w:hAnsi="Times New Roman" w:cs="Times New Roman"/>
            <w:i/>
            <w:iCs/>
            <w:sz w:val="24"/>
            <w:szCs w:val="24"/>
            <w:lang w:eastAsia="en-US"/>
          </w:rPr>
          <w:delText xml:space="preserve"> </w:delText>
        </w:r>
        <w:r w:rsidR="00000000" w:rsidDel="005B07B5">
          <w:rPr>
            <w:rFonts w:ascii="Times New Roman" w:eastAsia="Calibri" w:hAnsi="Times New Roman" w:cs="Times New Roman"/>
            <w:b/>
            <w:iCs/>
            <w:sz w:val="24"/>
            <w:szCs w:val="24"/>
            <w:lang w:eastAsia="en-US"/>
          </w:rPr>
          <w:delText>Сидорова О. А.</w:delText>
        </w:r>
        <w:r w:rsidR="00000000" w:rsidDel="005B07B5">
          <w:rPr>
            <w:rFonts w:ascii="Times New Roman" w:eastAsia="Calibri" w:hAnsi="Times New Roman" w:cs="Times New Roman"/>
            <w:b/>
            <w:iCs/>
            <w:sz w:val="24"/>
            <w:szCs w:val="24"/>
            <w:vertAlign w:val="superscript"/>
            <w:lang w:eastAsia="en-US"/>
          </w:rPr>
          <w:delText>2</w:delText>
        </w:r>
      </w:del>
    </w:p>
    <w:p w14:paraId="0DE25481" w14:textId="23253D5E" w:rsidR="00831B43" w:rsidRDefault="00000000">
      <w:pPr>
        <w:widowControl/>
        <w:spacing w:line="276" w:lineRule="auto"/>
        <w:ind w:firstLine="709"/>
        <w:jc w:val="center"/>
        <w:rPr>
          <w:rFonts w:ascii="Times New Roman" w:eastAsia="Calibri" w:hAnsi="Times New Roman" w:cs="Times New Roman"/>
          <w:i/>
          <w:iCs/>
          <w:sz w:val="24"/>
          <w:szCs w:val="24"/>
          <w:lang w:eastAsia="en-US"/>
        </w:rPr>
      </w:pPr>
      <w:del w:id="52" w:author="Fine Danil" w:date="2026-03-27T19:33:00Z" w16du:dateUtc="2026-03-27T16:33:00Z">
        <w:r w:rsidDel="005B07B5">
          <w:rPr>
            <w:rFonts w:ascii="Times New Roman" w:eastAsia="Calibri" w:hAnsi="Times New Roman" w:cs="Times New Roman"/>
            <w:i/>
            <w:iCs/>
            <w:sz w:val="24"/>
            <w:szCs w:val="24"/>
            <w:vertAlign w:val="superscript"/>
            <w:lang w:eastAsia="en-US"/>
          </w:rPr>
          <w:delText>1</w:delText>
        </w:r>
      </w:del>
      <w:r>
        <w:rPr>
          <w:rFonts w:ascii="Times New Roman" w:eastAsia="Calibri" w:hAnsi="Times New Roman" w:cs="Times New Roman"/>
          <w:i/>
          <w:iCs/>
          <w:sz w:val="24"/>
          <w:szCs w:val="24"/>
          <w:lang w:eastAsia="en-US"/>
        </w:rPr>
        <w:t xml:space="preserve">Донской государственный технический университет, г. </w:t>
      </w:r>
      <w:proofErr w:type="spellStart"/>
      <w:r>
        <w:rPr>
          <w:rFonts w:ascii="Times New Roman" w:eastAsia="Calibri" w:hAnsi="Times New Roman" w:cs="Times New Roman"/>
          <w:i/>
          <w:iCs/>
          <w:sz w:val="24"/>
          <w:szCs w:val="24"/>
          <w:lang w:eastAsia="en-US"/>
        </w:rPr>
        <w:t>Ростов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eastAsia="en-US"/>
        </w:rPr>
        <w:t>-на-Дону</w:t>
      </w:r>
    </w:p>
    <w:p w14:paraId="3ED07F74" w14:textId="66B4F357" w:rsidR="00831B43" w:rsidDel="005B07B5" w:rsidRDefault="00000000">
      <w:pPr>
        <w:widowControl/>
        <w:spacing w:line="276" w:lineRule="auto"/>
        <w:ind w:firstLine="709"/>
        <w:jc w:val="center"/>
        <w:rPr>
          <w:del w:id="53" w:author="Fine Danil" w:date="2026-03-27T19:33:00Z" w16du:dateUtc="2026-03-27T16:33:00Z"/>
          <w:rFonts w:ascii="Times New Roman" w:eastAsia="Calibri" w:hAnsi="Times New Roman" w:cs="Times New Roman"/>
          <w:i/>
          <w:iCs/>
          <w:sz w:val="24"/>
          <w:szCs w:val="24"/>
          <w:lang w:eastAsia="en-US"/>
        </w:rPr>
      </w:pPr>
      <w:del w:id="54" w:author="Fine Danil" w:date="2026-03-27T19:33:00Z" w16du:dateUtc="2026-03-27T16:33:00Z">
        <w:r w:rsidDel="005B07B5">
          <w:rPr>
            <w:rFonts w:ascii="Times New Roman" w:eastAsia="Calibri" w:hAnsi="Times New Roman" w:cs="Times New Roman"/>
            <w:i/>
            <w:iCs/>
            <w:sz w:val="24"/>
            <w:szCs w:val="24"/>
            <w:vertAlign w:val="superscript"/>
            <w:lang w:eastAsia="en-US"/>
          </w:rPr>
          <w:delText>2</w:delText>
        </w:r>
        <w:r w:rsidDel="005B07B5">
          <w:rPr>
            <w:rFonts w:ascii="Times New Roman" w:eastAsia="Calibri" w:hAnsi="Times New Roman" w:cs="Times New Roman"/>
            <w:i/>
            <w:iCs/>
            <w:sz w:val="24"/>
            <w:szCs w:val="24"/>
            <w:lang w:eastAsia="en-US"/>
          </w:rPr>
          <w:delText>Московский государственный университет им. М.В. Ломоносова, г. Москва</w:delText>
        </w:r>
      </w:del>
    </w:p>
    <w:p w14:paraId="5FB64D85" w14:textId="77777777" w:rsidR="00831B43" w:rsidRDefault="00831B43">
      <w:pPr>
        <w:widowControl/>
        <w:spacing w:line="276" w:lineRule="auto"/>
        <w:ind w:firstLine="709"/>
        <w:jc w:val="left"/>
        <w:rPr>
          <w:rFonts w:ascii="Times New Roman" w:eastAsia="Calibri" w:hAnsi="Times New Roman" w:cs="Times New Roman"/>
          <w:i/>
          <w:iCs/>
          <w:sz w:val="24"/>
          <w:szCs w:val="24"/>
          <w:lang w:eastAsia="en-US"/>
        </w:rPr>
      </w:pPr>
    </w:p>
    <w:p w14:paraId="6FC8D2FC" w14:textId="268504D6" w:rsidR="00831B43" w:rsidDel="00347100" w:rsidRDefault="00000000">
      <w:pPr>
        <w:widowControl/>
        <w:spacing w:line="288" w:lineRule="auto"/>
        <w:ind w:firstLine="709"/>
        <w:rPr>
          <w:del w:id="55" w:author="Fine Danil" w:date="2026-03-27T19:40:00Z" w16du:dateUtc="2026-03-27T16:40:00Z"/>
          <w:rFonts w:ascii="Times New Roman" w:eastAsia="Calibri" w:hAnsi="Times New Roman" w:cs="Times New Roman"/>
          <w:sz w:val="24"/>
          <w:szCs w:val="24"/>
          <w:lang w:eastAsia="en-US"/>
        </w:rPr>
      </w:pPr>
      <w:del w:id="56" w:author="Fine Danil" w:date="2026-03-27T19:40:00Z" w16du:dateUtc="2026-03-27T16:40:00Z">
        <w:r w:rsidDel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delText>В современных условиях смены этапов научно-технологического развития неизбежна трансформация промышленных систем. Это приводит к необходимости трансформации современной системы подготовки кадров для реального сектора экономики [1]. На решение этих проблем направлен поиск новых организационных форм, позволяющих образованию и реальному сектору экономики адаптироваться к динамике изменяющейся внешней среды….</w:delText>
        </w:r>
      </w:del>
    </w:p>
    <w:p w14:paraId="7D64DEF9" w14:textId="0EE6A06A" w:rsidR="00347100" w:rsidRPr="00347100" w:rsidRDefault="00000000" w:rsidP="00347100">
      <w:pPr>
        <w:widowControl/>
        <w:spacing w:line="288" w:lineRule="auto"/>
        <w:ind w:firstLine="709"/>
        <w:rPr>
          <w:ins w:id="57" w:author="Fine Danil" w:date="2026-03-27T19:40:00Z" w16du:dateUtc="2026-03-27T16:40:00Z"/>
          <w:rFonts w:ascii="Times New Roman" w:eastAsia="Calibri" w:hAnsi="Times New Roman" w:cs="Times New Roman"/>
          <w:sz w:val="24"/>
          <w:szCs w:val="24"/>
          <w:lang w:eastAsia="en-US"/>
        </w:rPr>
      </w:pPr>
      <w:del w:id="58" w:author="Fine Danil" w:date="2026-03-27T19:40:00Z" w16du:dateUtc="2026-03-27T16:40:00Z">
        <w:r w:rsidDel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delText xml:space="preserve">Цель работы состоит в обосновании экосистемного подхода </w:delText>
        </w:r>
      </w:del>
      <w:ins w:id="59" w:author="Fine Danil" w:date="2026-03-27T19:40:00Z" w16du:dateUtc="2026-03-27T16:40:00Z">
        <w:r w:rsidR="00347100"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Работа посвящена решению прикладной задачи расширяемости образовательной платформы для решения алгоритмических задач, аналогичной системам </w:t>
        </w:r>
        <w:proofErr w:type="spellStart"/>
        <w:r w:rsidR="00347100"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LeetCode</w:t>
        </w:r>
        <w:proofErr w:type="spellEnd"/>
        <w:r w:rsidR="00347100"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, </w:t>
        </w:r>
        <w:proofErr w:type="spellStart"/>
        <w:r w:rsidR="00347100"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CodeWars</w:t>
        </w:r>
        <w:proofErr w:type="spellEnd"/>
        <w:r w:rsidR="00347100"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 и </w:t>
        </w:r>
        <w:proofErr w:type="spellStart"/>
        <w:r w:rsidR="00347100"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HackerRank</w:t>
        </w:r>
        <w:proofErr w:type="spellEnd"/>
        <w:r w:rsidR="00347100"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. Исходно система поддерживала ограниченный набор языков программирования, а добавление нового языка требовало модификации нескольких компонентов: фронтенда и двух бэкенд-сервисов. Такой подход создает высокую связанность и снижает масштабируемость системы.</w:t>
        </w:r>
      </w:ins>
    </w:p>
    <w:p w14:paraId="00E17488" w14:textId="1FA8F772" w:rsidR="00347100" w:rsidRPr="00347100" w:rsidRDefault="00347100" w:rsidP="00347100">
      <w:pPr>
        <w:widowControl/>
        <w:spacing w:line="288" w:lineRule="auto"/>
        <w:ind w:firstLine="709"/>
        <w:rPr>
          <w:ins w:id="60" w:author="Fine Danil" w:date="2026-03-27T19:40:00Z" w16du:dateUtc="2026-03-27T16:40:00Z"/>
          <w:rFonts w:ascii="Times New Roman" w:eastAsia="Calibri" w:hAnsi="Times New Roman" w:cs="Times New Roman"/>
          <w:sz w:val="24"/>
          <w:szCs w:val="24"/>
          <w:lang w:eastAsia="en-US"/>
        </w:rPr>
      </w:pPr>
      <w:ins w:id="61" w:author="Fine Danil" w:date="2026-03-27T19:40:00Z" w16du:dateUtc="2026-03-27T16:40:00Z"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Цель работы — обеспечить расширяемость платформы за счёт внедрения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плагинной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 архитектуры без изменения ядра системы.</w:t>
        </w:r>
      </w:ins>
    </w:p>
    <w:p w14:paraId="0BE4C988" w14:textId="76D7FEA4" w:rsidR="00347100" w:rsidRPr="00347100" w:rsidRDefault="00347100" w:rsidP="00347100">
      <w:pPr>
        <w:widowControl/>
        <w:spacing w:line="288" w:lineRule="auto"/>
        <w:ind w:firstLine="709"/>
        <w:rPr>
          <w:ins w:id="62" w:author="Fine Danil" w:date="2026-03-27T19:40:00Z" w16du:dateUtc="2026-03-27T16:40:00Z"/>
          <w:rFonts w:ascii="Times New Roman" w:eastAsia="Calibri" w:hAnsi="Times New Roman" w:cs="Times New Roman"/>
          <w:sz w:val="24"/>
          <w:szCs w:val="24"/>
          <w:lang w:eastAsia="en-US"/>
        </w:rPr>
      </w:pPr>
      <w:ins w:id="63" w:author="Fine Danil" w:date="2026-03-27T19:40:00Z" w16du:dateUtc="2026-03-27T16:40:00Z"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Для достижения цели решены следующие задачи: определены точки кастомизации системы; спроектирована архитектура языковых плагинов для клиентской и серверной частей; выбраны и реализованы механизмы динамической загрузки плагинов для Java и JavaScript.</w:t>
        </w:r>
      </w:ins>
    </w:p>
    <w:p w14:paraId="170EEF4F" w14:textId="04BFE75D" w:rsidR="00347100" w:rsidRPr="00347100" w:rsidRDefault="00347100" w:rsidP="00347100">
      <w:pPr>
        <w:widowControl/>
        <w:spacing w:line="288" w:lineRule="auto"/>
        <w:ind w:firstLine="709"/>
        <w:rPr>
          <w:ins w:id="64" w:author="Fine Danil" w:date="2026-03-27T19:40:00Z" w16du:dateUtc="2026-03-27T16:40:00Z"/>
          <w:rFonts w:ascii="Times New Roman" w:eastAsia="Calibri" w:hAnsi="Times New Roman" w:cs="Times New Roman"/>
          <w:sz w:val="24"/>
          <w:szCs w:val="24"/>
          <w:lang w:eastAsia="en-US"/>
        </w:rPr>
      </w:pPr>
      <w:ins w:id="65" w:author="Fine Danil" w:date="2026-03-27T19:40:00Z" w16du:dateUtc="2026-03-27T16:40:00Z"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Архитектура платформы включает следующие узлы: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Frontend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,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WebServer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,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Postgres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,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Kafka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,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MinIO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,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TestRunner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 и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Docker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 Engine. Взаимодействие компонентов организовано через API и брокер сообщений. Ключевым элементом является сервис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TestRunner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, выполняющий пользовательский код в изолированных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Docker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-контейнерах.</w:t>
        </w:r>
      </w:ins>
    </w:p>
    <w:p w14:paraId="0A8C4EAD" w14:textId="09B9C8B7" w:rsidR="00347100" w:rsidRPr="00347100" w:rsidRDefault="00347100" w:rsidP="00347100">
      <w:pPr>
        <w:widowControl/>
        <w:spacing w:line="288" w:lineRule="auto"/>
        <w:ind w:firstLine="709"/>
        <w:rPr>
          <w:ins w:id="66" w:author="Fine Danil" w:date="2026-03-27T19:40:00Z" w16du:dateUtc="2026-03-27T16:40:00Z"/>
          <w:rFonts w:ascii="Times New Roman" w:eastAsia="Calibri" w:hAnsi="Times New Roman" w:cs="Times New Roman"/>
          <w:sz w:val="24"/>
          <w:szCs w:val="24"/>
          <w:lang w:eastAsia="en-US"/>
        </w:rPr>
      </w:pPr>
      <w:proofErr w:type="spellStart"/>
      <w:ins w:id="67" w:author="Fine Danil" w:date="2026-03-27T19:40:00Z" w16du:dateUtc="2026-03-27T16:40:00Z"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Плагинизация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 реализована на двух уровнях. На стороне фронтенда используются динамически подключаемые JavaScript-модули, содержащие описание языка (синтаксис, автодополнение, визуальные элементы) и логику работы с задачей. Загрузка выполняется через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dynamic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import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 по указанному пути модуля.</w:t>
        </w:r>
      </w:ins>
    </w:p>
    <w:p w14:paraId="45E545B3" w14:textId="395E699D" w:rsidR="00347100" w:rsidRPr="00347100" w:rsidRDefault="00347100" w:rsidP="00347100">
      <w:pPr>
        <w:widowControl/>
        <w:spacing w:line="288" w:lineRule="auto"/>
        <w:ind w:firstLine="709"/>
        <w:rPr>
          <w:ins w:id="68" w:author="Fine Danil" w:date="2026-03-27T19:40:00Z" w16du:dateUtc="2026-03-27T16:40:00Z"/>
          <w:rFonts w:ascii="Times New Roman" w:eastAsia="Calibri" w:hAnsi="Times New Roman" w:cs="Times New Roman"/>
          <w:sz w:val="24"/>
          <w:szCs w:val="24"/>
          <w:lang w:eastAsia="en-US"/>
        </w:rPr>
      </w:pPr>
      <w:ins w:id="69" w:author="Fine Danil" w:date="2026-03-27T19:40:00Z" w16du:dateUtc="2026-03-27T16:40:00Z"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На стороне бэкенда применяется механизм Service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Provider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 Interface (SPI) языка Java. Каждый языковой плагин реализует контракт тестирования (интерфейс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LanguageTester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), инкапсулируя логику сборки, запуска контейнера, обработки результатов и интеграции с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TestRunner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. Плагины подключаются через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classpath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 и автоматически обнаруживаются с помощью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ServiceLoader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.</w:t>
        </w:r>
      </w:ins>
    </w:p>
    <w:p w14:paraId="7DBD2C2D" w14:textId="684449E5" w:rsidR="00347100" w:rsidRPr="00347100" w:rsidRDefault="00347100" w:rsidP="00347100">
      <w:pPr>
        <w:widowControl/>
        <w:spacing w:line="288" w:lineRule="auto"/>
        <w:ind w:firstLine="709"/>
        <w:rPr>
          <w:ins w:id="70" w:author="Fine Danil" w:date="2026-03-27T19:40:00Z" w16du:dateUtc="2026-03-27T16:40:00Z"/>
          <w:rFonts w:ascii="Times New Roman" w:eastAsia="Calibri" w:hAnsi="Times New Roman" w:cs="Times New Roman"/>
          <w:sz w:val="24"/>
          <w:szCs w:val="24"/>
          <w:lang w:eastAsia="en-US"/>
        </w:rPr>
      </w:pPr>
      <w:ins w:id="71" w:author="Fine Danil" w:date="2026-03-27T19:40:00Z" w16du:dateUtc="2026-03-27T16:40:00Z"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Предложенный подход устраняет необходимость изменения ядра системы при добавлении новых языков. Расширяемость достигается за счёт изоляции функциональности в независимые модули.</w:t>
        </w:r>
      </w:ins>
    </w:p>
    <w:p w14:paraId="1709BF06" w14:textId="7888CAB5" w:rsidR="00347100" w:rsidRPr="00347100" w:rsidRDefault="00347100" w:rsidP="00347100">
      <w:pPr>
        <w:widowControl/>
        <w:spacing w:line="288" w:lineRule="auto"/>
        <w:ind w:firstLine="709"/>
        <w:rPr>
          <w:ins w:id="72" w:author="Fine Danil" w:date="2026-03-27T19:40:00Z" w16du:dateUtc="2026-03-27T16:40:00Z"/>
          <w:rFonts w:ascii="Times New Roman" w:eastAsia="Calibri" w:hAnsi="Times New Roman" w:cs="Times New Roman"/>
          <w:sz w:val="24"/>
          <w:szCs w:val="24"/>
          <w:lang w:eastAsia="en-US"/>
        </w:rPr>
      </w:pPr>
      <w:ins w:id="73" w:author="Fine Danil" w:date="2026-03-27T19:40:00Z" w16du:dateUtc="2026-03-27T16:40:00Z"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Практическая значимость заключается в снижении трудозатрат на развитие платформы и повышении её гибкости. В дальнейшем планируется нагрузочное и функциональное тестирование архитектуры, а также расширение спектра поддерживаемых «языков», включая нестандартные форматы заданий, такие как ручное написание HTTP- и SQL-запросов.</w:t>
        </w:r>
      </w:ins>
    </w:p>
    <w:p w14:paraId="06530E6D" w14:textId="6BF2056B" w:rsidR="00831B43" w:rsidDel="00347100" w:rsidRDefault="00347100" w:rsidP="00347100">
      <w:pPr>
        <w:widowControl/>
        <w:spacing w:line="288" w:lineRule="auto"/>
        <w:ind w:firstLine="709"/>
        <w:rPr>
          <w:del w:id="74" w:author="Fine Danil" w:date="2026-03-27T19:40:00Z" w16du:dateUtc="2026-03-27T16:40:00Z"/>
          <w:rFonts w:ascii="Times New Roman" w:eastAsia="Calibri" w:hAnsi="Times New Roman" w:cs="Times New Roman"/>
          <w:sz w:val="24"/>
          <w:szCs w:val="24"/>
          <w:lang w:eastAsia="en-US"/>
        </w:rPr>
        <w:pPrChange w:id="75" w:author="Fine Danil" w:date="2026-03-27T19:40:00Z" w16du:dateUtc="2026-03-27T16:40:00Z">
          <w:pPr>
            <w:widowControl/>
            <w:spacing w:line="288" w:lineRule="auto"/>
            <w:ind w:firstLine="709"/>
          </w:pPr>
        </w:pPrChange>
      </w:pPr>
      <w:ins w:id="76" w:author="Fine Danil" w:date="2026-03-27T19:40:00Z" w16du:dateUtc="2026-03-27T16:40:00Z"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Вывод: </w:t>
        </w:r>
        <w:proofErr w:type="spellStart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>плагинная</w:t>
        </w:r>
        <w:proofErr w:type="spellEnd"/>
        <w:r w:rsidRPr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t xml:space="preserve"> архитектура является эффективным решением задачи расширяемости и применима к системам с динамически изменяемой функциональностью.</w:t>
        </w:r>
      </w:ins>
      <w:del w:id="77" w:author="Fine Danil" w:date="2026-03-27T19:40:00Z" w16du:dateUtc="2026-03-27T16:40:00Z">
        <w:r w:rsidR="00000000" w:rsidDel="00347100">
          <w:rPr>
            <w:rFonts w:ascii="Times New Roman" w:eastAsia="Calibri" w:hAnsi="Times New Roman" w:cs="Times New Roman"/>
            <w:sz w:val="24"/>
            <w:szCs w:val="24"/>
            <w:lang w:eastAsia="en-US"/>
          </w:rPr>
          <w:delText>к управлению взаимодействием предприятия с образовательными и иными организациями для обеспечения его необходимым человеческим капиталом…</w:delText>
        </w:r>
      </w:del>
    </w:p>
    <w:p w14:paraId="3B5D2F42" w14:textId="3729E7B8" w:rsidR="00831B43" w:rsidRDefault="00000000" w:rsidP="00347100">
      <w:pPr>
        <w:widowControl/>
        <w:spacing w:line="288" w:lineRule="auto"/>
        <w:ind w:firstLine="709"/>
        <w:rPr>
          <w:rFonts w:ascii="Times New Roman" w:eastAsia="Calibri" w:hAnsi="Times New Roman" w:cs="Times New Roman"/>
          <w:bCs/>
          <w:sz w:val="24"/>
          <w:szCs w:val="24"/>
          <w:lang w:eastAsia="en-US"/>
        </w:rPr>
      </w:pPr>
      <w:del w:id="78" w:author="Fine Danil" w:date="2026-03-27T19:40:00Z" w16du:dateUtc="2026-03-27T16:40:00Z">
        <w:r w:rsidDel="00347100">
          <w:rPr>
            <w:rFonts w:ascii="Times New Roman" w:eastAsia="Calibri" w:hAnsi="Times New Roman" w:cs="Times New Roman"/>
            <w:bCs/>
            <w:sz w:val="24"/>
            <w:szCs w:val="24"/>
            <w:lang w:eastAsia="en-US"/>
          </w:rPr>
          <w:delText xml:space="preserve">Роль профессионально-образовательной экосистемы в формировании человеческого капитала предприятия велика, ввиду участия разнородных субъектов (школ, колледжей, НИИ и др.) и включения самого предприятия в образовательный процесс. </w:delText>
        </w:r>
        <w:r w:rsidDel="00347100">
          <w:rPr>
            <w:rFonts w:ascii="Times New Roman" w:hAnsi="Times New Roman" w:cs="Times New Roman"/>
            <w:color w:val="000000"/>
            <w:sz w:val="24"/>
            <w:szCs w:val="24"/>
            <w:lang w:eastAsia="ru-RU"/>
          </w:rPr>
          <w:delText xml:space="preserve">Для образовательных организаций преимуществом участия в профессионально-образовательной экосистеме является обеспечение трудоустройства выпускников, а также установление тесной связи с предприятием для организации баз практики и генерации новых востребованных знаний и разработок. </w:delText>
        </w:r>
      </w:del>
    </w:p>
    <w:p w14:paraId="00EAD1A5" w14:textId="3E6964C1" w:rsidR="00831B43" w:rsidDel="005B07B5" w:rsidRDefault="00831B43">
      <w:pPr>
        <w:widowControl/>
        <w:spacing w:line="288" w:lineRule="auto"/>
        <w:ind w:firstLine="709"/>
        <w:rPr>
          <w:del w:id="79" w:author="Fine Danil" w:date="2026-03-27T19:35:00Z" w16du:dateUtc="2026-03-27T16:35:00Z"/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4B79522D" w14:textId="174981A9" w:rsidR="00831B43" w:rsidDel="005B07B5" w:rsidRDefault="00000000">
      <w:pPr>
        <w:widowControl/>
        <w:spacing w:line="288" w:lineRule="auto"/>
        <w:ind w:firstLine="709"/>
        <w:jc w:val="left"/>
        <w:rPr>
          <w:del w:id="80" w:author="Fine Danil" w:date="2026-03-27T19:35:00Z" w16du:dateUtc="2026-03-27T16:35:00Z"/>
          <w:rFonts w:ascii="Times New Roman" w:eastAsia="Calibri" w:hAnsi="Times New Roman" w:cs="Times New Roman"/>
          <w:b/>
          <w:sz w:val="24"/>
          <w:szCs w:val="24"/>
          <w:lang w:eastAsia="en-US"/>
        </w:rPr>
      </w:pPr>
      <w:del w:id="81" w:author="Fine Danil" w:date="2026-03-27T19:35:00Z" w16du:dateUtc="2026-03-27T16:35:00Z">
        <w:r w:rsidDel="005B07B5">
          <w:rPr>
            <w:rFonts w:ascii="Times New Roman" w:eastAsia="Calibri" w:hAnsi="Times New Roman" w:cs="Times New Roman"/>
            <w:b/>
            <w:sz w:val="24"/>
            <w:szCs w:val="24"/>
            <w:lang w:eastAsia="en-US"/>
          </w:rPr>
          <w:delText>Список литературы</w:delText>
        </w:r>
      </w:del>
    </w:p>
    <w:p w14:paraId="08525AC6" w14:textId="4473A39A" w:rsidR="00831B43" w:rsidDel="005B07B5" w:rsidRDefault="00000000">
      <w:pPr>
        <w:widowControl/>
        <w:numPr>
          <w:ilvl w:val="0"/>
          <w:numId w:val="5"/>
        </w:numPr>
        <w:tabs>
          <w:tab w:val="left" w:pos="0"/>
        </w:tabs>
        <w:spacing w:after="160" w:line="288" w:lineRule="auto"/>
        <w:ind w:left="0" w:firstLine="709"/>
        <w:contextualSpacing/>
        <w:jc w:val="left"/>
        <w:rPr>
          <w:del w:id="82" w:author="Fine Danil" w:date="2026-03-27T19:35:00Z" w16du:dateUtc="2026-03-27T16:35:00Z"/>
          <w:rFonts w:ascii="Times New Roman" w:eastAsia="Calibri" w:hAnsi="Times New Roman" w:cs="Times New Roman"/>
          <w:sz w:val="24"/>
          <w:szCs w:val="24"/>
          <w:lang w:eastAsia="en-US"/>
        </w:rPr>
      </w:pPr>
      <w:del w:id="83" w:author="Fine Danil" w:date="2026-03-27T19:35:00Z" w16du:dateUtc="2026-03-27T16:35:00Z">
        <w:r w:rsidDel="005B07B5">
          <w:rPr>
            <w:rFonts w:ascii="Times New Roman" w:eastAsia="Calibri" w:hAnsi="Times New Roman" w:cs="Times New Roman"/>
            <w:sz w:val="24"/>
            <w:szCs w:val="24"/>
            <w:lang w:eastAsia="en-US"/>
          </w:rPr>
          <w:delText xml:space="preserve">Антоненко Т.А., Асаева О.В., Тихонова Н.В. Кастомизированный подход к реализации образовательных программ при подготовке инженерных кадров. </w:delText>
        </w:r>
        <w:r w:rsidDel="005B07B5">
          <w:rPr>
            <w:rFonts w:ascii="Times New Roman" w:eastAsia="Calibri" w:hAnsi="Times New Roman" w:cs="Times New Roman"/>
            <w:i/>
            <w:sz w:val="24"/>
            <w:szCs w:val="24"/>
            <w:lang w:eastAsia="en-US"/>
          </w:rPr>
          <w:delText>Высшее образование в России</w:delText>
        </w:r>
        <w:r w:rsidDel="005B07B5">
          <w:rPr>
            <w:rFonts w:ascii="Times New Roman" w:eastAsia="Calibri" w:hAnsi="Times New Roman" w:cs="Times New Roman"/>
            <w:sz w:val="24"/>
            <w:szCs w:val="24"/>
            <w:lang w:eastAsia="en-US"/>
          </w:rPr>
          <w:delText xml:space="preserve">. 2020;29(5):144–156. </w:delText>
        </w:r>
      </w:del>
    </w:p>
    <w:p w14:paraId="5A711560" w14:textId="77777777" w:rsidR="00831B43" w:rsidRDefault="00831B43">
      <w:pPr>
        <w:widowControl/>
        <w:tabs>
          <w:tab w:val="left" w:pos="0"/>
        </w:tabs>
        <w:spacing w:after="160" w:line="288" w:lineRule="auto"/>
        <w:ind w:firstLine="0"/>
        <w:contextualSpacing/>
        <w:jc w:val="left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sectPr w:rsidR="00831B43">
      <w:footerReference w:type="default" r:id="rId7"/>
      <w:pgSz w:w="11906" w:h="16838"/>
      <w:pgMar w:top="1134" w:right="567" w:bottom="1134" w:left="1134" w:header="1134" w:footer="10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E2AE4" w14:textId="77777777" w:rsidR="003443F8" w:rsidRDefault="003443F8">
      <w:r>
        <w:separator/>
      </w:r>
    </w:p>
  </w:endnote>
  <w:endnote w:type="continuationSeparator" w:id="0">
    <w:p w14:paraId="10742203" w14:textId="77777777" w:rsidR="003443F8" w:rsidRDefault="00344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BE81A" w14:textId="77777777" w:rsidR="00831B43" w:rsidRDefault="00000000">
    <w:pPr>
      <w:pStyle w:val="afd"/>
      <w:ind w:firstLine="0"/>
    </w:pPr>
    <w:r>
      <w:rPr>
        <w:rFonts w:ascii="Times New Roman" w:hAnsi="Times New Roman" w:cs="Times New Roman"/>
        <w:sz w:val="16"/>
        <w:szCs w:val="16"/>
      </w:rPr>
      <w:t>О проведении всероссийской (национальной) научно-практической конференции «Актуальные проблемы науки и техники. 2026» – 10.2.3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C0806" w14:textId="77777777" w:rsidR="003443F8" w:rsidRDefault="003443F8">
      <w:r>
        <w:separator/>
      </w:r>
    </w:p>
  </w:footnote>
  <w:footnote w:type="continuationSeparator" w:id="0">
    <w:p w14:paraId="2EBB1A02" w14:textId="77777777" w:rsidR="003443F8" w:rsidRDefault="003443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0EC2"/>
    <w:multiLevelType w:val="multilevel"/>
    <w:tmpl w:val="DB46AF3C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42649"/>
    <w:multiLevelType w:val="multilevel"/>
    <w:tmpl w:val="481E194E"/>
    <w:lvl w:ilvl="0">
      <w:start w:val="1"/>
      <w:numFmt w:val="bullet"/>
      <w:suff w:val="space"/>
      <w:lvlText w:val=""/>
      <w:lvlJc w:val="left"/>
      <w:pPr>
        <w:ind w:left="2487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AC90A04"/>
    <w:multiLevelType w:val="multilevel"/>
    <w:tmpl w:val="D5A6CE74"/>
    <w:lvl w:ilvl="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0D7696"/>
    <w:multiLevelType w:val="multilevel"/>
    <w:tmpl w:val="8F42640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color w:val="0D0D0D" w:themeColor="text1" w:themeTint="F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6E4A32"/>
    <w:multiLevelType w:val="multilevel"/>
    <w:tmpl w:val="7CE00964"/>
    <w:lvl w:ilvl="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9571CF"/>
    <w:multiLevelType w:val="multilevel"/>
    <w:tmpl w:val="793C4E60"/>
    <w:lvl w:ilvl="0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7144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61451657">
    <w:abstractNumId w:val="2"/>
  </w:num>
  <w:num w:numId="3" w16cid:durableId="1381395416">
    <w:abstractNumId w:val="4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8534969">
    <w:abstractNumId w:val="1"/>
  </w:num>
  <w:num w:numId="5" w16cid:durableId="1074356198">
    <w:abstractNumId w:val="5"/>
  </w:num>
  <w:num w:numId="6" w16cid:durableId="37258236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ine Danil">
    <w15:presenceInfo w15:providerId="Windows Live" w15:userId="fa6d2395615a64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trackRevisions/>
  <w:documentProtection w:edit="trackedChanges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B43"/>
    <w:rsid w:val="0033231D"/>
    <w:rsid w:val="003443F8"/>
    <w:rsid w:val="00347100"/>
    <w:rsid w:val="005B07B5"/>
    <w:rsid w:val="00831B43"/>
    <w:rsid w:val="00C1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0AC11"/>
  <w15:docId w15:val="{96A22A92-C185-454B-A287-EE627E4A2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eastAsia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eastAsia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eastAsia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eastAsia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eastAsia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eastAsia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eastAsia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  <w:ind w:firstLine="720"/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9">
    <w:name w:val="Placeholder Text"/>
    <w:basedOn w:val="a0"/>
    <w:uiPriority w:val="99"/>
    <w:semiHidden/>
    <w:rPr>
      <w:color w:val="666666"/>
    </w:rPr>
  </w:style>
  <w:style w:type="paragraph" w:styleId="afa">
    <w:name w:val="TOC Heading"/>
    <w:uiPriority w:val="39"/>
    <w:unhideWhenUsed/>
  </w:style>
  <w:style w:type="paragraph" w:styleId="afb">
    <w:name w:val="table of figures"/>
    <w:basedOn w:val="a"/>
    <w:next w:val="a"/>
    <w:uiPriority w:val="99"/>
    <w:unhideWhenUsed/>
  </w:style>
  <w:style w:type="paragraph" w:customStyle="1" w:styleId="afc">
    <w:name w:val="Адресат"/>
    <w:basedOn w:val="a"/>
    <w:pPr>
      <w:widowControl/>
      <w:spacing w:before="120"/>
      <w:ind w:left="5670" w:firstLine="0"/>
      <w:jc w:val="center"/>
    </w:pPr>
    <w:rPr>
      <w:rFonts w:ascii="Times New Roman" w:hAnsi="Times New Roman" w:cs="Times New Roman"/>
      <w:sz w:val="28"/>
      <w:lang w:eastAsia="ru-RU"/>
    </w:rPr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Pr>
      <w:rFonts w:ascii="Arial" w:eastAsia="Times New Roman" w:hAnsi="Arial" w:cs="Arial"/>
      <w:sz w:val="20"/>
      <w:szCs w:val="20"/>
      <w:lang w:eastAsia="ar-SA"/>
    </w:rPr>
  </w:style>
  <w:style w:type="paragraph" w:styleId="aff">
    <w:name w:val="List Paragraph"/>
    <w:basedOn w:val="a"/>
    <w:uiPriority w:val="34"/>
    <w:qFormat/>
    <w:pPr>
      <w:ind w:left="720"/>
      <w:contextualSpacing/>
    </w:pPr>
  </w:style>
  <w:style w:type="table" w:styleId="aff0">
    <w:name w:val="Table Grid"/>
    <w:basedOn w:val="a1"/>
    <w:uiPriority w:val="59"/>
    <w:pPr>
      <w:spacing w:after="0" w:line="240" w:lineRule="auto"/>
      <w:ind w:firstLine="0"/>
      <w:jc w:val="left"/>
    </w:pPr>
    <w:rPr>
      <w:rFonts w:asciiTheme="minorHAnsi" w:hAnsiTheme="minorHAnsi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1">
    <w:name w:val="Hyperlink"/>
    <w:rPr>
      <w:color w:val="0000FF"/>
      <w:u w:val="single"/>
    </w:rPr>
  </w:style>
  <w:style w:type="paragraph" w:styleId="aff2">
    <w:name w:val="header"/>
    <w:basedOn w:val="a"/>
    <w:link w:val="aff3"/>
    <w:uiPriority w:val="99"/>
    <w:unhideWhenUsed/>
    <w:pPr>
      <w:tabs>
        <w:tab w:val="center" w:pos="4677"/>
        <w:tab w:val="right" w:pos="9355"/>
      </w:tabs>
    </w:pPr>
  </w:style>
  <w:style w:type="character" w:customStyle="1" w:styleId="aff3">
    <w:name w:val="Верхний колонтитул Знак"/>
    <w:basedOn w:val="a0"/>
    <w:link w:val="aff2"/>
    <w:uiPriority w:val="99"/>
    <w:rPr>
      <w:rFonts w:ascii="Arial" w:eastAsia="Times New Roman" w:hAnsi="Arial" w:cs="Arial"/>
      <w:sz w:val="20"/>
      <w:szCs w:val="20"/>
      <w:lang w:eastAsia="ar-SA"/>
    </w:rPr>
  </w:style>
  <w:style w:type="paragraph" w:styleId="aff4">
    <w:name w:val="Balloon Text"/>
    <w:basedOn w:val="a"/>
    <w:link w:val="aff5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5">
    <w:name w:val="Текст выноски Знак"/>
    <w:basedOn w:val="a0"/>
    <w:link w:val="aff4"/>
    <w:uiPriority w:val="99"/>
    <w:semiHidden/>
    <w:rPr>
      <w:rFonts w:ascii="Segoe UI" w:eastAsia="Times New Roman" w:hAnsi="Segoe UI" w:cs="Segoe UI"/>
      <w:sz w:val="18"/>
      <w:szCs w:val="18"/>
      <w:lang w:eastAsia="ar-SA"/>
    </w:rPr>
  </w:style>
  <w:style w:type="paragraph" w:styleId="aff6">
    <w:name w:val="annotation text"/>
    <w:basedOn w:val="a"/>
    <w:link w:val="aff7"/>
    <w:unhideWhenUsed/>
  </w:style>
  <w:style w:type="character" w:customStyle="1" w:styleId="aff7">
    <w:name w:val="Текст примечания Знак"/>
    <w:basedOn w:val="a0"/>
    <w:link w:val="aff6"/>
    <w:rPr>
      <w:rFonts w:ascii="Arial" w:eastAsia="Times New Roman" w:hAnsi="Arial" w:cs="Arial"/>
      <w:sz w:val="20"/>
      <w:szCs w:val="20"/>
      <w:lang w:eastAsia="ar-SA"/>
    </w:rPr>
  </w:style>
  <w:style w:type="paragraph" w:styleId="aff8">
    <w:name w:val="Revision"/>
    <w:hidden/>
    <w:uiPriority w:val="99"/>
    <w:semiHidden/>
    <w:rsid w:val="0033231D"/>
    <w:pPr>
      <w:spacing w:after="0" w:line="240" w:lineRule="auto"/>
      <w:ind w:firstLine="0"/>
      <w:jc w:val="left"/>
    </w:pPr>
    <w:rPr>
      <w:rFonts w:ascii="Arial" w:eastAsia="Times New Roman" w:hAnsi="Arial" w:cs="Arial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Fine Danil</cp:lastModifiedBy>
  <cp:revision>6</cp:revision>
  <dcterms:created xsi:type="dcterms:W3CDTF">2026-01-30T11:01:00Z</dcterms:created>
  <dcterms:modified xsi:type="dcterms:W3CDTF">2026-03-27T16:42:00Z</dcterms:modified>
</cp:coreProperties>
</file>